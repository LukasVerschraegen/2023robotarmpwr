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15313" w14:textId="715D7412" w:rsidR="009C641E" w:rsidRDefault="00F03A93" w:rsidP="00237303">
      <w:pPr>
        <w:rPr>
          <w:b/>
          <w:bCs/>
          <w:sz w:val="28"/>
          <w:szCs w:val="24"/>
          <w:lang w:val="nl-NL"/>
        </w:rPr>
      </w:pPr>
      <w:r>
        <w:rPr>
          <w:b/>
          <w:noProof/>
        </w:rPr>
        <w:drawing>
          <wp:anchor distT="0" distB="0" distL="114300" distR="114300" simplePos="0" relativeHeight="251658244" behindDoc="1" locked="0" layoutInCell="1" allowOverlap="1" wp14:anchorId="4CA32E45" wp14:editId="7352F587">
            <wp:simplePos x="0" y="0"/>
            <wp:positionH relativeFrom="column">
              <wp:posOffset>4758055</wp:posOffset>
            </wp:positionH>
            <wp:positionV relativeFrom="paragraph">
              <wp:posOffset>0</wp:posOffset>
            </wp:positionV>
            <wp:extent cx="1504950" cy="752475"/>
            <wp:effectExtent l="0" t="0" r="0" b="0"/>
            <wp:wrapTight wrapText="bothSides">
              <wp:wrapPolygon edited="0">
                <wp:start x="7109" y="2187"/>
                <wp:lineTo x="0" y="3281"/>
                <wp:lineTo x="0" y="12577"/>
                <wp:lineTo x="4101" y="18046"/>
                <wp:lineTo x="4648" y="19139"/>
                <wp:lineTo x="21327" y="19139"/>
                <wp:lineTo x="21327" y="6015"/>
                <wp:lineTo x="10390" y="2187"/>
                <wp:lineTo x="7109" y="2187"/>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950" cy="752475"/>
                    </a:xfrm>
                    <a:prstGeom prst="rect">
                      <a:avLst/>
                    </a:prstGeom>
                    <a:noFill/>
                    <a:ln>
                      <a:noFill/>
                    </a:ln>
                  </pic:spPr>
                </pic:pic>
              </a:graphicData>
            </a:graphic>
          </wp:anchor>
        </w:drawing>
      </w:r>
      <w:r w:rsidR="00AF1B8E">
        <w:rPr>
          <w:b/>
          <w:noProof/>
        </w:rPr>
        <mc:AlternateContent>
          <mc:Choice Requires="wps">
            <w:drawing>
              <wp:anchor distT="0" distB="0" distL="114300" distR="114300" simplePos="0" relativeHeight="251658242" behindDoc="1" locked="0" layoutInCell="1" allowOverlap="1" wp14:anchorId="74A2E6BE" wp14:editId="27AD4E51">
                <wp:simplePos x="0" y="0"/>
                <wp:positionH relativeFrom="column">
                  <wp:posOffset>-937684</wp:posOffset>
                </wp:positionH>
                <wp:positionV relativeFrom="paragraph">
                  <wp:posOffset>-1022138</wp:posOffset>
                </wp:positionV>
                <wp:extent cx="8129270" cy="10241003"/>
                <wp:effectExtent l="0" t="0" r="5080" b="8255"/>
                <wp:wrapNone/>
                <wp:docPr id="50" name="Vrije vorm: vorm 5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129270" cy="10241003"/>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D2DDF1"/>
                        </a:solidFill>
                        <a:ln w="12700">
                          <a:miter lim="400000"/>
                        </a:ln>
                      </wps:spPr>
                      <wps:bodyPr lIns="38100" tIns="38100" rIns="38100" bIns="38100" anchor="ctr"/>
                    </wps:wsp>
                  </a:graphicData>
                </a:graphic>
              </wp:anchor>
            </w:drawing>
          </mc:Choice>
          <mc:Fallback>
            <w:pict>
              <v:shape w14:anchorId="32A0CF43" id="Vrije vorm: vorm 50" o:spid="_x0000_s1026" alt="&quot;&quot;" style="position:absolute;margin-left:-73.85pt;margin-top:-80.5pt;width:640.1pt;height:806.4pt;z-index:-25165823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" path="m,14678r,6922l21600,3032,21600,,17075,,,14678xe" fillcolor="#d2ddf1" stroked="f" strokeweight="1pt">
                <v:stroke miterlimit="4" joinstyle="miter"/>
                <v:path arrowok="t" o:extrusionok="f" o:connecttype="custom" o:connectlocs="4064635,5120502;4064635,5120502;4064635,5120502;4064635,5120502" o:connectangles="0,90,180,270"/>
              </v:shape>
            </w:pict>
          </mc:Fallback>
        </mc:AlternateContent>
      </w:r>
      <w:r w:rsidR="000D5A9C">
        <w:rPr>
          <w:b/>
          <w:noProof/>
        </w:rPr>
        <mc:AlternateContent>
          <mc:Choice Requires="wpg">
            <w:drawing>
              <wp:anchor distT="0" distB="0" distL="114300" distR="114300" simplePos="0" relativeHeight="251658241" behindDoc="1" locked="0" layoutInCell="1" allowOverlap="1" wp14:anchorId="64597F7E" wp14:editId="16CBE8C3">
                <wp:simplePos x="0" y="0"/>
                <wp:positionH relativeFrom="column">
                  <wp:posOffset>-930275</wp:posOffset>
                </wp:positionH>
                <wp:positionV relativeFrom="paragraph">
                  <wp:posOffset>-922655</wp:posOffset>
                </wp:positionV>
                <wp:extent cx="7772400" cy="10831830"/>
                <wp:effectExtent l="0" t="0" r="0" b="26670"/>
                <wp:wrapNone/>
                <wp:docPr id="46" name="Groep 4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831830"/>
                          <a:chOff x="0" y="0"/>
                          <a:chExt cx="7771132" cy="10053322"/>
                        </a:xfrm>
                      </wpg:grpSpPr>
                      <wps:wsp>
                        <wps:cNvPr id="47" name="Vorm"/>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3BB497"/>
                          </a:solidFill>
                          <a:ln w="12700">
                            <a:solidFill>
                              <a:srgbClr val="E73E1C"/>
                            </a:solidFill>
                            <a:miter lim="400000"/>
                          </a:ln>
                        </wps:spPr>
                        <wps:bodyPr lIns="38100" tIns="38100" rIns="38100" bIns="38100" anchor="ctr"/>
                      </wps:wsp>
                      <wps:wsp>
                        <wps:cNvPr id="48" name="Driehoek"/>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9639B"/>
                          </a:solidFill>
                          <a:ln w="12700">
                            <a:solidFill>
                              <a:srgbClr val="09639B"/>
                            </a:solidFill>
                            <a:miter lim="400000"/>
                          </a:ln>
                        </wps:spPr>
                        <wps:bodyPr lIns="38100" tIns="38100" rIns="38100" bIns="38100" anchor="ctr"/>
                      </wps:wsp>
                      <wps:wsp>
                        <wps:cNvPr id="49" name="Vorm"/>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E73E1C"/>
                          </a:solidFill>
                          <a:ln w="12700">
                            <a:miter lim="400000"/>
                          </a:ln>
                        </wps:spPr>
                        <wps:bodyPr lIns="38100" tIns="38100" rIns="38100" bIns="38100" anchor="ctr"/>
                      </wps:wsp>
                    </wpg:wgp>
                  </a:graphicData>
                </a:graphic>
              </wp:anchor>
            </w:drawing>
          </mc:Choice>
          <mc:Fallback>
            <w:pict>
              <v:group w14:anchorId="1CCF978B" id="Groep 46" o:spid="_x0000_s1026" alt="&quot;&quot;" style="position:absolute;margin-left:-73.25pt;margin-top:-72.65pt;width:612pt;height:852.9pt;z-index:-251658239"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">
                <v:shape id="Vorm"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" path="m,10687l,21600r1769,l21600,6148,13712,,,10687xe" fillcolor="#3bb497" strokecolor="#e73e1c" strokeweight="1pt">
                  <v:stroke miterlimit="4" joinstyle="miter"/>
                  <v:path arrowok="t" o:extrusionok="f" o:connecttype="custom" o:connectlocs="2922906,3750311;2922906,3750311;2922906,3750311;2922906,3750311" o:connectangles="0,90,180,270"/>
                </v:shape>
                <v:shape id="Driehoek"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" path="m,21600l21600,10802,,,,21600xe" fillcolor="#09639b" strokecolor="#09639b" strokeweight="1pt">
                  <v:stroke miterlimit="4" joinstyle="miter"/>
                  <v:path arrowok="t" o:extrusionok="f" o:connecttype="custom" o:connectlocs="1953896,3908426;1953896,3908426;1953896,3908426;1953896,3908426" o:connectangles="0,90,180,270"/>
                </v:shape>
                <v:shape id="Vorm"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" path="m,14678r,6922l21600,3032,21600,,17075,,,14678xe" fillcolor="#e73e1c" stroked="f" strokeweight="1pt">
                  <v:stroke miterlimit="4" joinstyle="miter"/>
                  <v:path arrowok="t" o:extrusionok="f" o:connecttype="custom" o:connectlocs="3885566,4519931;3885566,4519931;3885566,4519931;3885566,4519931" o:connectangles="0,90,180,270"/>
                </v:shape>
              </v:group>
            </w:pict>
          </mc:Fallback>
        </mc:AlternateContent>
      </w:r>
      <w:r w:rsidR="00237303" w:rsidRPr="00576A3C">
        <w:rPr>
          <w:sz w:val="28"/>
          <w:szCs w:val="28"/>
          <w:lang w:val="nl-NL"/>
        </w:rPr>
        <w:t>Professionele bachelor Elektronica-ICT</w:t>
      </w:r>
      <w:r w:rsidR="009C641E" w:rsidRPr="009C641E">
        <w:rPr>
          <w:b/>
          <w:bCs/>
          <w:sz w:val="28"/>
          <w:szCs w:val="24"/>
          <w:lang w:val="nl-NL"/>
        </w:rPr>
        <w:t xml:space="preserve"> </w:t>
      </w:r>
    </w:p>
    <w:p w14:paraId="0901E6E2" w14:textId="62EA72BF" w:rsidR="009D7AA2" w:rsidRPr="00576A3C" w:rsidRDefault="009C641E" w:rsidP="00237303">
      <w:pPr>
        <w:rPr>
          <w:sz w:val="28"/>
          <w:szCs w:val="28"/>
          <w:lang w:val="nl-NL"/>
        </w:rPr>
      </w:pPr>
      <w:r w:rsidRPr="006A637F">
        <w:rPr>
          <w:b/>
          <w:bCs/>
          <w:sz w:val="28"/>
          <w:szCs w:val="24"/>
          <w:lang w:val="nl-NL"/>
        </w:rPr>
        <w:t xml:space="preserve">Academiejaar: </w:t>
      </w:r>
      <w:r w:rsidRPr="00F94C4D">
        <w:rPr>
          <w:sz w:val="28"/>
          <w:szCs w:val="24"/>
          <w:lang w:val="nl-NL"/>
        </w:rPr>
        <w:t>2022</w:t>
      </w:r>
      <w:r w:rsidR="00480A22">
        <w:rPr>
          <w:sz w:val="28"/>
          <w:szCs w:val="24"/>
          <w:lang w:val="nl-NL"/>
        </w:rPr>
        <w:t xml:space="preserve"> </w:t>
      </w:r>
      <w:r w:rsidRPr="00F94C4D">
        <w:rPr>
          <w:sz w:val="28"/>
          <w:szCs w:val="24"/>
          <w:lang w:val="nl-NL"/>
        </w:rPr>
        <w:t>/</w:t>
      </w:r>
      <w:r w:rsidR="00480A22">
        <w:rPr>
          <w:sz w:val="28"/>
          <w:szCs w:val="24"/>
          <w:lang w:val="nl-NL"/>
        </w:rPr>
        <w:t xml:space="preserve"> </w:t>
      </w:r>
      <w:r w:rsidRPr="00F94C4D">
        <w:rPr>
          <w:sz w:val="28"/>
          <w:szCs w:val="24"/>
          <w:lang w:val="nl-NL"/>
        </w:rPr>
        <w:t>2023</w:t>
      </w:r>
    </w:p>
    <w:p w14:paraId="78C817F5" w14:textId="33187913" w:rsidR="009D7AA2" w:rsidRPr="00E72E0E" w:rsidRDefault="009D7AA2" w:rsidP="00237303">
      <w:pPr>
        <w:pStyle w:val="Titel"/>
        <w:rPr>
          <w:lang w:val="nl-NL"/>
        </w:rPr>
      </w:pPr>
    </w:p>
    <w:p w14:paraId="7EC52140" w14:textId="77777777" w:rsidR="00237303" w:rsidRPr="00E72E0E" w:rsidRDefault="00237303" w:rsidP="00237303">
      <w:pPr>
        <w:pStyle w:val="Titel"/>
        <w:rPr>
          <w:lang w:val="nl-NL"/>
        </w:rPr>
      </w:pPr>
    </w:p>
    <w:p w14:paraId="1609DA11" w14:textId="544F4ACC" w:rsidR="009D7AA2" w:rsidRDefault="009D7AA2" w:rsidP="009D7AA2">
      <w:pPr>
        <w:pStyle w:val="Titel"/>
        <w:jc w:val="center"/>
        <w:rPr>
          <w:lang w:val="nl-NL"/>
        </w:rPr>
      </w:pPr>
    </w:p>
    <w:p w14:paraId="231A5B10" w14:textId="77777777" w:rsidR="00237303" w:rsidRPr="00237303" w:rsidRDefault="00237303" w:rsidP="00237303">
      <w:pPr>
        <w:pStyle w:val="Titel"/>
        <w:rPr>
          <w:lang w:val="nl-NL"/>
        </w:rPr>
      </w:pPr>
    </w:p>
    <w:p w14:paraId="6FF0E038" w14:textId="199C74D9" w:rsidR="009D7AA2" w:rsidRDefault="009D7AA2" w:rsidP="009D7AA2">
      <w:pPr>
        <w:pStyle w:val="Titel"/>
        <w:jc w:val="center"/>
        <w:rPr>
          <w:lang w:val="nl-NL"/>
        </w:rPr>
      </w:pPr>
    </w:p>
    <w:p w14:paraId="7927D60D" w14:textId="6672B6D5" w:rsidR="009D7AA2" w:rsidRDefault="009D7AA2" w:rsidP="009D7AA2">
      <w:pPr>
        <w:pStyle w:val="Titel"/>
        <w:jc w:val="center"/>
        <w:rPr>
          <w:lang w:val="nl-NL"/>
        </w:rPr>
      </w:pPr>
    </w:p>
    <w:p w14:paraId="5C75D2E8" w14:textId="3E9C6307" w:rsidR="009D7AA2" w:rsidRDefault="009D7AA2" w:rsidP="009D7AA2">
      <w:pPr>
        <w:pStyle w:val="Titel"/>
        <w:jc w:val="center"/>
        <w:rPr>
          <w:lang w:val="nl-NL"/>
        </w:rPr>
      </w:pPr>
    </w:p>
    <w:p w14:paraId="2F6CE667" w14:textId="108FE028" w:rsidR="009D7AA2" w:rsidRDefault="00DE6C0C" w:rsidP="009D7AA2">
      <w:pPr>
        <w:rPr>
          <w:lang w:val="nl-NL"/>
        </w:rPr>
      </w:pPr>
      <w:r>
        <w:rPr>
          <w:noProof/>
          <w:lang w:val="nl-NL"/>
        </w:rPr>
        <mc:AlternateContent>
          <mc:Choice Requires="wps">
            <w:drawing>
              <wp:anchor distT="0" distB="0" distL="114300" distR="114300" simplePos="0" relativeHeight="251658240" behindDoc="0" locked="0" layoutInCell="1" allowOverlap="1" wp14:anchorId="7E4E2011" wp14:editId="4DFA4F95">
                <wp:simplePos x="0" y="0"/>
                <wp:positionH relativeFrom="column">
                  <wp:posOffset>-1356995</wp:posOffset>
                </wp:positionH>
                <wp:positionV relativeFrom="paragraph">
                  <wp:posOffset>264069</wp:posOffset>
                </wp:positionV>
                <wp:extent cx="8187055" cy="1808027"/>
                <wp:effectExtent l="0" t="0" r="23495" b="20955"/>
                <wp:wrapNone/>
                <wp:docPr id="3" name="Tekstvak 3"/>
                <wp:cNvGraphicFramePr/>
                <a:graphic xmlns:a="http://schemas.openxmlformats.org/drawingml/2006/main">
                  <a:graphicData uri="http://schemas.microsoft.com/office/word/2010/wordprocessingShape">
                    <wps:wsp>
                      <wps:cNvSpPr txBox="1"/>
                      <wps:spPr>
                        <a:xfrm>
                          <a:off x="0" y="0"/>
                          <a:ext cx="8187055" cy="1808027"/>
                        </a:xfrm>
                        <a:prstGeom prst="rect">
                          <a:avLst/>
                        </a:prstGeom>
                        <a:solidFill>
                          <a:srgbClr val="D2DDF1"/>
                        </a:solidFill>
                        <a:ln w="6350">
                          <a:solidFill>
                            <a:srgbClr val="D2DDF1"/>
                          </a:solidFill>
                        </a:ln>
                      </wps:spPr>
                      <wps:txbx>
                        <w:txbxContent>
                          <w:p w14:paraId="08DF1810" w14:textId="20909938" w:rsidR="00DB2581" w:rsidRPr="005C0AA7" w:rsidRDefault="003E094F" w:rsidP="004037D8">
                            <w:pPr>
                              <w:pStyle w:val="Titel"/>
                              <w:jc w:val="center"/>
                              <w:rPr>
                                <w:lang w:val="nl-NL"/>
                              </w:rPr>
                            </w:pPr>
                            <w:r>
                              <w:rPr>
                                <w:bCs/>
                                <w:lang w:val="nl-NL"/>
                              </w:rPr>
                              <w:t xml:space="preserve">Het maken en </w:t>
                            </w:r>
                            <w:r w:rsidR="004078CD">
                              <w:rPr>
                                <w:bCs/>
                                <w:lang w:val="nl-NL"/>
                              </w:rPr>
                              <w:t xml:space="preserve">sturen </w:t>
                            </w:r>
                            <w:r>
                              <w:rPr>
                                <w:bCs/>
                                <w:lang w:val="nl-NL"/>
                              </w:rPr>
                              <w:t xml:space="preserve">van </w:t>
                            </w:r>
                            <w:r w:rsidR="004078CD">
                              <w:rPr>
                                <w:bCs/>
                                <w:lang w:val="nl-NL"/>
                              </w:rPr>
                              <w:t>een robotarm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4E2011" id="_x0000_t202" coordsize="21600,21600" o:spt="202" path="m,l,21600r21600,l21600,xe">
                <v:stroke joinstyle="miter"/>
                <v:path gradientshapeok="t" o:connecttype="rect"/>
              </v:shapetype>
              <v:shape id="Tekstvak 3" o:spid="_x0000_s1026" type="#_x0000_t202" style="position:absolute;margin-left:-106.85pt;margin-top:20.8pt;width:644.65pt;height:142.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" fillcolor="#d2ddf1" strokecolor="#d2ddf1" strokeweight=".5pt">
                <v:textbox>
                  <w:txbxContent>
                    <w:p w14:paraId="08DF1810" w14:textId="20909938" w:rsidR="00DB2581" w:rsidRPr="005C0AA7" w:rsidRDefault="003E094F" w:rsidP="004037D8">
                      <w:pPr>
                        <w:pStyle w:val="Titel"/>
                        <w:jc w:val="center"/>
                        <w:rPr>
                          <w:lang w:val="nl-NL"/>
                        </w:rPr>
                      </w:pPr>
                      <w:r>
                        <w:rPr>
                          <w:bCs/>
                          <w:lang w:val="nl-NL"/>
                        </w:rPr>
                        <w:t xml:space="preserve">Het maken en </w:t>
                      </w:r>
                      <w:r w:rsidR="004078CD">
                        <w:rPr>
                          <w:bCs/>
                          <w:lang w:val="nl-NL"/>
                        </w:rPr>
                        <w:t xml:space="preserve">sturen </w:t>
                      </w:r>
                      <w:r>
                        <w:rPr>
                          <w:bCs/>
                          <w:lang w:val="nl-NL"/>
                        </w:rPr>
                        <w:t xml:space="preserve">van </w:t>
                      </w:r>
                      <w:r w:rsidR="004078CD">
                        <w:rPr>
                          <w:bCs/>
                          <w:lang w:val="nl-NL"/>
                        </w:rPr>
                        <w:t>een robotarm</w:t>
                      </w:r>
                    </w:p>
                  </w:txbxContent>
                </v:textbox>
              </v:shape>
            </w:pict>
          </mc:Fallback>
        </mc:AlternateContent>
      </w:r>
    </w:p>
    <w:p w14:paraId="5F6B7FB9" w14:textId="4B6ED8CE" w:rsidR="009D7AA2" w:rsidRDefault="009D7AA2" w:rsidP="009D7AA2">
      <w:pPr>
        <w:rPr>
          <w:lang w:val="nl-NL"/>
        </w:rPr>
      </w:pPr>
    </w:p>
    <w:p w14:paraId="0851B5D4" w14:textId="2FC0C6D8" w:rsidR="009D7AA2" w:rsidRDefault="009D7AA2" w:rsidP="009D7AA2">
      <w:pPr>
        <w:rPr>
          <w:lang w:val="nl-NL"/>
        </w:rPr>
      </w:pPr>
    </w:p>
    <w:p w14:paraId="78E83390" w14:textId="7F0F2434" w:rsidR="009D7AA2" w:rsidRDefault="009D7AA2" w:rsidP="009D7AA2">
      <w:pPr>
        <w:rPr>
          <w:lang w:val="nl-NL"/>
        </w:rPr>
      </w:pPr>
    </w:p>
    <w:p w14:paraId="02ECD9B4" w14:textId="536876C7" w:rsidR="009D7AA2" w:rsidRDefault="009D7AA2" w:rsidP="009D7AA2">
      <w:pPr>
        <w:rPr>
          <w:lang w:val="nl-NL"/>
        </w:rPr>
      </w:pPr>
    </w:p>
    <w:p w14:paraId="69A18676" w14:textId="630ED71E" w:rsidR="009D7AA2" w:rsidRDefault="009D7AA2" w:rsidP="009D7AA2">
      <w:pPr>
        <w:rPr>
          <w:lang w:val="nl-NL"/>
        </w:rPr>
      </w:pPr>
    </w:p>
    <w:p w14:paraId="29FB4F3A" w14:textId="291B20D7" w:rsidR="009D7AA2" w:rsidRDefault="009D7AA2" w:rsidP="009D7AA2">
      <w:pPr>
        <w:rPr>
          <w:lang w:val="nl-NL"/>
        </w:rPr>
      </w:pPr>
    </w:p>
    <w:p w14:paraId="5F74EA7A" w14:textId="4B5F76BC" w:rsidR="009D7AA2" w:rsidRDefault="002957BD" w:rsidP="009D7AA2">
      <w:pPr>
        <w:rPr>
          <w:lang w:val="nl-NL"/>
        </w:rPr>
      </w:pPr>
      <w:r>
        <w:rPr>
          <w:noProof/>
          <w:lang w:val="nl-NL"/>
        </w:rPr>
        <mc:AlternateContent>
          <mc:Choice Requires="wps">
            <w:drawing>
              <wp:anchor distT="0" distB="0" distL="114300" distR="114300" simplePos="0" relativeHeight="251658243" behindDoc="0" locked="0" layoutInCell="1" allowOverlap="1" wp14:anchorId="0E7092F1" wp14:editId="3EA24C39">
                <wp:simplePos x="0" y="0"/>
                <wp:positionH relativeFrom="column">
                  <wp:posOffset>2757805</wp:posOffset>
                </wp:positionH>
                <wp:positionV relativeFrom="paragraph">
                  <wp:posOffset>150495</wp:posOffset>
                </wp:positionV>
                <wp:extent cx="3743325" cy="2333625"/>
                <wp:effectExtent l="0" t="0" r="9525" b="9525"/>
                <wp:wrapNone/>
                <wp:docPr id="10" name="Tekstvak 10"/>
                <wp:cNvGraphicFramePr/>
                <a:graphic xmlns:a="http://schemas.openxmlformats.org/drawingml/2006/main">
                  <a:graphicData uri="http://schemas.microsoft.com/office/word/2010/wordprocessingShape">
                    <wps:wsp>
                      <wps:cNvSpPr txBox="1"/>
                      <wps:spPr>
                        <a:xfrm>
                          <a:off x="0" y="0"/>
                          <a:ext cx="3743325" cy="2333625"/>
                        </a:xfrm>
                        <a:prstGeom prst="rect">
                          <a:avLst/>
                        </a:prstGeom>
                        <a:solidFill>
                          <a:schemeClr val="lt1"/>
                        </a:solidFill>
                        <a:ln w="6350">
                          <a:noFill/>
                        </a:ln>
                      </wps:spPr>
                      <wps:txbx>
                        <w:txbxContent>
                          <w:p w14:paraId="089A54FD" w14:textId="77777777" w:rsidR="002957BD" w:rsidRPr="002957BD" w:rsidRDefault="009228B0" w:rsidP="000E5BD7">
                            <w:pPr>
                              <w:ind w:left="2124" w:hanging="2124"/>
                              <w:rPr>
                                <w:b/>
                                <w:bCs/>
                                <w:sz w:val="28"/>
                                <w:szCs w:val="32"/>
                                <w:lang w:val="nl-NL"/>
                              </w:rPr>
                            </w:pPr>
                            <w:r w:rsidRPr="002957BD">
                              <w:rPr>
                                <w:b/>
                                <w:bCs/>
                                <w:sz w:val="28"/>
                                <w:szCs w:val="32"/>
                                <w:lang w:val="nl-NL"/>
                              </w:rPr>
                              <w:t>Lectoren:</w:t>
                            </w:r>
                            <w:r w:rsidRPr="002957BD">
                              <w:rPr>
                                <w:b/>
                                <w:bCs/>
                                <w:sz w:val="28"/>
                                <w:szCs w:val="32"/>
                                <w:lang w:val="nl-NL"/>
                              </w:rPr>
                              <w:tab/>
                            </w:r>
                            <w:r w:rsidR="000E5BD7" w:rsidRPr="002957BD">
                              <w:rPr>
                                <w:sz w:val="28"/>
                                <w:szCs w:val="32"/>
                                <w:lang w:val="nl-NL"/>
                              </w:rPr>
                              <w:t>Sabine Martens</w:t>
                            </w:r>
                            <w:r w:rsidR="000E5BD7" w:rsidRPr="002957BD">
                              <w:rPr>
                                <w:sz w:val="28"/>
                                <w:szCs w:val="32"/>
                                <w:lang w:val="nl-NL"/>
                              </w:rPr>
                              <w:br/>
                              <w:t>Mario Wyns</w:t>
                            </w:r>
                          </w:p>
                          <w:p w14:paraId="166B9BC4" w14:textId="2E0A6239" w:rsidR="002957BD" w:rsidRDefault="009228B0" w:rsidP="000E5BD7">
                            <w:pPr>
                              <w:ind w:left="2124" w:hanging="2124"/>
                              <w:rPr>
                                <w:sz w:val="28"/>
                                <w:szCs w:val="32"/>
                                <w:lang w:val="nl-NL"/>
                              </w:rPr>
                            </w:pPr>
                            <w:r>
                              <w:rPr>
                                <w:b/>
                                <w:bCs/>
                                <w:sz w:val="28"/>
                                <w:szCs w:val="32"/>
                                <w:lang w:val="nl-NL"/>
                              </w:rPr>
                              <w:t>Verslaggevers</w:t>
                            </w:r>
                            <w:r w:rsidRPr="009D7AA2">
                              <w:rPr>
                                <w:b/>
                                <w:bCs/>
                                <w:sz w:val="28"/>
                                <w:szCs w:val="32"/>
                                <w:lang w:val="nl-NL"/>
                              </w:rPr>
                              <w:t>:</w:t>
                            </w:r>
                            <w:r w:rsidRPr="009D7AA2">
                              <w:rPr>
                                <w:b/>
                                <w:bCs/>
                                <w:sz w:val="28"/>
                                <w:szCs w:val="32"/>
                                <w:lang w:val="nl-NL"/>
                              </w:rPr>
                              <w:tab/>
                            </w:r>
                            <w:r w:rsidR="00F26DA6">
                              <w:rPr>
                                <w:sz w:val="28"/>
                                <w:szCs w:val="32"/>
                                <w:lang w:val="nl-NL"/>
                              </w:rPr>
                              <w:t xml:space="preserve">Lennert De </w:t>
                            </w:r>
                            <w:proofErr w:type="spellStart"/>
                            <w:r w:rsidR="00F26DA6">
                              <w:rPr>
                                <w:sz w:val="28"/>
                                <w:szCs w:val="32"/>
                                <w:lang w:val="nl-NL"/>
                              </w:rPr>
                              <w:t>Geeter</w:t>
                            </w:r>
                            <w:proofErr w:type="spellEnd"/>
                            <w:r w:rsidR="00F26DA6">
                              <w:rPr>
                                <w:sz w:val="28"/>
                                <w:szCs w:val="32"/>
                                <w:lang w:val="nl-NL"/>
                              </w:rPr>
                              <w:br/>
                            </w:r>
                            <w:r w:rsidR="0065214B">
                              <w:rPr>
                                <w:sz w:val="28"/>
                                <w:szCs w:val="32"/>
                                <w:lang w:val="nl-NL"/>
                              </w:rPr>
                              <w:t>Roy De Volder</w:t>
                            </w:r>
                            <w:r w:rsidR="0065214B">
                              <w:rPr>
                                <w:sz w:val="28"/>
                                <w:szCs w:val="32"/>
                                <w:lang w:val="nl-NL"/>
                              </w:rPr>
                              <w:br/>
                              <w:t>Jorik Van Dorpe</w:t>
                            </w:r>
                            <w:r w:rsidR="002957BD">
                              <w:rPr>
                                <w:sz w:val="28"/>
                                <w:szCs w:val="32"/>
                                <w:lang w:val="nl-NL"/>
                              </w:rPr>
                              <w:br/>
                            </w:r>
                            <w:r w:rsidR="002957BD" w:rsidRPr="00F94C4D">
                              <w:rPr>
                                <w:sz w:val="28"/>
                                <w:szCs w:val="32"/>
                                <w:lang w:val="nl-NL"/>
                              </w:rPr>
                              <w:t>Lukas Verschraegen</w:t>
                            </w:r>
                          </w:p>
                          <w:p w14:paraId="28C7D0B3" w14:textId="0DCFCC11" w:rsidR="009228B0" w:rsidRPr="00F94C4D" w:rsidRDefault="009228B0" w:rsidP="000E5BD7">
                            <w:pPr>
                              <w:ind w:left="2124" w:hanging="2124"/>
                              <w:rPr>
                                <w:sz w:val="28"/>
                                <w:szCs w:val="32"/>
                                <w:lang w:val="nl-NL"/>
                              </w:rPr>
                            </w:pPr>
                            <w:r w:rsidRPr="009D7AA2">
                              <w:rPr>
                                <w:b/>
                                <w:bCs/>
                                <w:sz w:val="28"/>
                                <w:szCs w:val="32"/>
                                <w:lang w:val="nl-NL"/>
                              </w:rPr>
                              <w:t>Klas:</w:t>
                            </w:r>
                            <w:r>
                              <w:rPr>
                                <w:b/>
                                <w:bCs/>
                                <w:sz w:val="28"/>
                                <w:szCs w:val="32"/>
                                <w:lang w:val="nl-NL"/>
                              </w:rPr>
                              <w:tab/>
                            </w:r>
                            <w:r w:rsidR="0065214B" w:rsidRPr="000E5BD7">
                              <w:rPr>
                                <w:sz w:val="28"/>
                                <w:szCs w:val="32"/>
                                <w:lang w:val="nl-NL"/>
                              </w:rPr>
                              <w:t>3ELO</w:t>
                            </w:r>
                          </w:p>
                          <w:p w14:paraId="1993E382" w14:textId="77777777" w:rsidR="009228B0" w:rsidRPr="009228B0" w:rsidRDefault="009228B0">
                            <w:pPr>
                              <w:rPr>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092F1" id="Tekstvak 10" o:spid="_x0000_s1027" type="#_x0000_t202" style="position:absolute;margin-left:217.15pt;margin-top:11.85pt;width:294.75pt;height:183.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" fillcolor="white [3201]" stroked="f" strokeweight=".5pt">
                <v:textbox>
                  <w:txbxContent>
                    <w:p w14:paraId="089A54FD" w14:textId="77777777" w:rsidR="002957BD" w:rsidRPr="002957BD" w:rsidRDefault="009228B0" w:rsidP="000E5BD7">
                      <w:pPr>
                        <w:ind w:left="2124" w:hanging="2124"/>
                        <w:rPr>
                          <w:b/>
                          <w:bCs/>
                          <w:sz w:val="28"/>
                          <w:szCs w:val="32"/>
                          <w:lang w:val="nl-NL"/>
                        </w:rPr>
                      </w:pPr>
                      <w:r w:rsidRPr="002957BD">
                        <w:rPr>
                          <w:b/>
                          <w:bCs/>
                          <w:sz w:val="28"/>
                          <w:szCs w:val="32"/>
                          <w:lang w:val="nl-NL"/>
                        </w:rPr>
                        <w:t>Lectoren:</w:t>
                      </w:r>
                      <w:r w:rsidRPr="002957BD">
                        <w:rPr>
                          <w:b/>
                          <w:bCs/>
                          <w:sz w:val="28"/>
                          <w:szCs w:val="32"/>
                          <w:lang w:val="nl-NL"/>
                        </w:rPr>
                        <w:tab/>
                      </w:r>
                      <w:r w:rsidR="000E5BD7" w:rsidRPr="002957BD">
                        <w:rPr>
                          <w:sz w:val="28"/>
                          <w:szCs w:val="32"/>
                          <w:lang w:val="nl-NL"/>
                        </w:rPr>
                        <w:t>Sabine Martens</w:t>
                      </w:r>
                      <w:r w:rsidR="000E5BD7" w:rsidRPr="002957BD">
                        <w:rPr>
                          <w:sz w:val="28"/>
                          <w:szCs w:val="32"/>
                          <w:lang w:val="nl-NL"/>
                        </w:rPr>
                        <w:br/>
                        <w:t>Mario Wyns</w:t>
                      </w:r>
                    </w:p>
                    <w:p w14:paraId="166B9BC4" w14:textId="2E0A6239" w:rsidR="002957BD" w:rsidRDefault="009228B0" w:rsidP="000E5BD7">
                      <w:pPr>
                        <w:ind w:left="2124" w:hanging="2124"/>
                        <w:rPr>
                          <w:sz w:val="28"/>
                          <w:szCs w:val="32"/>
                          <w:lang w:val="nl-NL"/>
                        </w:rPr>
                      </w:pPr>
                      <w:r>
                        <w:rPr>
                          <w:b/>
                          <w:bCs/>
                          <w:sz w:val="28"/>
                          <w:szCs w:val="32"/>
                          <w:lang w:val="nl-NL"/>
                        </w:rPr>
                        <w:t>Verslaggevers</w:t>
                      </w:r>
                      <w:r w:rsidRPr="009D7AA2">
                        <w:rPr>
                          <w:b/>
                          <w:bCs/>
                          <w:sz w:val="28"/>
                          <w:szCs w:val="32"/>
                          <w:lang w:val="nl-NL"/>
                        </w:rPr>
                        <w:t>:</w:t>
                      </w:r>
                      <w:r w:rsidRPr="009D7AA2">
                        <w:rPr>
                          <w:b/>
                          <w:bCs/>
                          <w:sz w:val="28"/>
                          <w:szCs w:val="32"/>
                          <w:lang w:val="nl-NL"/>
                        </w:rPr>
                        <w:tab/>
                      </w:r>
                      <w:r w:rsidR="00F26DA6">
                        <w:rPr>
                          <w:sz w:val="28"/>
                          <w:szCs w:val="32"/>
                          <w:lang w:val="nl-NL"/>
                        </w:rPr>
                        <w:t xml:space="preserve">Lennert De </w:t>
                      </w:r>
                      <w:proofErr w:type="spellStart"/>
                      <w:r w:rsidR="00F26DA6">
                        <w:rPr>
                          <w:sz w:val="28"/>
                          <w:szCs w:val="32"/>
                          <w:lang w:val="nl-NL"/>
                        </w:rPr>
                        <w:t>Geeter</w:t>
                      </w:r>
                      <w:proofErr w:type="spellEnd"/>
                      <w:r w:rsidR="00F26DA6">
                        <w:rPr>
                          <w:sz w:val="28"/>
                          <w:szCs w:val="32"/>
                          <w:lang w:val="nl-NL"/>
                        </w:rPr>
                        <w:br/>
                      </w:r>
                      <w:r w:rsidR="0065214B">
                        <w:rPr>
                          <w:sz w:val="28"/>
                          <w:szCs w:val="32"/>
                          <w:lang w:val="nl-NL"/>
                        </w:rPr>
                        <w:t>Roy De Volder</w:t>
                      </w:r>
                      <w:r w:rsidR="0065214B">
                        <w:rPr>
                          <w:sz w:val="28"/>
                          <w:szCs w:val="32"/>
                          <w:lang w:val="nl-NL"/>
                        </w:rPr>
                        <w:br/>
                        <w:t>Jorik Van Dorpe</w:t>
                      </w:r>
                      <w:r w:rsidR="002957BD">
                        <w:rPr>
                          <w:sz w:val="28"/>
                          <w:szCs w:val="32"/>
                          <w:lang w:val="nl-NL"/>
                        </w:rPr>
                        <w:br/>
                      </w:r>
                      <w:r w:rsidR="002957BD" w:rsidRPr="00F94C4D">
                        <w:rPr>
                          <w:sz w:val="28"/>
                          <w:szCs w:val="32"/>
                          <w:lang w:val="nl-NL"/>
                        </w:rPr>
                        <w:t>Lukas Verschraegen</w:t>
                      </w:r>
                    </w:p>
                    <w:p w14:paraId="28C7D0B3" w14:textId="0DCFCC11" w:rsidR="009228B0" w:rsidRPr="00F94C4D" w:rsidRDefault="009228B0" w:rsidP="000E5BD7">
                      <w:pPr>
                        <w:ind w:left="2124" w:hanging="2124"/>
                        <w:rPr>
                          <w:sz w:val="28"/>
                          <w:szCs w:val="32"/>
                          <w:lang w:val="nl-NL"/>
                        </w:rPr>
                      </w:pPr>
                      <w:r w:rsidRPr="009D7AA2">
                        <w:rPr>
                          <w:b/>
                          <w:bCs/>
                          <w:sz w:val="28"/>
                          <w:szCs w:val="32"/>
                          <w:lang w:val="nl-NL"/>
                        </w:rPr>
                        <w:t>Klas:</w:t>
                      </w:r>
                      <w:r>
                        <w:rPr>
                          <w:b/>
                          <w:bCs/>
                          <w:sz w:val="28"/>
                          <w:szCs w:val="32"/>
                          <w:lang w:val="nl-NL"/>
                        </w:rPr>
                        <w:tab/>
                      </w:r>
                      <w:r w:rsidR="0065214B" w:rsidRPr="000E5BD7">
                        <w:rPr>
                          <w:sz w:val="28"/>
                          <w:szCs w:val="32"/>
                          <w:lang w:val="nl-NL"/>
                        </w:rPr>
                        <w:t>3ELO</w:t>
                      </w:r>
                    </w:p>
                    <w:p w14:paraId="1993E382" w14:textId="77777777" w:rsidR="009228B0" w:rsidRPr="009228B0" w:rsidRDefault="009228B0">
                      <w:pPr>
                        <w:rPr>
                          <w:lang w:val="nl-NL"/>
                        </w:rPr>
                      </w:pPr>
                    </w:p>
                  </w:txbxContent>
                </v:textbox>
              </v:shape>
            </w:pict>
          </mc:Fallback>
        </mc:AlternateContent>
      </w:r>
    </w:p>
    <w:p w14:paraId="6F6BFA03" w14:textId="154B51DF" w:rsidR="009D7AA2" w:rsidRDefault="009D7AA2" w:rsidP="009D7AA2">
      <w:pPr>
        <w:rPr>
          <w:lang w:val="nl-NL"/>
        </w:rPr>
      </w:pPr>
    </w:p>
    <w:p w14:paraId="30B28101" w14:textId="77777777" w:rsidR="00995550" w:rsidRPr="00F94C4D" w:rsidRDefault="00995550" w:rsidP="00995550">
      <w:pPr>
        <w:rPr>
          <w:lang w:val="nl-NL"/>
        </w:rPr>
        <w:sectPr w:rsidR="00995550" w:rsidRPr="00F94C4D" w:rsidSect="00995550">
          <w:footerReference w:type="default" r:id="rId9"/>
          <w:type w:val="continuous"/>
          <w:pgSz w:w="11906" w:h="16838"/>
          <w:pgMar w:top="1417" w:right="1417" w:bottom="1417" w:left="1417" w:header="708" w:footer="708" w:gutter="0"/>
          <w:cols w:space="708"/>
          <w:titlePg/>
          <w:docGrid w:linePitch="360"/>
        </w:sectPr>
      </w:pPr>
    </w:p>
    <w:p w14:paraId="6F9E7665" w14:textId="00DE5833" w:rsidR="00E95CBD" w:rsidRDefault="00E95CBD" w:rsidP="009D7AA2">
      <w:pPr>
        <w:rPr>
          <w:b/>
          <w:bCs/>
          <w:color w:val="00B050"/>
          <w:sz w:val="36"/>
          <w:szCs w:val="40"/>
          <w:lang w:val="nl-NL"/>
        </w:rPr>
        <w:sectPr w:rsidR="00E95CBD" w:rsidSect="006C4091">
          <w:pgSz w:w="11906" w:h="16838"/>
          <w:pgMar w:top="1418" w:right="1418" w:bottom="1418" w:left="1418" w:header="709" w:footer="709" w:gutter="0"/>
          <w:cols w:space="708"/>
          <w:titlePg/>
          <w:docGrid w:linePitch="360"/>
        </w:sectPr>
      </w:pPr>
    </w:p>
    <w:p w14:paraId="356C5D55" w14:textId="77777777" w:rsidR="009C641E" w:rsidRDefault="009C641E" w:rsidP="009C641E">
      <w:pPr>
        <w:rPr>
          <w:b/>
          <w:bCs/>
          <w:sz w:val="28"/>
          <w:szCs w:val="24"/>
          <w:lang w:val="nl-NL"/>
        </w:rPr>
      </w:pPr>
      <w:r>
        <w:rPr>
          <w:b/>
          <w:noProof/>
        </w:rPr>
        <w:lastRenderedPageBreak/>
        <w:drawing>
          <wp:anchor distT="0" distB="0" distL="114300" distR="114300" simplePos="0" relativeHeight="251658251" behindDoc="1" locked="0" layoutInCell="1" allowOverlap="1" wp14:anchorId="22A03F1B" wp14:editId="53E90494">
            <wp:simplePos x="0" y="0"/>
            <wp:positionH relativeFrom="column">
              <wp:posOffset>4758055</wp:posOffset>
            </wp:positionH>
            <wp:positionV relativeFrom="paragraph">
              <wp:posOffset>0</wp:posOffset>
            </wp:positionV>
            <wp:extent cx="1504950" cy="752475"/>
            <wp:effectExtent l="0" t="0" r="0" b="0"/>
            <wp:wrapTight wrapText="bothSides">
              <wp:wrapPolygon edited="0">
                <wp:start x="7109" y="2187"/>
                <wp:lineTo x="0" y="3281"/>
                <wp:lineTo x="0" y="12577"/>
                <wp:lineTo x="4101" y="18046"/>
                <wp:lineTo x="4648" y="19139"/>
                <wp:lineTo x="21327" y="19139"/>
                <wp:lineTo x="21327" y="6015"/>
                <wp:lineTo x="10390" y="2187"/>
                <wp:lineTo x="7109" y="2187"/>
              </wp:wrapPolygon>
            </wp:wrapTight>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950" cy="752475"/>
                    </a:xfrm>
                    <a:prstGeom prst="rect">
                      <a:avLst/>
                    </a:prstGeom>
                    <a:noFill/>
                    <a:ln>
                      <a:noFill/>
                    </a:ln>
                  </pic:spPr>
                </pic:pic>
              </a:graphicData>
            </a:graphic>
          </wp:anchor>
        </w:drawing>
      </w:r>
      <w:r>
        <w:rPr>
          <w:b/>
          <w:noProof/>
        </w:rPr>
        <mc:AlternateContent>
          <mc:Choice Requires="wps">
            <w:drawing>
              <wp:anchor distT="0" distB="0" distL="114300" distR="114300" simplePos="0" relativeHeight="251658248" behindDoc="1" locked="0" layoutInCell="1" allowOverlap="1" wp14:anchorId="6FEC2D5F" wp14:editId="43BAD3CB">
                <wp:simplePos x="0" y="0"/>
                <wp:positionH relativeFrom="column">
                  <wp:posOffset>-937684</wp:posOffset>
                </wp:positionH>
                <wp:positionV relativeFrom="paragraph">
                  <wp:posOffset>-1022138</wp:posOffset>
                </wp:positionV>
                <wp:extent cx="8129270" cy="10241003"/>
                <wp:effectExtent l="0" t="0" r="5080" b="8255"/>
                <wp:wrapNone/>
                <wp:docPr id="43" name="Vrije vorm: vorm 4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129270" cy="10241003"/>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D2DDF1"/>
                        </a:solidFill>
                        <a:ln w="12700">
                          <a:miter lim="400000"/>
                        </a:ln>
                      </wps:spPr>
                      <wps:bodyPr lIns="38100" tIns="38100" rIns="38100" bIns="38100" anchor="ctr"/>
                    </wps:wsp>
                  </a:graphicData>
                </a:graphic>
              </wp:anchor>
            </w:drawing>
          </mc:Choice>
          <mc:Fallback>
            <w:pict>
              <v:shape w14:anchorId="2943746E" id="Vrije vorm: vorm 43" o:spid="_x0000_s1026" alt="&quot;&quot;" style="position:absolute;margin-left:-73.85pt;margin-top:-80.5pt;width:640.1pt;height:806.4pt;z-index:-25165823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" path="m,14678r,6922l21600,3032,21600,,17075,,,14678xe" fillcolor="#d2ddf1" stroked="f" strokeweight="1pt">
                <v:stroke miterlimit="4" joinstyle="miter"/>
                <v:path arrowok="t" o:extrusionok="f" o:connecttype="custom" o:connectlocs="4064635,5120502;4064635,5120502;4064635,5120502;4064635,5120502" o:connectangles="0,90,180,270"/>
              </v:shape>
            </w:pict>
          </mc:Fallback>
        </mc:AlternateContent>
      </w:r>
      <w:r>
        <w:rPr>
          <w:b/>
          <w:noProof/>
        </w:rPr>
        <mc:AlternateContent>
          <mc:Choice Requires="wpg">
            <w:drawing>
              <wp:anchor distT="0" distB="0" distL="114300" distR="114300" simplePos="0" relativeHeight="251658247" behindDoc="1" locked="0" layoutInCell="1" allowOverlap="1" wp14:anchorId="5032D880" wp14:editId="0DCE7067">
                <wp:simplePos x="0" y="0"/>
                <wp:positionH relativeFrom="column">
                  <wp:posOffset>-930275</wp:posOffset>
                </wp:positionH>
                <wp:positionV relativeFrom="paragraph">
                  <wp:posOffset>-922655</wp:posOffset>
                </wp:positionV>
                <wp:extent cx="7772400" cy="10831830"/>
                <wp:effectExtent l="0" t="0" r="0" b="26670"/>
                <wp:wrapNone/>
                <wp:docPr id="44" name="Groep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831830"/>
                          <a:chOff x="0" y="0"/>
                          <a:chExt cx="7771132" cy="10053322"/>
                        </a:xfrm>
                      </wpg:grpSpPr>
                      <wps:wsp>
                        <wps:cNvPr id="45" name="Vorm"/>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3BB497"/>
                          </a:solidFill>
                          <a:ln w="12700">
                            <a:solidFill>
                              <a:srgbClr val="E73E1C"/>
                            </a:solidFill>
                            <a:miter lim="400000"/>
                          </a:ln>
                        </wps:spPr>
                        <wps:bodyPr lIns="38100" tIns="38100" rIns="38100" bIns="38100" anchor="ctr"/>
                      </wps:wsp>
                      <wps:wsp>
                        <wps:cNvPr id="51" name="Driehoek"/>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9639B"/>
                          </a:solidFill>
                          <a:ln w="12700">
                            <a:solidFill>
                              <a:srgbClr val="09639B"/>
                            </a:solidFill>
                            <a:miter lim="400000"/>
                          </a:ln>
                        </wps:spPr>
                        <wps:bodyPr lIns="38100" tIns="38100" rIns="38100" bIns="38100" anchor="ctr"/>
                      </wps:wsp>
                      <wps:wsp>
                        <wps:cNvPr id="52" name="Vorm"/>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E73E1C"/>
                          </a:solidFill>
                          <a:ln w="12700">
                            <a:miter lim="400000"/>
                          </a:ln>
                        </wps:spPr>
                        <wps:bodyPr lIns="38100" tIns="38100" rIns="38100" bIns="38100" anchor="ctr"/>
                      </wps:wsp>
                    </wpg:wgp>
                  </a:graphicData>
                </a:graphic>
              </wp:anchor>
            </w:drawing>
          </mc:Choice>
          <mc:Fallback>
            <w:pict>
              <v:group w14:anchorId="06EFA9B4" id="Groep 44" o:spid="_x0000_s1026" alt="&quot;&quot;" style="position:absolute;margin-left:-73.25pt;margin-top:-72.65pt;width:612pt;height:852.9pt;z-index:-251658233"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">
                <v:shape id="Vorm"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" path="m,10687l,21600r1769,l21600,6148,13712,,,10687xe" fillcolor="#3bb497" strokecolor="#e73e1c" strokeweight="1pt">
                  <v:stroke miterlimit="4" joinstyle="miter"/>
                  <v:path arrowok="t" o:extrusionok="f" o:connecttype="custom" o:connectlocs="2922906,3750311;2922906,3750311;2922906,3750311;2922906,3750311" o:connectangles="0,90,180,270"/>
                </v:shape>
                <v:shape id="Driehoek"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" path="m,21600l21600,10802,,,,21600xe" fillcolor="#09639b" strokecolor="#09639b" strokeweight="1pt">
                  <v:stroke miterlimit="4" joinstyle="miter"/>
                  <v:path arrowok="t" o:extrusionok="f" o:connecttype="custom" o:connectlocs="1953896,3908426;1953896,3908426;1953896,3908426;1953896,3908426" o:connectangles="0,90,180,270"/>
                </v:shape>
                <v:shape id="Vorm"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" path="m,14678r,6922l21600,3032,21600,,17075,,,14678xe" fillcolor="#e73e1c" stroked="f" strokeweight="1pt">
                  <v:stroke miterlimit="4" joinstyle="miter"/>
                  <v:path arrowok="t" o:extrusionok="f" o:connecttype="custom" o:connectlocs="3885566,4519931;3885566,4519931;3885566,4519931;3885566,4519931" o:connectangles="0,90,180,270"/>
                </v:shape>
              </v:group>
            </w:pict>
          </mc:Fallback>
        </mc:AlternateContent>
      </w:r>
      <w:r w:rsidRPr="00576A3C">
        <w:rPr>
          <w:sz w:val="28"/>
          <w:szCs w:val="28"/>
          <w:lang w:val="nl-NL"/>
        </w:rPr>
        <w:t>Professionele bachelor Elektronica-ICT</w:t>
      </w:r>
      <w:r w:rsidRPr="009C641E">
        <w:rPr>
          <w:b/>
          <w:bCs/>
          <w:sz w:val="28"/>
          <w:szCs w:val="24"/>
          <w:lang w:val="nl-NL"/>
        </w:rPr>
        <w:t xml:space="preserve"> </w:t>
      </w:r>
    </w:p>
    <w:p w14:paraId="19455921" w14:textId="2E147C1F" w:rsidR="009C641E" w:rsidRPr="00576A3C" w:rsidRDefault="009C641E" w:rsidP="009C641E">
      <w:pPr>
        <w:rPr>
          <w:sz w:val="28"/>
          <w:szCs w:val="28"/>
          <w:lang w:val="nl-NL"/>
        </w:rPr>
      </w:pPr>
      <w:r w:rsidRPr="006A637F">
        <w:rPr>
          <w:b/>
          <w:bCs/>
          <w:sz w:val="28"/>
          <w:szCs w:val="24"/>
          <w:lang w:val="nl-NL"/>
        </w:rPr>
        <w:t xml:space="preserve">Academiejaar: </w:t>
      </w:r>
      <w:r w:rsidRPr="00F94C4D">
        <w:rPr>
          <w:sz w:val="28"/>
          <w:szCs w:val="24"/>
          <w:lang w:val="nl-NL"/>
        </w:rPr>
        <w:t>2022</w:t>
      </w:r>
      <w:r w:rsidR="00480A22">
        <w:rPr>
          <w:sz w:val="28"/>
          <w:szCs w:val="24"/>
          <w:lang w:val="nl-NL"/>
        </w:rPr>
        <w:t xml:space="preserve"> </w:t>
      </w:r>
      <w:r w:rsidRPr="00F94C4D">
        <w:rPr>
          <w:sz w:val="28"/>
          <w:szCs w:val="24"/>
          <w:lang w:val="nl-NL"/>
        </w:rPr>
        <w:t>/</w:t>
      </w:r>
      <w:r w:rsidR="00480A22">
        <w:rPr>
          <w:sz w:val="28"/>
          <w:szCs w:val="24"/>
          <w:lang w:val="nl-NL"/>
        </w:rPr>
        <w:t xml:space="preserve"> </w:t>
      </w:r>
      <w:r w:rsidRPr="00F94C4D">
        <w:rPr>
          <w:sz w:val="28"/>
          <w:szCs w:val="24"/>
          <w:lang w:val="nl-NL"/>
        </w:rPr>
        <w:t>2023</w:t>
      </w:r>
    </w:p>
    <w:p w14:paraId="14790149" w14:textId="77777777" w:rsidR="009C641E" w:rsidRPr="00E72E0E" w:rsidRDefault="009C641E" w:rsidP="009C641E">
      <w:pPr>
        <w:pStyle w:val="Titel"/>
        <w:rPr>
          <w:lang w:val="nl-NL"/>
        </w:rPr>
      </w:pPr>
    </w:p>
    <w:p w14:paraId="01330D23" w14:textId="77777777" w:rsidR="009C641E" w:rsidRPr="00E72E0E" w:rsidRDefault="009C641E" w:rsidP="009C641E">
      <w:pPr>
        <w:pStyle w:val="Titel"/>
        <w:rPr>
          <w:lang w:val="nl-NL"/>
        </w:rPr>
      </w:pPr>
    </w:p>
    <w:p w14:paraId="1E8BB35C" w14:textId="77777777" w:rsidR="009C641E" w:rsidRDefault="009C641E" w:rsidP="009C641E">
      <w:pPr>
        <w:pStyle w:val="Titel"/>
        <w:jc w:val="center"/>
        <w:rPr>
          <w:lang w:val="nl-NL"/>
        </w:rPr>
      </w:pPr>
    </w:p>
    <w:p w14:paraId="706C9A60" w14:textId="77777777" w:rsidR="009C641E" w:rsidRPr="00237303" w:rsidRDefault="009C641E" w:rsidP="009C641E">
      <w:pPr>
        <w:pStyle w:val="Titel"/>
        <w:rPr>
          <w:lang w:val="nl-NL"/>
        </w:rPr>
      </w:pPr>
    </w:p>
    <w:p w14:paraId="116B44EF" w14:textId="77777777" w:rsidR="009C641E" w:rsidRDefault="009C641E" w:rsidP="009C641E">
      <w:pPr>
        <w:pStyle w:val="Titel"/>
        <w:jc w:val="center"/>
        <w:rPr>
          <w:lang w:val="nl-NL"/>
        </w:rPr>
      </w:pPr>
    </w:p>
    <w:p w14:paraId="5B403DD8" w14:textId="77777777" w:rsidR="009C641E" w:rsidRDefault="009C641E" w:rsidP="009C641E">
      <w:pPr>
        <w:pStyle w:val="Titel"/>
        <w:jc w:val="center"/>
        <w:rPr>
          <w:lang w:val="nl-NL"/>
        </w:rPr>
      </w:pPr>
    </w:p>
    <w:p w14:paraId="4A916A13" w14:textId="77777777" w:rsidR="009C641E" w:rsidRDefault="009C641E" w:rsidP="009C641E">
      <w:pPr>
        <w:pStyle w:val="Titel"/>
        <w:jc w:val="center"/>
        <w:rPr>
          <w:lang w:val="nl-NL"/>
        </w:rPr>
      </w:pPr>
    </w:p>
    <w:p w14:paraId="479F363D" w14:textId="77777777" w:rsidR="009C641E" w:rsidRDefault="009C641E" w:rsidP="009C641E">
      <w:pPr>
        <w:rPr>
          <w:lang w:val="nl-NL"/>
        </w:rPr>
      </w:pPr>
      <w:r>
        <w:rPr>
          <w:noProof/>
          <w:lang w:val="nl-NL"/>
        </w:rPr>
        <mc:AlternateContent>
          <mc:Choice Requires="wps">
            <w:drawing>
              <wp:anchor distT="0" distB="0" distL="114300" distR="114300" simplePos="0" relativeHeight="251658249" behindDoc="0" locked="0" layoutInCell="1" allowOverlap="1" wp14:anchorId="63ABD49B" wp14:editId="715BEB4F">
                <wp:simplePos x="0" y="0"/>
                <wp:positionH relativeFrom="column">
                  <wp:posOffset>-1356995</wp:posOffset>
                </wp:positionH>
                <wp:positionV relativeFrom="paragraph">
                  <wp:posOffset>264069</wp:posOffset>
                </wp:positionV>
                <wp:extent cx="8187055" cy="1808027"/>
                <wp:effectExtent l="0" t="0" r="23495" b="20955"/>
                <wp:wrapNone/>
                <wp:docPr id="53" name="Tekstvak 53"/>
                <wp:cNvGraphicFramePr/>
                <a:graphic xmlns:a="http://schemas.openxmlformats.org/drawingml/2006/main">
                  <a:graphicData uri="http://schemas.microsoft.com/office/word/2010/wordprocessingShape">
                    <wps:wsp>
                      <wps:cNvSpPr txBox="1"/>
                      <wps:spPr>
                        <a:xfrm>
                          <a:off x="0" y="0"/>
                          <a:ext cx="8187055" cy="1808027"/>
                        </a:xfrm>
                        <a:prstGeom prst="rect">
                          <a:avLst/>
                        </a:prstGeom>
                        <a:solidFill>
                          <a:srgbClr val="D2DDF1"/>
                        </a:solidFill>
                        <a:ln w="6350">
                          <a:solidFill>
                            <a:srgbClr val="D2DDF1"/>
                          </a:solidFill>
                        </a:ln>
                      </wps:spPr>
                      <wps:txbx>
                        <w:txbxContent>
                          <w:p w14:paraId="08571BD3" w14:textId="77777777" w:rsidR="009C641E" w:rsidRPr="005C0AA7" w:rsidRDefault="009C641E" w:rsidP="009C641E">
                            <w:pPr>
                              <w:pStyle w:val="Titel"/>
                              <w:jc w:val="center"/>
                              <w:rPr>
                                <w:lang w:val="nl-NL"/>
                              </w:rPr>
                            </w:pPr>
                            <w:r>
                              <w:rPr>
                                <w:bCs/>
                                <w:lang w:val="nl-NL"/>
                              </w:rPr>
                              <w:t>Het maken en sturen van een robotarm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BD49B" id="Tekstvak 53" o:spid="_x0000_s1028" type="#_x0000_t202" style="position:absolute;margin-left:-106.85pt;margin-top:20.8pt;width:644.65pt;height:142.3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" fillcolor="#d2ddf1" strokecolor="#d2ddf1" strokeweight=".5pt">
                <v:textbox>
                  <w:txbxContent>
                    <w:p w14:paraId="08571BD3" w14:textId="77777777" w:rsidR="009C641E" w:rsidRPr="005C0AA7" w:rsidRDefault="009C641E" w:rsidP="009C641E">
                      <w:pPr>
                        <w:pStyle w:val="Titel"/>
                        <w:jc w:val="center"/>
                        <w:rPr>
                          <w:lang w:val="nl-NL"/>
                        </w:rPr>
                      </w:pPr>
                      <w:r>
                        <w:rPr>
                          <w:bCs/>
                          <w:lang w:val="nl-NL"/>
                        </w:rPr>
                        <w:t>Het maken en sturen van een robotarm</w:t>
                      </w:r>
                    </w:p>
                  </w:txbxContent>
                </v:textbox>
              </v:shape>
            </w:pict>
          </mc:Fallback>
        </mc:AlternateContent>
      </w:r>
    </w:p>
    <w:p w14:paraId="41F0AC1C" w14:textId="77777777" w:rsidR="009C641E" w:rsidRDefault="009C641E" w:rsidP="009C641E">
      <w:pPr>
        <w:rPr>
          <w:lang w:val="nl-NL"/>
        </w:rPr>
      </w:pPr>
    </w:p>
    <w:p w14:paraId="490781DE" w14:textId="77777777" w:rsidR="009C641E" w:rsidRDefault="009C641E" w:rsidP="009C641E">
      <w:pPr>
        <w:rPr>
          <w:lang w:val="nl-NL"/>
        </w:rPr>
      </w:pPr>
    </w:p>
    <w:p w14:paraId="400DF75E" w14:textId="77777777" w:rsidR="009C641E" w:rsidRDefault="009C641E" w:rsidP="009C641E">
      <w:pPr>
        <w:rPr>
          <w:lang w:val="nl-NL"/>
        </w:rPr>
      </w:pPr>
    </w:p>
    <w:p w14:paraId="72D7A331" w14:textId="77777777" w:rsidR="009C641E" w:rsidRDefault="009C641E" w:rsidP="009C641E">
      <w:pPr>
        <w:rPr>
          <w:lang w:val="nl-NL"/>
        </w:rPr>
      </w:pPr>
    </w:p>
    <w:p w14:paraId="559C8B08" w14:textId="77777777" w:rsidR="009C641E" w:rsidRDefault="009C641E" w:rsidP="009C641E">
      <w:pPr>
        <w:rPr>
          <w:lang w:val="nl-NL"/>
        </w:rPr>
      </w:pPr>
    </w:p>
    <w:p w14:paraId="718E9209" w14:textId="77777777" w:rsidR="009C641E" w:rsidRDefault="009C641E" w:rsidP="009C641E">
      <w:pPr>
        <w:rPr>
          <w:lang w:val="nl-NL"/>
        </w:rPr>
      </w:pPr>
    </w:p>
    <w:p w14:paraId="05856533" w14:textId="77777777" w:rsidR="009C641E" w:rsidRDefault="009C641E" w:rsidP="009C641E">
      <w:pPr>
        <w:rPr>
          <w:lang w:val="nl-NL"/>
        </w:rPr>
      </w:pPr>
      <w:r>
        <w:rPr>
          <w:noProof/>
          <w:lang w:val="nl-NL"/>
        </w:rPr>
        <mc:AlternateContent>
          <mc:Choice Requires="wps">
            <w:drawing>
              <wp:anchor distT="0" distB="0" distL="114300" distR="114300" simplePos="0" relativeHeight="251658250" behindDoc="0" locked="0" layoutInCell="1" allowOverlap="1" wp14:anchorId="209261EE" wp14:editId="6E5F2A5C">
                <wp:simplePos x="0" y="0"/>
                <wp:positionH relativeFrom="column">
                  <wp:posOffset>2757805</wp:posOffset>
                </wp:positionH>
                <wp:positionV relativeFrom="paragraph">
                  <wp:posOffset>153217</wp:posOffset>
                </wp:positionV>
                <wp:extent cx="3743325" cy="2220686"/>
                <wp:effectExtent l="0" t="0" r="9525" b="8255"/>
                <wp:wrapNone/>
                <wp:docPr id="54" name="Tekstvak 54"/>
                <wp:cNvGraphicFramePr/>
                <a:graphic xmlns:a="http://schemas.openxmlformats.org/drawingml/2006/main">
                  <a:graphicData uri="http://schemas.microsoft.com/office/word/2010/wordprocessingShape">
                    <wps:wsp>
                      <wps:cNvSpPr txBox="1"/>
                      <wps:spPr>
                        <a:xfrm>
                          <a:off x="0" y="0"/>
                          <a:ext cx="3743325" cy="2220686"/>
                        </a:xfrm>
                        <a:prstGeom prst="rect">
                          <a:avLst/>
                        </a:prstGeom>
                        <a:solidFill>
                          <a:schemeClr val="lt1"/>
                        </a:solidFill>
                        <a:ln w="6350">
                          <a:noFill/>
                        </a:ln>
                      </wps:spPr>
                      <wps:txbx>
                        <w:txbxContent>
                          <w:p w14:paraId="10D32FE4" w14:textId="77777777" w:rsidR="009C641E" w:rsidRPr="002957BD" w:rsidRDefault="009C641E" w:rsidP="009C641E">
                            <w:pPr>
                              <w:ind w:left="2124" w:hanging="2124"/>
                              <w:rPr>
                                <w:b/>
                                <w:bCs/>
                                <w:sz w:val="28"/>
                                <w:szCs w:val="32"/>
                                <w:lang w:val="nl-NL"/>
                              </w:rPr>
                            </w:pPr>
                            <w:r w:rsidRPr="002957BD">
                              <w:rPr>
                                <w:b/>
                                <w:bCs/>
                                <w:sz w:val="28"/>
                                <w:szCs w:val="32"/>
                                <w:lang w:val="nl-NL"/>
                              </w:rPr>
                              <w:t>Lectoren:</w:t>
                            </w:r>
                            <w:r w:rsidRPr="002957BD">
                              <w:rPr>
                                <w:b/>
                                <w:bCs/>
                                <w:sz w:val="28"/>
                                <w:szCs w:val="32"/>
                                <w:lang w:val="nl-NL"/>
                              </w:rPr>
                              <w:tab/>
                            </w:r>
                            <w:r w:rsidRPr="002957BD">
                              <w:rPr>
                                <w:sz w:val="28"/>
                                <w:szCs w:val="32"/>
                                <w:lang w:val="nl-NL"/>
                              </w:rPr>
                              <w:t>Sabine Martens</w:t>
                            </w:r>
                            <w:r w:rsidRPr="002957BD">
                              <w:rPr>
                                <w:sz w:val="28"/>
                                <w:szCs w:val="32"/>
                                <w:lang w:val="nl-NL"/>
                              </w:rPr>
                              <w:br/>
                              <w:t>Mario Wyns</w:t>
                            </w:r>
                          </w:p>
                          <w:p w14:paraId="10E10730" w14:textId="77777777" w:rsidR="009C641E" w:rsidRDefault="009C641E" w:rsidP="009C641E">
                            <w:pPr>
                              <w:ind w:left="2124" w:hanging="2124"/>
                              <w:rPr>
                                <w:sz w:val="28"/>
                                <w:szCs w:val="32"/>
                                <w:lang w:val="nl-NL"/>
                              </w:rPr>
                            </w:pPr>
                            <w:r>
                              <w:rPr>
                                <w:b/>
                                <w:bCs/>
                                <w:sz w:val="28"/>
                                <w:szCs w:val="32"/>
                                <w:lang w:val="nl-NL"/>
                              </w:rPr>
                              <w:t>Verslaggevers</w:t>
                            </w:r>
                            <w:r w:rsidRPr="009D7AA2">
                              <w:rPr>
                                <w:b/>
                                <w:bCs/>
                                <w:sz w:val="28"/>
                                <w:szCs w:val="32"/>
                                <w:lang w:val="nl-NL"/>
                              </w:rPr>
                              <w:t>:</w:t>
                            </w:r>
                            <w:r w:rsidRPr="009D7AA2">
                              <w:rPr>
                                <w:b/>
                                <w:bCs/>
                                <w:sz w:val="28"/>
                                <w:szCs w:val="32"/>
                                <w:lang w:val="nl-NL"/>
                              </w:rPr>
                              <w:tab/>
                            </w:r>
                            <w:r>
                              <w:rPr>
                                <w:sz w:val="28"/>
                                <w:szCs w:val="32"/>
                                <w:lang w:val="nl-NL"/>
                              </w:rPr>
                              <w:t xml:space="preserve">Lennert De </w:t>
                            </w:r>
                            <w:proofErr w:type="spellStart"/>
                            <w:r>
                              <w:rPr>
                                <w:sz w:val="28"/>
                                <w:szCs w:val="32"/>
                                <w:lang w:val="nl-NL"/>
                              </w:rPr>
                              <w:t>Geeter</w:t>
                            </w:r>
                            <w:proofErr w:type="spellEnd"/>
                            <w:r>
                              <w:rPr>
                                <w:sz w:val="28"/>
                                <w:szCs w:val="32"/>
                                <w:lang w:val="nl-NL"/>
                              </w:rPr>
                              <w:br/>
                              <w:t>Roy De Volder</w:t>
                            </w:r>
                            <w:r>
                              <w:rPr>
                                <w:sz w:val="28"/>
                                <w:szCs w:val="32"/>
                                <w:lang w:val="nl-NL"/>
                              </w:rPr>
                              <w:br/>
                              <w:t>Jorik Van Dorpe</w:t>
                            </w:r>
                            <w:r>
                              <w:rPr>
                                <w:sz w:val="28"/>
                                <w:szCs w:val="32"/>
                                <w:lang w:val="nl-NL"/>
                              </w:rPr>
                              <w:br/>
                            </w:r>
                            <w:r w:rsidRPr="00F94C4D">
                              <w:rPr>
                                <w:sz w:val="28"/>
                                <w:szCs w:val="32"/>
                                <w:lang w:val="nl-NL"/>
                              </w:rPr>
                              <w:t>Lukas Verschraegen</w:t>
                            </w:r>
                          </w:p>
                          <w:p w14:paraId="23DD693F" w14:textId="77777777" w:rsidR="009C641E" w:rsidRPr="00F94C4D" w:rsidRDefault="009C641E" w:rsidP="009C641E">
                            <w:pPr>
                              <w:ind w:left="2124" w:hanging="2124"/>
                              <w:rPr>
                                <w:sz w:val="28"/>
                                <w:szCs w:val="32"/>
                                <w:lang w:val="nl-NL"/>
                              </w:rPr>
                            </w:pPr>
                            <w:r w:rsidRPr="009D7AA2">
                              <w:rPr>
                                <w:b/>
                                <w:bCs/>
                                <w:sz w:val="28"/>
                                <w:szCs w:val="32"/>
                                <w:lang w:val="nl-NL"/>
                              </w:rPr>
                              <w:t>Klas:</w:t>
                            </w:r>
                            <w:r>
                              <w:rPr>
                                <w:b/>
                                <w:bCs/>
                                <w:sz w:val="28"/>
                                <w:szCs w:val="32"/>
                                <w:lang w:val="nl-NL"/>
                              </w:rPr>
                              <w:tab/>
                            </w:r>
                            <w:r w:rsidRPr="000E5BD7">
                              <w:rPr>
                                <w:sz w:val="28"/>
                                <w:szCs w:val="32"/>
                                <w:lang w:val="nl-NL"/>
                              </w:rPr>
                              <w:t>3ELO</w:t>
                            </w:r>
                          </w:p>
                          <w:p w14:paraId="001B6132" w14:textId="77777777" w:rsidR="009C641E" w:rsidRPr="009228B0" w:rsidRDefault="009C641E" w:rsidP="009C641E">
                            <w:pPr>
                              <w:rPr>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261EE" id="Tekstvak 54" o:spid="_x0000_s1029" type="#_x0000_t202" style="position:absolute;margin-left:217.15pt;margin-top:12.05pt;width:294.75pt;height:174.8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" fillcolor="white [3201]" stroked="f" strokeweight=".5pt">
                <v:textbox>
                  <w:txbxContent>
                    <w:p w14:paraId="10D32FE4" w14:textId="77777777" w:rsidR="009C641E" w:rsidRPr="002957BD" w:rsidRDefault="009C641E" w:rsidP="009C641E">
                      <w:pPr>
                        <w:ind w:left="2124" w:hanging="2124"/>
                        <w:rPr>
                          <w:b/>
                          <w:bCs/>
                          <w:sz w:val="28"/>
                          <w:szCs w:val="32"/>
                          <w:lang w:val="nl-NL"/>
                        </w:rPr>
                      </w:pPr>
                      <w:r w:rsidRPr="002957BD">
                        <w:rPr>
                          <w:b/>
                          <w:bCs/>
                          <w:sz w:val="28"/>
                          <w:szCs w:val="32"/>
                          <w:lang w:val="nl-NL"/>
                        </w:rPr>
                        <w:t>Lectoren:</w:t>
                      </w:r>
                      <w:r w:rsidRPr="002957BD">
                        <w:rPr>
                          <w:b/>
                          <w:bCs/>
                          <w:sz w:val="28"/>
                          <w:szCs w:val="32"/>
                          <w:lang w:val="nl-NL"/>
                        </w:rPr>
                        <w:tab/>
                      </w:r>
                      <w:r w:rsidRPr="002957BD">
                        <w:rPr>
                          <w:sz w:val="28"/>
                          <w:szCs w:val="32"/>
                          <w:lang w:val="nl-NL"/>
                        </w:rPr>
                        <w:t>Sabine Martens</w:t>
                      </w:r>
                      <w:r w:rsidRPr="002957BD">
                        <w:rPr>
                          <w:sz w:val="28"/>
                          <w:szCs w:val="32"/>
                          <w:lang w:val="nl-NL"/>
                        </w:rPr>
                        <w:br/>
                        <w:t>Mario Wyns</w:t>
                      </w:r>
                    </w:p>
                    <w:p w14:paraId="10E10730" w14:textId="77777777" w:rsidR="009C641E" w:rsidRDefault="009C641E" w:rsidP="009C641E">
                      <w:pPr>
                        <w:ind w:left="2124" w:hanging="2124"/>
                        <w:rPr>
                          <w:sz w:val="28"/>
                          <w:szCs w:val="32"/>
                          <w:lang w:val="nl-NL"/>
                        </w:rPr>
                      </w:pPr>
                      <w:r>
                        <w:rPr>
                          <w:b/>
                          <w:bCs/>
                          <w:sz w:val="28"/>
                          <w:szCs w:val="32"/>
                          <w:lang w:val="nl-NL"/>
                        </w:rPr>
                        <w:t>Verslaggevers</w:t>
                      </w:r>
                      <w:r w:rsidRPr="009D7AA2">
                        <w:rPr>
                          <w:b/>
                          <w:bCs/>
                          <w:sz w:val="28"/>
                          <w:szCs w:val="32"/>
                          <w:lang w:val="nl-NL"/>
                        </w:rPr>
                        <w:t>:</w:t>
                      </w:r>
                      <w:r w:rsidRPr="009D7AA2">
                        <w:rPr>
                          <w:b/>
                          <w:bCs/>
                          <w:sz w:val="28"/>
                          <w:szCs w:val="32"/>
                          <w:lang w:val="nl-NL"/>
                        </w:rPr>
                        <w:tab/>
                      </w:r>
                      <w:r>
                        <w:rPr>
                          <w:sz w:val="28"/>
                          <w:szCs w:val="32"/>
                          <w:lang w:val="nl-NL"/>
                        </w:rPr>
                        <w:t xml:space="preserve">Lennert De </w:t>
                      </w:r>
                      <w:proofErr w:type="spellStart"/>
                      <w:r>
                        <w:rPr>
                          <w:sz w:val="28"/>
                          <w:szCs w:val="32"/>
                          <w:lang w:val="nl-NL"/>
                        </w:rPr>
                        <w:t>Geeter</w:t>
                      </w:r>
                      <w:proofErr w:type="spellEnd"/>
                      <w:r>
                        <w:rPr>
                          <w:sz w:val="28"/>
                          <w:szCs w:val="32"/>
                          <w:lang w:val="nl-NL"/>
                        </w:rPr>
                        <w:br/>
                        <w:t>Roy De Volder</w:t>
                      </w:r>
                      <w:r>
                        <w:rPr>
                          <w:sz w:val="28"/>
                          <w:szCs w:val="32"/>
                          <w:lang w:val="nl-NL"/>
                        </w:rPr>
                        <w:br/>
                        <w:t>Jorik Van Dorpe</w:t>
                      </w:r>
                      <w:r>
                        <w:rPr>
                          <w:sz w:val="28"/>
                          <w:szCs w:val="32"/>
                          <w:lang w:val="nl-NL"/>
                        </w:rPr>
                        <w:br/>
                      </w:r>
                      <w:r w:rsidRPr="00F94C4D">
                        <w:rPr>
                          <w:sz w:val="28"/>
                          <w:szCs w:val="32"/>
                          <w:lang w:val="nl-NL"/>
                        </w:rPr>
                        <w:t>Lukas Verschraegen</w:t>
                      </w:r>
                    </w:p>
                    <w:p w14:paraId="23DD693F" w14:textId="77777777" w:rsidR="009C641E" w:rsidRPr="00F94C4D" w:rsidRDefault="009C641E" w:rsidP="009C641E">
                      <w:pPr>
                        <w:ind w:left="2124" w:hanging="2124"/>
                        <w:rPr>
                          <w:sz w:val="28"/>
                          <w:szCs w:val="32"/>
                          <w:lang w:val="nl-NL"/>
                        </w:rPr>
                      </w:pPr>
                      <w:r w:rsidRPr="009D7AA2">
                        <w:rPr>
                          <w:b/>
                          <w:bCs/>
                          <w:sz w:val="28"/>
                          <w:szCs w:val="32"/>
                          <w:lang w:val="nl-NL"/>
                        </w:rPr>
                        <w:t>Klas:</w:t>
                      </w:r>
                      <w:r>
                        <w:rPr>
                          <w:b/>
                          <w:bCs/>
                          <w:sz w:val="28"/>
                          <w:szCs w:val="32"/>
                          <w:lang w:val="nl-NL"/>
                        </w:rPr>
                        <w:tab/>
                      </w:r>
                      <w:r w:rsidRPr="000E5BD7">
                        <w:rPr>
                          <w:sz w:val="28"/>
                          <w:szCs w:val="32"/>
                          <w:lang w:val="nl-NL"/>
                        </w:rPr>
                        <w:t>3ELO</w:t>
                      </w:r>
                    </w:p>
                    <w:p w14:paraId="001B6132" w14:textId="77777777" w:rsidR="009C641E" w:rsidRPr="009228B0" w:rsidRDefault="009C641E" w:rsidP="009C641E">
                      <w:pPr>
                        <w:rPr>
                          <w:lang w:val="nl-NL"/>
                        </w:rPr>
                      </w:pPr>
                    </w:p>
                  </w:txbxContent>
                </v:textbox>
              </v:shape>
            </w:pict>
          </mc:Fallback>
        </mc:AlternateContent>
      </w:r>
    </w:p>
    <w:p w14:paraId="698807CD" w14:textId="77777777" w:rsidR="009C641E" w:rsidRDefault="009C641E" w:rsidP="009C641E">
      <w:pPr>
        <w:rPr>
          <w:lang w:val="nl-NL"/>
        </w:rPr>
      </w:pPr>
    </w:p>
    <w:p w14:paraId="7B9D1EC9" w14:textId="77777777" w:rsidR="009C641E" w:rsidRDefault="009C641E" w:rsidP="009D7AA2">
      <w:pPr>
        <w:rPr>
          <w:b/>
          <w:bCs/>
          <w:color w:val="3BB497"/>
          <w:sz w:val="36"/>
          <w:szCs w:val="40"/>
          <w:lang w:val="nl-NL"/>
        </w:rPr>
        <w:sectPr w:rsidR="009C641E" w:rsidSect="00995550">
          <w:pgSz w:w="11906" w:h="16838"/>
          <w:pgMar w:top="1417" w:right="1417" w:bottom="1417" w:left="1417" w:header="708" w:footer="708" w:gutter="0"/>
          <w:cols w:space="708"/>
          <w:titlePg/>
          <w:docGrid w:linePitch="360"/>
        </w:sectPr>
      </w:pPr>
    </w:p>
    <w:p w14:paraId="0D8D0B4C" w14:textId="1A7A0183" w:rsidR="00B50594" w:rsidRDefault="00B50594" w:rsidP="00B50594">
      <w:pPr>
        <w:rPr>
          <w:b/>
          <w:bCs/>
          <w:color w:val="3BB497"/>
          <w:sz w:val="36"/>
          <w:szCs w:val="40"/>
          <w:lang w:val="nl-NL"/>
        </w:rPr>
      </w:pPr>
      <w:r>
        <w:rPr>
          <w:b/>
          <w:bCs/>
          <w:color w:val="3BB497"/>
          <w:sz w:val="36"/>
          <w:szCs w:val="40"/>
          <w:lang w:val="nl-NL"/>
        </w:rPr>
        <w:lastRenderedPageBreak/>
        <w:t>Abstract</w:t>
      </w:r>
    </w:p>
    <w:p w14:paraId="60556C6E" w14:textId="77777777" w:rsidR="00B50594" w:rsidRPr="00975241" w:rsidRDefault="00B50594" w:rsidP="00B50594">
      <w:pPr>
        <w:rPr>
          <w:lang w:val="nl-NL"/>
        </w:rPr>
      </w:pPr>
    </w:p>
    <w:p w14:paraId="4608495B" w14:textId="77FFF78F" w:rsidR="00B50594" w:rsidRDefault="00B50594" w:rsidP="009D7AA2">
      <w:pPr>
        <w:rPr>
          <w:b/>
          <w:bCs/>
          <w:color w:val="3BB497"/>
          <w:sz w:val="36"/>
          <w:szCs w:val="40"/>
          <w:lang w:val="nl-NL"/>
        </w:rPr>
        <w:sectPr w:rsidR="00B50594" w:rsidSect="00995550">
          <w:pgSz w:w="11906" w:h="16838"/>
          <w:pgMar w:top="1417" w:right="1417" w:bottom="1417" w:left="1417" w:header="708" w:footer="708" w:gutter="0"/>
          <w:cols w:space="708"/>
          <w:titlePg/>
          <w:docGrid w:linePitch="360"/>
        </w:sectPr>
      </w:pPr>
    </w:p>
    <w:p w14:paraId="028727EC" w14:textId="77777777" w:rsidR="00B50594" w:rsidRPr="00975241" w:rsidRDefault="00B50594" w:rsidP="00B50594">
      <w:pPr>
        <w:rPr>
          <w:b/>
          <w:bCs/>
          <w:color w:val="3BB497"/>
          <w:sz w:val="36"/>
          <w:szCs w:val="40"/>
          <w:lang w:val="nl-NL"/>
        </w:rPr>
      </w:pPr>
      <w:r w:rsidRPr="00975241">
        <w:rPr>
          <w:b/>
          <w:bCs/>
          <w:color w:val="3BB497"/>
          <w:sz w:val="36"/>
          <w:szCs w:val="40"/>
          <w:lang w:val="nl-NL"/>
        </w:rPr>
        <w:lastRenderedPageBreak/>
        <w:t>Inhoudsopgave</w:t>
      </w:r>
    </w:p>
    <w:p w14:paraId="22A16D79" w14:textId="384FB017" w:rsidR="00173809" w:rsidRDefault="00173809">
      <w:pPr>
        <w:pStyle w:val="Inhopg1"/>
        <w:rPr>
          <w:rFonts w:eastAsiaTheme="minorEastAsia"/>
          <w:b w:val="0"/>
          <w:noProof/>
          <w:sz w:val="22"/>
          <w:lang w:eastAsia="nl-BE"/>
        </w:rPr>
      </w:pPr>
      <w:r>
        <w:rPr>
          <w:b w:val="0"/>
        </w:rPr>
        <w:fldChar w:fldCharType="begin"/>
      </w:r>
      <w:r>
        <w:rPr>
          <w:b w:val="0"/>
        </w:rPr>
        <w:instrText xml:space="preserve"> TOC \h \z \t "Kop 1;2;Kop 2;3;Kop 3;4;Geen afstand;1;Bijlagen;5" </w:instrText>
      </w:r>
      <w:r>
        <w:rPr>
          <w:b w:val="0"/>
        </w:rPr>
        <w:fldChar w:fldCharType="separate"/>
      </w:r>
      <w:hyperlink w:anchor="_Toc130496626" w:history="1">
        <w:r w:rsidRPr="003A33FB">
          <w:rPr>
            <w:rStyle w:val="Hyperlink"/>
            <w:noProof/>
            <w:lang w:val="nl-NL"/>
          </w:rPr>
          <w:t>Figurenlijst</w:t>
        </w:r>
        <w:r>
          <w:rPr>
            <w:noProof/>
            <w:webHidden/>
          </w:rPr>
          <w:tab/>
        </w:r>
        <w:r>
          <w:rPr>
            <w:noProof/>
            <w:webHidden/>
          </w:rPr>
          <w:fldChar w:fldCharType="begin"/>
        </w:r>
        <w:r>
          <w:rPr>
            <w:noProof/>
            <w:webHidden/>
          </w:rPr>
          <w:instrText xml:space="preserve"> PAGEREF _Toc130496626 \h </w:instrText>
        </w:r>
        <w:r>
          <w:rPr>
            <w:noProof/>
            <w:webHidden/>
          </w:rPr>
        </w:r>
        <w:r>
          <w:rPr>
            <w:noProof/>
            <w:webHidden/>
          </w:rPr>
          <w:fldChar w:fldCharType="separate"/>
        </w:r>
        <w:r>
          <w:rPr>
            <w:noProof/>
            <w:webHidden/>
          </w:rPr>
          <w:t>7</w:t>
        </w:r>
        <w:r>
          <w:rPr>
            <w:noProof/>
            <w:webHidden/>
          </w:rPr>
          <w:fldChar w:fldCharType="end"/>
        </w:r>
      </w:hyperlink>
    </w:p>
    <w:p w14:paraId="25F18357" w14:textId="485F05BF" w:rsidR="00173809" w:rsidRDefault="00173809">
      <w:pPr>
        <w:pStyle w:val="Inhopg1"/>
        <w:rPr>
          <w:rFonts w:eastAsiaTheme="minorEastAsia"/>
          <w:b w:val="0"/>
          <w:noProof/>
          <w:sz w:val="22"/>
          <w:lang w:eastAsia="nl-BE"/>
        </w:rPr>
      </w:pPr>
      <w:hyperlink w:anchor="_Toc130496627" w:history="1">
        <w:r w:rsidRPr="003A33FB">
          <w:rPr>
            <w:rStyle w:val="Hyperlink"/>
            <w:noProof/>
            <w:lang w:val="nl-NL"/>
          </w:rPr>
          <w:t>Tabellenlijst</w:t>
        </w:r>
        <w:r>
          <w:rPr>
            <w:noProof/>
            <w:webHidden/>
          </w:rPr>
          <w:tab/>
        </w:r>
        <w:r>
          <w:rPr>
            <w:noProof/>
            <w:webHidden/>
          </w:rPr>
          <w:fldChar w:fldCharType="begin"/>
        </w:r>
        <w:r>
          <w:rPr>
            <w:noProof/>
            <w:webHidden/>
          </w:rPr>
          <w:instrText xml:space="preserve"> PAGEREF _Toc130496627 \h </w:instrText>
        </w:r>
        <w:r>
          <w:rPr>
            <w:noProof/>
            <w:webHidden/>
          </w:rPr>
        </w:r>
        <w:r>
          <w:rPr>
            <w:noProof/>
            <w:webHidden/>
          </w:rPr>
          <w:fldChar w:fldCharType="separate"/>
        </w:r>
        <w:r>
          <w:rPr>
            <w:noProof/>
            <w:webHidden/>
          </w:rPr>
          <w:t>8</w:t>
        </w:r>
        <w:r>
          <w:rPr>
            <w:noProof/>
            <w:webHidden/>
          </w:rPr>
          <w:fldChar w:fldCharType="end"/>
        </w:r>
      </w:hyperlink>
    </w:p>
    <w:p w14:paraId="3D4865EA" w14:textId="6C1E3B68" w:rsidR="00173809" w:rsidRDefault="00173809">
      <w:pPr>
        <w:pStyle w:val="Inhopg1"/>
        <w:rPr>
          <w:rFonts w:eastAsiaTheme="minorEastAsia"/>
          <w:b w:val="0"/>
          <w:noProof/>
          <w:sz w:val="22"/>
          <w:lang w:eastAsia="nl-BE"/>
        </w:rPr>
      </w:pPr>
      <w:hyperlink w:anchor="_Toc130496628" w:history="1">
        <w:r w:rsidRPr="003A33FB">
          <w:rPr>
            <w:rStyle w:val="Hyperlink"/>
            <w:noProof/>
          </w:rPr>
          <w:t>Afkortingenlijst</w:t>
        </w:r>
        <w:r>
          <w:rPr>
            <w:noProof/>
            <w:webHidden/>
          </w:rPr>
          <w:tab/>
        </w:r>
        <w:r>
          <w:rPr>
            <w:noProof/>
            <w:webHidden/>
          </w:rPr>
          <w:fldChar w:fldCharType="begin"/>
        </w:r>
        <w:r>
          <w:rPr>
            <w:noProof/>
            <w:webHidden/>
          </w:rPr>
          <w:instrText xml:space="preserve"> PAGEREF _Toc130496628 \h </w:instrText>
        </w:r>
        <w:r>
          <w:rPr>
            <w:noProof/>
            <w:webHidden/>
          </w:rPr>
        </w:r>
        <w:r>
          <w:rPr>
            <w:noProof/>
            <w:webHidden/>
          </w:rPr>
          <w:fldChar w:fldCharType="separate"/>
        </w:r>
        <w:r>
          <w:rPr>
            <w:noProof/>
            <w:webHidden/>
          </w:rPr>
          <w:t>9</w:t>
        </w:r>
        <w:r>
          <w:rPr>
            <w:noProof/>
            <w:webHidden/>
          </w:rPr>
          <w:fldChar w:fldCharType="end"/>
        </w:r>
      </w:hyperlink>
    </w:p>
    <w:p w14:paraId="1D7A9C86" w14:textId="10F13FCF" w:rsidR="00173809" w:rsidRDefault="00173809">
      <w:pPr>
        <w:pStyle w:val="Inhopg1"/>
        <w:rPr>
          <w:rFonts w:eastAsiaTheme="minorEastAsia"/>
          <w:b w:val="0"/>
          <w:noProof/>
          <w:sz w:val="22"/>
          <w:lang w:eastAsia="nl-BE"/>
        </w:rPr>
      </w:pPr>
      <w:hyperlink w:anchor="_Toc130496629" w:history="1">
        <w:r w:rsidRPr="003A33FB">
          <w:rPr>
            <w:rStyle w:val="Hyperlink"/>
            <w:noProof/>
          </w:rPr>
          <w:t>Begrippenlijst</w:t>
        </w:r>
        <w:r>
          <w:rPr>
            <w:noProof/>
            <w:webHidden/>
          </w:rPr>
          <w:tab/>
        </w:r>
        <w:r>
          <w:rPr>
            <w:noProof/>
            <w:webHidden/>
          </w:rPr>
          <w:fldChar w:fldCharType="begin"/>
        </w:r>
        <w:r>
          <w:rPr>
            <w:noProof/>
            <w:webHidden/>
          </w:rPr>
          <w:instrText xml:space="preserve"> PAGEREF _Toc130496629 \h </w:instrText>
        </w:r>
        <w:r>
          <w:rPr>
            <w:noProof/>
            <w:webHidden/>
          </w:rPr>
        </w:r>
        <w:r>
          <w:rPr>
            <w:noProof/>
            <w:webHidden/>
          </w:rPr>
          <w:fldChar w:fldCharType="separate"/>
        </w:r>
        <w:r>
          <w:rPr>
            <w:noProof/>
            <w:webHidden/>
          </w:rPr>
          <w:t>11</w:t>
        </w:r>
        <w:r>
          <w:rPr>
            <w:noProof/>
            <w:webHidden/>
          </w:rPr>
          <w:fldChar w:fldCharType="end"/>
        </w:r>
      </w:hyperlink>
    </w:p>
    <w:p w14:paraId="03D38458" w14:textId="6B02DDC5" w:rsidR="00173809" w:rsidRDefault="00173809">
      <w:pPr>
        <w:pStyle w:val="Inhopg1"/>
        <w:rPr>
          <w:rFonts w:eastAsiaTheme="minorEastAsia"/>
          <w:b w:val="0"/>
          <w:noProof/>
          <w:sz w:val="22"/>
          <w:lang w:eastAsia="nl-BE"/>
        </w:rPr>
      </w:pPr>
      <w:hyperlink w:anchor="_Toc130496630" w:history="1">
        <w:r w:rsidRPr="003A33FB">
          <w:rPr>
            <w:rStyle w:val="Hyperlink"/>
            <w:noProof/>
            <w:lang w:val="nl-NL"/>
          </w:rPr>
          <w:t>Inleiding</w:t>
        </w:r>
        <w:r>
          <w:rPr>
            <w:noProof/>
            <w:webHidden/>
          </w:rPr>
          <w:tab/>
        </w:r>
        <w:r>
          <w:rPr>
            <w:noProof/>
            <w:webHidden/>
          </w:rPr>
          <w:fldChar w:fldCharType="begin"/>
        </w:r>
        <w:r>
          <w:rPr>
            <w:noProof/>
            <w:webHidden/>
          </w:rPr>
          <w:instrText xml:space="preserve"> PAGEREF _Toc130496630 \h </w:instrText>
        </w:r>
        <w:r>
          <w:rPr>
            <w:noProof/>
            <w:webHidden/>
          </w:rPr>
        </w:r>
        <w:r>
          <w:rPr>
            <w:noProof/>
            <w:webHidden/>
          </w:rPr>
          <w:fldChar w:fldCharType="separate"/>
        </w:r>
        <w:r>
          <w:rPr>
            <w:noProof/>
            <w:webHidden/>
          </w:rPr>
          <w:t>12</w:t>
        </w:r>
        <w:r>
          <w:rPr>
            <w:noProof/>
            <w:webHidden/>
          </w:rPr>
          <w:fldChar w:fldCharType="end"/>
        </w:r>
      </w:hyperlink>
    </w:p>
    <w:p w14:paraId="6488D844" w14:textId="40BC42CF" w:rsidR="00173809" w:rsidRDefault="00173809">
      <w:pPr>
        <w:pStyle w:val="Inhopg2"/>
        <w:tabs>
          <w:tab w:val="left" w:pos="851"/>
          <w:tab w:val="right" w:pos="9062"/>
        </w:tabs>
        <w:rPr>
          <w:rFonts w:eastAsiaTheme="minorEastAsia"/>
          <w:b w:val="0"/>
          <w:noProof/>
          <w:sz w:val="22"/>
          <w:lang w:eastAsia="nl-BE"/>
        </w:rPr>
      </w:pPr>
      <w:hyperlink w:anchor="_Toc130496631" w:history="1">
        <w:r w:rsidRPr="003A33FB">
          <w:rPr>
            <w:rStyle w:val="Hyperlink"/>
            <w:noProof/>
            <w:lang w:val="nl-NL"/>
          </w:rPr>
          <w:t>1</w:t>
        </w:r>
        <w:r>
          <w:rPr>
            <w:rFonts w:eastAsiaTheme="minorEastAsia"/>
            <w:b w:val="0"/>
            <w:noProof/>
            <w:sz w:val="22"/>
            <w:lang w:eastAsia="nl-BE"/>
          </w:rPr>
          <w:tab/>
        </w:r>
        <w:r w:rsidRPr="003A33FB">
          <w:rPr>
            <w:rStyle w:val="Hyperlink"/>
            <w:noProof/>
            <w:lang w:val="nl-NL"/>
          </w:rPr>
          <w:t>Onderzoek</w:t>
        </w:r>
        <w:r>
          <w:rPr>
            <w:noProof/>
            <w:webHidden/>
          </w:rPr>
          <w:tab/>
        </w:r>
        <w:r>
          <w:rPr>
            <w:noProof/>
            <w:webHidden/>
          </w:rPr>
          <w:fldChar w:fldCharType="begin"/>
        </w:r>
        <w:r>
          <w:rPr>
            <w:noProof/>
            <w:webHidden/>
          </w:rPr>
          <w:instrText xml:space="preserve"> PAGEREF _Toc130496631 \h </w:instrText>
        </w:r>
        <w:r>
          <w:rPr>
            <w:noProof/>
            <w:webHidden/>
          </w:rPr>
        </w:r>
        <w:r>
          <w:rPr>
            <w:noProof/>
            <w:webHidden/>
          </w:rPr>
          <w:fldChar w:fldCharType="separate"/>
        </w:r>
        <w:r>
          <w:rPr>
            <w:noProof/>
            <w:webHidden/>
          </w:rPr>
          <w:t>13</w:t>
        </w:r>
        <w:r>
          <w:rPr>
            <w:noProof/>
            <w:webHidden/>
          </w:rPr>
          <w:fldChar w:fldCharType="end"/>
        </w:r>
      </w:hyperlink>
    </w:p>
    <w:p w14:paraId="70DDA0A9" w14:textId="0BFE6803" w:rsidR="00173809" w:rsidRDefault="00173809">
      <w:pPr>
        <w:pStyle w:val="Inhopg3"/>
        <w:tabs>
          <w:tab w:val="left" w:pos="851"/>
          <w:tab w:val="right" w:pos="9062"/>
        </w:tabs>
        <w:rPr>
          <w:rFonts w:eastAsiaTheme="minorEastAsia"/>
          <w:b w:val="0"/>
          <w:noProof/>
          <w:lang w:eastAsia="nl-BE"/>
        </w:rPr>
      </w:pPr>
      <w:hyperlink w:anchor="_Toc130496632" w:history="1">
        <w:r w:rsidRPr="003A33FB">
          <w:rPr>
            <w:rStyle w:val="Hyperlink"/>
            <w:noProof/>
            <w:lang w:val="nl-NL"/>
          </w:rPr>
          <w:t>1.1</w:t>
        </w:r>
        <w:r>
          <w:rPr>
            <w:rFonts w:eastAsiaTheme="minorEastAsia"/>
            <w:b w:val="0"/>
            <w:noProof/>
            <w:lang w:eastAsia="nl-BE"/>
          </w:rPr>
          <w:tab/>
        </w:r>
        <w:r w:rsidRPr="003A33FB">
          <w:rPr>
            <w:rStyle w:val="Hyperlink"/>
            <w:noProof/>
            <w:lang w:val="nl-NL"/>
          </w:rPr>
          <w:t>Motoren</w:t>
        </w:r>
        <w:r>
          <w:rPr>
            <w:noProof/>
            <w:webHidden/>
          </w:rPr>
          <w:tab/>
        </w:r>
        <w:r>
          <w:rPr>
            <w:noProof/>
            <w:webHidden/>
          </w:rPr>
          <w:fldChar w:fldCharType="begin"/>
        </w:r>
        <w:r>
          <w:rPr>
            <w:noProof/>
            <w:webHidden/>
          </w:rPr>
          <w:instrText xml:space="preserve"> PAGEREF _Toc130496632 \h </w:instrText>
        </w:r>
        <w:r>
          <w:rPr>
            <w:noProof/>
            <w:webHidden/>
          </w:rPr>
        </w:r>
        <w:r>
          <w:rPr>
            <w:noProof/>
            <w:webHidden/>
          </w:rPr>
          <w:fldChar w:fldCharType="separate"/>
        </w:r>
        <w:r>
          <w:rPr>
            <w:noProof/>
            <w:webHidden/>
          </w:rPr>
          <w:t>13</w:t>
        </w:r>
        <w:r>
          <w:rPr>
            <w:noProof/>
            <w:webHidden/>
          </w:rPr>
          <w:fldChar w:fldCharType="end"/>
        </w:r>
      </w:hyperlink>
    </w:p>
    <w:p w14:paraId="01696C2F" w14:textId="0F281E16" w:rsidR="00173809" w:rsidRDefault="00173809">
      <w:pPr>
        <w:pStyle w:val="Inhopg4"/>
        <w:tabs>
          <w:tab w:val="right" w:pos="9062"/>
        </w:tabs>
        <w:rPr>
          <w:rFonts w:eastAsiaTheme="minorEastAsia"/>
          <w:noProof/>
          <w:sz w:val="22"/>
          <w:lang w:eastAsia="nl-BE"/>
        </w:rPr>
      </w:pPr>
      <w:hyperlink w:anchor="_Toc130496633" w:history="1">
        <w:r w:rsidRPr="003A33FB">
          <w:rPr>
            <w:rStyle w:val="Hyperlink"/>
            <w:noProof/>
          </w:rPr>
          <w:t>1.1.1</w:t>
        </w:r>
        <w:r>
          <w:rPr>
            <w:rFonts w:eastAsiaTheme="minorEastAsia"/>
            <w:noProof/>
            <w:sz w:val="22"/>
            <w:lang w:eastAsia="nl-BE"/>
          </w:rPr>
          <w:tab/>
        </w:r>
        <w:r w:rsidRPr="003A33FB">
          <w:rPr>
            <w:rStyle w:val="Hyperlink"/>
            <w:noProof/>
            <w:lang w:val="nl-NL"/>
          </w:rPr>
          <w:t>Stappenmotor</w:t>
        </w:r>
        <w:r>
          <w:rPr>
            <w:noProof/>
            <w:webHidden/>
          </w:rPr>
          <w:tab/>
        </w:r>
        <w:r>
          <w:rPr>
            <w:noProof/>
            <w:webHidden/>
          </w:rPr>
          <w:fldChar w:fldCharType="begin"/>
        </w:r>
        <w:r>
          <w:rPr>
            <w:noProof/>
            <w:webHidden/>
          </w:rPr>
          <w:instrText xml:space="preserve"> PAGEREF _Toc130496633 \h </w:instrText>
        </w:r>
        <w:r>
          <w:rPr>
            <w:noProof/>
            <w:webHidden/>
          </w:rPr>
        </w:r>
        <w:r>
          <w:rPr>
            <w:noProof/>
            <w:webHidden/>
          </w:rPr>
          <w:fldChar w:fldCharType="separate"/>
        </w:r>
        <w:r>
          <w:rPr>
            <w:noProof/>
            <w:webHidden/>
          </w:rPr>
          <w:t>14</w:t>
        </w:r>
        <w:r>
          <w:rPr>
            <w:noProof/>
            <w:webHidden/>
          </w:rPr>
          <w:fldChar w:fldCharType="end"/>
        </w:r>
      </w:hyperlink>
    </w:p>
    <w:p w14:paraId="4467F30F" w14:textId="3EBF38D7" w:rsidR="00173809" w:rsidRDefault="00173809">
      <w:pPr>
        <w:pStyle w:val="Inhopg4"/>
        <w:tabs>
          <w:tab w:val="right" w:pos="9062"/>
        </w:tabs>
        <w:rPr>
          <w:rFonts w:eastAsiaTheme="minorEastAsia"/>
          <w:noProof/>
          <w:sz w:val="22"/>
          <w:lang w:eastAsia="nl-BE"/>
        </w:rPr>
      </w:pPr>
      <w:hyperlink w:anchor="_Toc130496634" w:history="1">
        <w:r w:rsidRPr="003A33FB">
          <w:rPr>
            <w:rStyle w:val="Hyperlink"/>
            <w:noProof/>
            <w:lang w:val="nl-NL"/>
          </w:rPr>
          <w:t>1.1.2</w:t>
        </w:r>
        <w:r>
          <w:rPr>
            <w:rFonts w:eastAsiaTheme="minorEastAsia"/>
            <w:noProof/>
            <w:sz w:val="22"/>
            <w:lang w:eastAsia="nl-BE"/>
          </w:rPr>
          <w:tab/>
        </w:r>
        <w:r w:rsidRPr="003A33FB">
          <w:rPr>
            <w:rStyle w:val="Hyperlink"/>
            <w:noProof/>
            <w:lang w:val="nl-NL"/>
          </w:rPr>
          <w:t>Servomotor</w:t>
        </w:r>
        <w:r>
          <w:rPr>
            <w:noProof/>
            <w:webHidden/>
          </w:rPr>
          <w:tab/>
        </w:r>
        <w:r>
          <w:rPr>
            <w:noProof/>
            <w:webHidden/>
          </w:rPr>
          <w:fldChar w:fldCharType="begin"/>
        </w:r>
        <w:r>
          <w:rPr>
            <w:noProof/>
            <w:webHidden/>
          </w:rPr>
          <w:instrText xml:space="preserve"> PAGEREF _Toc130496634 \h </w:instrText>
        </w:r>
        <w:r>
          <w:rPr>
            <w:noProof/>
            <w:webHidden/>
          </w:rPr>
        </w:r>
        <w:r>
          <w:rPr>
            <w:noProof/>
            <w:webHidden/>
          </w:rPr>
          <w:fldChar w:fldCharType="separate"/>
        </w:r>
        <w:r>
          <w:rPr>
            <w:noProof/>
            <w:webHidden/>
          </w:rPr>
          <w:t>14</w:t>
        </w:r>
        <w:r>
          <w:rPr>
            <w:noProof/>
            <w:webHidden/>
          </w:rPr>
          <w:fldChar w:fldCharType="end"/>
        </w:r>
      </w:hyperlink>
    </w:p>
    <w:p w14:paraId="62E451D4" w14:textId="4FAD9C95" w:rsidR="00173809" w:rsidRDefault="00173809">
      <w:pPr>
        <w:pStyle w:val="Inhopg4"/>
        <w:tabs>
          <w:tab w:val="right" w:pos="9062"/>
        </w:tabs>
        <w:rPr>
          <w:rFonts w:eastAsiaTheme="minorEastAsia"/>
          <w:noProof/>
          <w:sz w:val="22"/>
          <w:lang w:eastAsia="nl-BE"/>
        </w:rPr>
      </w:pPr>
      <w:hyperlink w:anchor="_Toc130496635" w:history="1">
        <w:r w:rsidRPr="003A33FB">
          <w:rPr>
            <w:rStyle w:val="Hyperlink"/>
            <w:noProof/>
            <w:lang w:val="nl-NL"/>
          </w:rPr>
          <w:t>1.1.3</w:t>
        </w:r>
        <w:r>
          <w:rPr>
            <w:rFonts w:eastAsiaTheme="minorEastAsia"/>
            <w:noProof/>
            <w:sz w:val="22"/>
            <w:lang w:eastAsia="nl-BE"/>
          </w:rPr>
          <w:tab/>
        </w:r>
        <w:r w:rsidRPr="003A33FB">
          <w:rPr>
            <w:rStyle w:val="Hyperlink"/>
            <w:noProof/>
            <w:lang w:val="nl-NL"/>
          </w:rPr>
          <w:t>DC motoren</w:t>
        </w:r>
        <w:r>
          <w:rPr>
            <w:noProof/>
            <w:webHidden/>
          </w:rPr>
          <w:tab/>
        </w:r>
        <w:r>
          <w:rPr>
            <w:noProof/>
            <w:webHidden/>
          </w:rPr>
          <w:fldChar w:fldCharType="begin"/>
        </w:r>
        <w:r>
          <w:rPr>
            <w:noProof/>
            <w:webHidden/>
          </w:rPr>
          <w:instrText xml:space="preserve"> PAGEREF _Toc130496635 \h </w:instrText>
        </w:r>
        <w:r>
          <w:rPr>
            <w:noProof/>
            <w:webHidden/>
          </w:rPr>
        </w:r>
        <w:r>
          <w:rPr>
            <w:noProof/>
            <w:webHidden/>
          </w:rPr>
          <w:fldChar w:fldCharType="separate"/>
        </w:r>
        <w:r>
          <w:rPr>
            <w:noProof/>
            <w:webHidden/>
          </w:rPr>
          <w:t>14</w:t>
        </w:r>
        <w:r>
          <w:rPr>
            <w:noProof/>
            <w:webHidden/>
          </w:rPr>
          <w:fldChar w:fldCharType="end"/>
        </w:r>
      </w:hyperlink>
    </w:p>
    <w:p w14:paraId="6C240CFA" w14:textId="30BE8511" w:rsidR="00173809" w:rsidRDefault="00173809">
      <w:pPr>
        <w:pStyle w:val="Inhopg4"/>
        <w:tabs>
          <w:tab w:val="right" w:pos="9062"/>
        </w:tabs>
        <w:rPr>
          <w:rFonts w:eastAsiaTheme="minorEastAsia"/>
          <w:noProof/>
          <w:sz w:val="22"/>
          <w:lang w:eastAsia="nl-BE"/>
        </w:rPr>
      </w:pPr>
      <w:hyperlink w:anchor="_Toc130496636" w:history="1">
        <w:r w:rsidRPr="003A33FB">
          <w:rPr>
            <w:rStyle w:val="Hyperlink"/>
            <w:noProof/>
            <w:lang w:val="nl-NL"/>
          </w:rPr>
          <w:t>1.1.4</w:t>
        </w:r>
        <w:r>
          <w:rPr>
            <w:rFonts w:eastAsiaTheme="minorEastAsia"/>
            <w:noProof/>
            <w:sz w:val="22"/>
            <w:lang w:eastAsia="nl-BE"/>
          </w:rPr>
          <w:tab/>
        </w:r>
        <w:r w:rsidRPr="003A33FB">
          <w:rPr>
            <w:rStyle w:val="Hyperlink"/>
            <w:noProof/>
            <w:lang w:val="nl-NL"/>
          </w:rPr>
          <w:t>Brushless DC motoren</w:t>
        </w:r>
        <w:r>
          <w:rPr>
            <w:noProof/>
            <w:webHidden/>
          </w:rPr>
          <w:tab/>
        </w:r>
        <w:r>
          <w:rPr>
            <w:noProof/>
            <w:webHidden/>
          </w:rPr>
          <w:fldChar w:fldCharType="begin"/>
        </w:r>
        <w:r>
          <w:rPr>
            <w:noProof/>
            <w:webHidden/>
          </w:rPr>
          <w:instrText xml:space="preserve"> PAGEREF _Toc130496636 \h </w:instrText>
        </w:r>
        <w:r>
          <w:rPr>
            <w:noProof/>
            <w:webHidden/>
          </w:rPr>
        </w:r>
        <w:r>
          <w:rPr>
            <w:noProof/>
            <w:webHidden/>
          </w:rPr>
          <w:fldChar w:fldCharType="separate"/>
        </w:r>
        <w:r>
          <w:rPr>
            <w:noProof/>
            <w:webHidden/>
          </w:rPr>
          <w:t>14</w:t>
        </w:r>
        <w:r>
          <w:rPr>
            <w:noProof/>
            <w:webHidden/>
          </w:rPr>
          <w:fldChar w:fldCharType="end"/>
        </w:r>
      </w:hyperlink>
    </w:p>
    <w:p w14:paraId="3E12C04A" w14:textId="14ACFC51" w:rsidR="00173809" w:rsidRDefault="00173809">
      <w:pPr>
        <w:pStyle w:val="Inhopg3"/>
        <w:tabs>
          <w:tab w:val="left" w:pos="851"/>
          <w:tab w:val="right" w:pos="9062"/>
        </w:tabs>
        <w:rPr>
          <w:rFonts w:eastAsiaTheme="minorEastAsia"/>
          <w:b w:val="0"/>
          <w:noProof/>
          <w:lang w:eastAsia="nl-BE"/>
        </w:rPr>
      </w:pPr>
      <w:hyperlink w:anchor="_Toc130496637" w:history="1">
        <w:r w:rsidRPr="003A33FB">
          <w:rPr>
            <w:rStyle w:val="Hyperlink"/>
            <w:noProof/>
            <w:lang w:val="nl-NL"/>
          </w:rPr>
          <w:t>1.2</w:t>
        </w:r>
        <w:r>
          <w:rPr>
            <w:rFonts w:eastAsiaTheme="minorEastAsia"/>
            <w:b w:val="0"/>
            <w:noProof/>
            <w:lang w:eastAsia="nl-BE"/>
          </w:rPr>
          <w:tab/>
        </w:r>
        <w:r w:rsidRPr="003A33FB">
          <w:rPr>
            <w:rStyle w:val="Hyperlink"/>
            <w:noProof/>
            <w:lang w:val="nl-NL"/>
          </w:rPr>
          <w:t>Sensoren</w:t>
        </w:r>
        <w:r>
          <w:rPr>
            <w:noProof/>
            <w:webHidden/>
          </w:rPr>
          <w:tab/>
        </w:r>
        <w:r>
          <w:rPr>
            <w:noProof/>
            <w:webHidden/>
          </w:rPr>
          <w:fldChar w:fldCharType="begin"/>
        </w:r>
        <w:r>
          <w:rPr>
            <w:noProof/>
            <w:webHidden/>
          </w:rPr>
          <w:instrText xml:space="preserve"> PAGEREF _Toc130496637 \h </w:instrText>
        </w:r>
        <w:r>
          <w:rPr>
            <w:noProof/>
            <w:webHidden/>
          </w:rPr>
        </w:r>
        <w:r>
          <w:rPr>
            <w:noProof/>
            <w:webHidden/>
          </w:rPr>
          <w:fldChar w:fldCharType="separate"/>
        </w:r>
        <w:r>
          <w:rPr>
            <w:noProof/>
            <w:webHidden/>
          </w:rPr>
          <w:t>17</w:t>
        </w:r>
        <w:r>
          <w:rPr>
            <w:noProof/>
            <w:webHidden/>
          </w:rPr>
          <w:fldChar w:fldCharType="end"/>
        </w:r>
      </w:hyperlink>
    </w:p>
    <w:p w14:paraId="7067BF41" w14:textId="651890AF" w:rsidR="00173809" w:rsidRDefault="00173809">
      <w:pPr>
        <w:pStyle w:val="Inhopg4"/>
        <w:tabs>
          <w:tab w:val="right" w:pos="9062"/>
        </w:tabs>
        <w:rPr>
          <w:rFonts w:eastAsiaTheme="minorEastAsia"/>
          <w:noProof/>
          <w:sz w:val="22"/>
          <w:lang w:eastAsia="nl-BE"/>
        </w:rPr>
      </w:pPr>
      <w:hyperlink w:anchor="_Toc130496638" w:history="1">
        <w:r w:rsidRPr="003A33FB">
          <w:rPr>
            <w:rStyle w:val="Hyperlink"/>
            <w:noProof/>
            <w:lang w:val="nl-NL"/>
          </w:rPr>
          <w:t>1.2.1</w:t>
        </w:r>
        <w:r>
          <w:rPr>
            <w:rFonts w:eastAsiaTheme="minorEastAsia"/>
            <w:noProof/>
            <w:sz w:val="22"/>
            <w:lang w:eastAsia="nl-BE"/>
          </w:rPr>
          <w:tab/>
        </w:r>
        <w:r w:rsidRPr="003A33FB">
          <w:rPr>
            <w:rStyle w:val="Hyperlink"/>
            <w:noProof/>
            <w:lang w:val="nl-NL"/>
          </w:rPr>
          <w:t>Voeding</w:t>
        </w:r>
        <w:r>
          <w:rPr>
            <w:noProof/>
            <w:webHidden/>
          </w:rPr>
          <w:tab/>
        </w:r>
        <w:r>
          <w:rPr>
            <w:noProof/>
            <w:webHidden/>
          </w:rPr>
          <w:fldChar w:fldCharType="begin"/>
        </w:r>
        <w:r>
          <w:rPr>
            <w:noProof/>
            <w:webHidden/>
          </w:rPr>
          <w:instrText xml:space="preserve"> PAGEREF _Toc130496638 \h </w:instrText>
        </w:r>
        <w:r>
          <w:rPr>
            <w:noProof/>
            <w:webHidden/>
          </w:rPr>
        </w:r>
        <w:r>
          <w:rPr>
            <w:noProof/>
            <w:webHidden/>
          </w:rPr>
          <w:fldChar w:fldCharType="separate"/>
        </w:r>
        <w:r>
          <w:rPr>
            <w:noProof/>
            <w:webHidden/>
          </w:rPr>
          <w:t>19</w:t>
        </w:r>
        <w:r>
          <w:rPr>
            <w:noProof/>
            <w:webHidden/>
          </w:rPr>
          <w:fldChar w:fldCharType="end"/>
        </w:r>
      </w:hyperlink>
    </w:p>
    <w:p w14:paraId="572121CA" w14:textId="5ECAD752" w:rsidR="00173809" w:rsidRDefault="00173809">
      <w:pPr>
        <w:pStyle w:val="Inhopg4"/>
        <w:tabs>
          <w:tab w:val="right" w:pos="9062"/>
        </w:tabs>
        <w:rPr>
          <w:rFonts w:eastAsiaTheme="minorEastAsia"/>
          <w:noProof/>
          <w:sz w:val="22"/>
          <w:lang w:eastAsia="nl-BE"/>
        </w:rPr>
      </w:pPr>
      <w:hyperlink w:anchor="_Toc130496639" w:history="1">
        <w:r w:rsidRPr="003A33FB">
          <w:rPr>
            <w:rStyle w:val="Hyperlink"/>
            <w:noProof/>
            <w:lang w:val="nl-NL"/>
          </w:rPr>
          <w:t>1.2.2</w:t>
        </w:r>
        <w:r>
          <w:rPr>
            <w:rFonts w:eastAsiaTheme="minorEastAsia"/>
            <w:noProof/>
            <w:sz w:val="22"/>
            <w:lang w:eastAsia="nl-BE"/>
          </w:rPr>
          <w:tab/>
        </w:r>
        <w:r w:rsidRPr="003A33FB">
          <w:rPr>
            <w:rStyle w:val="Hyperlink"/>
            <w:noProof/>
            <w:lang w:val="nl-NL"/>
          </w:rPr>
          <w:t>Communicatie</w:t>
        </w:r>
        <w:r>
          <w:rPr>
            <w:noProof/>
            <w:webHidden/>
          </w:rPr>
          <w:tab/>
        </w:r>
        <w:r>
          <w:rPr>
            <w:noProof/>
            <w:webHidden/>
          </w:rPr>
          <w:fldChar w:fldCharType="begin"/>
        </w:r>
        <w:r>
          <w:rPr>
            <w:noProof/>
            <w:webHidden/>
          </w:rPr>
          <w:instrText xml:space="preserve"> PAGEREF _Toc130496639 \h </w:instrText>
        </w:r>
        <w:r>
          <w:rPr>
            <w:noProof/>
            <w:webHidden/>
          </w:rPr>
        </w:r>
        <w:r>
          <w:rPr>
            <w:noProof/>
            <w:webHidden/>
          </w:rPr>
          <w:fldChar w:fldCharType="separate"/>
        </w:r>
        <w:r>
          <w:rPr>
            <w:noProof/>
            <w:webHidden/>
          </w:rPr>
          <w:t>21</w:t>
        </w:r>
        <w:r>
          <w:rPr>
            <w:noProof/>
            <w:webHidden/>
          </w:rPr>
          <w:fldChar w:fldCharType="end"/>
        </w:r>
      </w:hyperlink>
    </w:p>
    <w:p w14:paraId="2D1A21EB" w14:textId="78750BC5" w:rsidR="00173809" w:rsidRDefault="00173809">
      <w:pPr>
        <w:pStyle w:val="Inhopg4"/>
        <w:tabs>
          <w:tab w:val="right" w:pos="9062"/>
        </w:tabs>
        <w:rPr>
          <w:rFonts w:eastAsiaTheme="minorEastAsia"/>
          <w:noProof/>
          <w:sz w:val="22"/>
          <w:lang w:eastAsia="nl-BE"/>
        </w:rPr>
      </w:pPr>
      <w:hyperlink w:anchor="_Toc130496640" w:history="1">
        <w:r w:rsidRPr="003A33FB">
          <w:rPr>
            <w:rStyle w:val="Hyperlink"/>
            <w:noProof/>
            <w:lang w:val="nl-NL"/>
          </w:rPr>
          <w:t>1.2.3</w:t>
        </w:r>
        <w:r>
          <w:rPr>
            <w:rFonts w:eastAsiaTheme="minorEastAsia"/>
            <w:noProof/>
            <w:sz w:val="22"/>
            <w:lang w:eastAsia="nl-BE"/>
          </w:rPr>
          <w:tab/>
        </w:r>
        <w:r w:rsidRPr="003A33FB">
          <w:rPr>
            <w:rStyle w:val="Hyperlink"/>
            <w:noProof/>
            <w:lang w:val="nl-NL"/>
          </w:rPr>
          <w:t>Programmatiecircuit</w:t>
        </w:r>
        <w:r>
          <w:rPr>
            <w:noProof/>
            <w:webHidden/>
          </w:rPr>
          <w:tab/>
        </w:r>
        <w:r>
          <w:rPr>
            <w:noProof/>
            <w:webHidden/>
          </w:rPr>
          <w:fldChar w:fldCharType="begin"/>
        </w:r>
        <w:r>
          <w:rPr>
            <w:noProof/>
            <w:webHidden/>
          </w:rPr>
          <w:instrText xml:space="preserve"> PAGEREF _Toc130496640 \h </w:instrText>
        </w:r>
        <w:r>
          <w:rPr>
            <w:noProof/>
            <w:webHidden/>
          </w:rPr>
        </w:r>
        <w:r>
          <w:rPr>
            <w:noProof/>
            <w:webHidden/>
          </w:rPr>
          <w:fldChar w:fldCharType="separate"/>
        </w:r>
        <w:r>
          <w:rPr>
            <w:noProof/>
            <w:webHidden/>
          </w:rPr>
          <w:t>21</w:t>
        </w:r>
        <w:r>
          <w:rPr>
            <w:noProof/>
            <w:webHidden/>
          </w:rPr>
          <w:fldChar w:fldCharType="end"/>
        </w:r>
      </w:hyperlink>
    </w:p>
    <w:p w14:paraId="5E93FE8C" w14:textId="7A0D82CC" w:rsidR="00173809" w:rsidRDefault="00173809">
      <w:pPr>
        <w:pStyle w:val="Inhopg4"/>
        <w:tabs>
          <w:tab w:val="right" w:pos="9062"/>
        </w:tabs>
        <w:rPr>
          <w:rFonts w:eastAsiaTheme="minorEastAsia"/>
          <w:noProof/>
          <w:sz w:val="22"/>
          <w:lang w:eastAsia="nl-BE"/>
        </w:rPr>
      </w:pPr>
      <w:hyperlink w:anchor="_Toc130496641" w:history="1">
        <w:r w:rsidRPr="003A33FB">
          <w:rPr>
            <w:rStyle w:val="Hyperlink"/>
            <w:noProof/>
            <w:lang w:val="nl-NL"/>
          </w:rPr>
          <w:t>1.2.4</w:t>
        </w:r>
        <w:r>
          <w:rPr>
            <w:rFonts w:eastAsiaTheme="minorEastAsia"/>
            <w:noProof/>
            <w:sz w:val="22"/>
            <w:lang w:eastAsia="nl-BE"/>
          </w:rPr>
          <w:tab/>
        </w:r>
        <w:r w:rsidRPr="003A33FB">
          <w:rPr>
            <w:rStyle w:val="Hyperlink"/>
            <w:noProof/>
            <w:lang w:val="nl-NL"/>
          </w:rPr>
          <w:t>Sensor voor het aansturen van de stappenmotor</w:t>
        </w:r>
        <w:r>
          <w:rPr>
            <w:noProof/>
            <w:webHidden/>
          </w:rPr>
          <w:tab/>
        </w:r>
        <w:r>
          <w:rPr>
            <w:noProof/>
            <w:webHidden/>
          </w:rPr>
          <w:fldChar w:fldCharType="begin"/>
        </w:r>
        <w:r>
          <w:rPr>
            <w:noProof/>
            <w:webHidden/>
          </w:rPr>
          <w:instrText xml:space="preserve"> PAGEREF _Toc130496641 \h </w:instrText>
        </w:r>
        <w:r>
          <w:rPr>
            <w:noProof/>
            <w:webHidden/>
          </w:rPr>
        </w:r>
        <w:r>
          <w:rPr>
            <w:noProof/>
            <w:webHidden/>
          </w:rPr>
          <w:fldChar w:fldCharType="separate"/>
        </w:r>
        <w:r>
          <w:rPr>
            <w:noProof/>
            <w:webHidden/>
          </w:rPr>
          <w:t>22</w:t>
        </w:r>
        <w:r>
          <w:rPr>
            <w:noProof/>
            <w:webHidden/>
          </w:rPr>
          <w:fldChar w:fldCharType="end"/>
        </w:r>
      </w:hyperlink>
    </w:p>
    <w:p w14:paraId="6E993A51" w14:textId="08921640" w:rsidR="00173809" w:rsidRDefault="00173809">
      <w:pPr>
        <w:pStyle w:val="Inhopg3"/>
        <w:tabs>
          <w:tab w:val="left" w:pos="851"/>
          <w:tab w:val="right" w:pos="9062"/>
        </w:tabs>
        <w:rPr>
          <w:rFonts w:eastAsiaTheme="minorEastAsia"/>
          <w:b w:val="0"/>
          <w:noProof/>
          <w:lang w:eastAsia="nl-BE"/>
        </w:rPr>
      </w:pPr>
      <w:hyperlink w:anchor="_Toc130496642" w:history="1">
        <w:r w:rsidRPr="003A33FB">
          <w:rPr>
            <w:rStyle w:val="Hyperlink"/>
            <w:noProof/>
            <w:lang w:val="nl-NL"/>
          </w:rPr>
          <w:t>1.3</w:t>
        </w:r>
        <w:r>
          <w:rPr>
            <w:rFonts w:eastAsiaTheme="minorEastAsia"/>
            <w:b w:val="0"/>
            <w:noProof/>
            <w:lang w:eastAsia="nl-BE"/>
          </w:rPr>
          <w:tab/>
        </w:r>
        <w:r w:rsidRPr="003A33FB">
          <w:rPr>
            <w:rStyle w:val="Hyperlink"/>
            <w:noProof/>
            <w:lang w:val="nl-NL"/>
          </w:rPr>
          <w:t>Mechanica</w:t>
        </w:r>
        <w:r>
          <w:rPr>
            <w:noProof/>
            <w:webHidden/>
          </w:rPr>
          <w:tab/>
        </w:r>
        <w:r>
          <w:rPr>
            <w:noProof/>
            <w:webHidden/>
          </w:rPr>
          <w:fldChar w:fldCharType="begin"/>
        </w:r>
        <w:r>
          <w:rPr>
            <w:noProof/>
            <w:webHidden/>
          </w:rPr>
          <w:instrText xml:space="preserve"> PAGEREF _Toc130496642 \h </w:instrText>
        </w:r>
        <w:r>
          <w:rPr>
            <w:noProof/>
            <w:webHidden/>
          </w:rPr>
        </w:r>
        <w:r>
          <w:rPr>
            <w:noProof/>
            <w:webHidden/>
          </w:rPr>
          <w:fldChar w:fldCharType="separate"/>
        </w:r>
        <w:r>
          <w:rPr>
            <w:noProof/>
            <w:webHidden/>
          </w:rPr>
          <w:t>23</w:t>
        </w:r>
        <w:r>
          <w:rPr>
            <w:noProof/>
            <w:webHidden/>
          </w:rPr>
          <w:fldChar w:fldCharType="end"/>
        </w:r>
      </w:hyperlink>
    </w:p>
    <w:p w14:paraId="075F2021" w14:textId="0F8AD4D7" w:rsidR="00173809" w:rsidRDefault="00173809">
      <w:pPr>
        <w:pStyle w:val="Inhopg4"/>
        <w:tabs>
          <w:tab w:val="right" w:pos="9062"/>
        </w:tabs>
        <w:rPr>
          <w:rFonts w:eastAsiaTheme="minorEastAsia"/>
          <w:noProof/>
          <w:sz w:val="22"/>
          <w:lang w:eastAsia="nl-BE"/>
        </w:rPr>
      </w:pPr>
      <w:hyperlink w:anchor="_Toc130496643" w:history="1">
        <w:r w:rsidRPr="003A33FB">
          <w:rPr>
            <w:rStyle w:val="Hyperlink"/>
            <w:noProof/>
          </w:rPr>
          <w:t>1.3.1</w:t>
        </w:r>
        <w:r>
          <w:rPr>
            <w:rFonts w:eastAsiaTheme="minorEastAsia"/>
            <w:noProof/>
            <w:sz w:val="22"/>
            <w:lang w:eastAsia="nl-BE"/>
          </w:rPr>
          <w:tab/>
        </w:r>
        <w:r w:rsidRPr="003A33FB">
          <w:rPr>
            <w:rStyle w:val="Hyperlink"/>
            <w:noProof/>
          </w:rPr>
          <w:t>Cartesische robotarm</w:t>
        </w:r>
        <w:r>
          <w:rPr>
            <w:noProof/>
            <w:webHidden/>
          </w:rPr>
          <w:tab/>
        </w:r>
        <w:r>
          <w:rPr>
            <w:noProof/>
            <w:webHidden/>
          </w:rPr>
          <w:fldChar w:fldCharType="begin"/>
        </w:r>
        <w:r>
          <w:rPr>
            <w:noProof/>
            <w:webHidden/>
          </w:rPr>
          <w:instrText xml:space="preserve"> PAGEREF _Toc130496643 \h </w:instrText>
        </w:r>
        <w:r>
          <w:rPr>
            <w:noProof/>
            <w:webHidden/>
          </w:rPr>
        </w:r>
        <w:r>
          <w:rPr>
            <w:noProof/>
            <w:webHidden/>
          </w:rPr>
          <w:fldChar w:fldCharType="separate"/>
        </w:r>
        <w:r>
          <w:rPr>
            <w:noProof/>
            <w:webHidden/>
          </w:rPr>
          <w:t>23</w:t>
        </w:r>
        <w:r>
          <w:rPr>
            <w:noProof/>
            <w:webHidden/>
          </w:rPr>
          <w:fldChar w:fldCharType="end"/>
        </w:r>
      </w:hyperlink>
    </w:p>
    <w:p w14:paraId="67603846" w14:textId="2A06D86D" w:rsidR="00173809" w:rsidRDefault="00173809">
      <w:pPr>
        <w:pStyle w:val="Inhopg4"/>
        <w:tabs>
          <w:tab w:val="right" w:pos="9062"/>
        </w:tabs>
        <w:rPr>
          <w:rFonts w:eastAsiaTheme="minorEastAsia"/>
          <w:noProof/>
          <w:sz w:val="22"/>
          <w:lang w:eastAsia="nl-BE"/>
        </w:rPr>
      </w:pPr>
      <w:hyperlink w:anchor="_Toc130496644" w:history="1">
        <w:r w:rsidRPr="003A33FB">
          <w:rPr>
            <w:rStyle w:val="Hyperlink"/>
            <w:noProof/>
          </w:rPr>
          <w:t>1.3.2</w:t>
        </w:r>
        <w:r>
          <w:rPr>
            <w:rFonts w:eastAsiaTheme="minorEastAsia"/>
            <w:noProof/>
            <w:sz w:val="22"/>
            <w:lang w:eastAsia="nl-BE"/>
          </w:rPr>
          <w:tab/>
        </w:r>
        <w:r w:rsidRPr="003A33FB">
          <w:rPr>
            <w:rStyle w:val="Hyperlink"/>
            <w:noProof/>
          </w:rPr>
          <w:t>Articulated robotarm</w:t>
        </w:r>
        <w:r>
          <w:rPr>
            <w:noProof/>
            <w:webHidden/>
          </w:rPr>
          <w:tab/>
        </w:r>
        <w:r>
          <w:rPr>
            <w:noProof/>
            <w:webHidden/>
          </w:rPr>
          <w:fldChar w:fldCharType="begin"/>
        </w:r>
        <w:r>
          <w:rPr>
            <w:noProof/>
            <w:webHidden/>
          </w:rPr>
          <w:instrText xml:space="preserve"> PAGEREF _Toc130496644 \h </w:instrText>
        </w:r>
        <w:r>
          <w:rPr>
            <w:noProof/>
            <w:webHidden/>
          </w:rPr>
        </w:r>
        <w:r>
          <w:rPr>
            <w:noProof/>
            <w:webHidden/>
          </w:rPr>
          <w:fldChar w:fldCharType="separate"/>
        </w:r>
        <w:r>
          <w:rPr>
            <w:noProof/>
            <w:webHidden/>
          </w:rPr>
          <w:t>24</w:t>
        </w:r>
        <w:r>
          <w:rPr>
            <w:noProof/>
            <w:webHidden/>
          </w:rPr>
          <w:fldChar w:fldCharType="end"/>
        </w:r>
      </w:hyperlink>
    </w:p>
    <w:p w14:paraId="715BCEA9" w14:textId="7782F7DA" w:rsidR="00173809" w:rsidRDefault="00173809">
      <w:pPr>
        <w:pStyle w:val="Inhopg4"/>
        <w:tabs>
          <w:tab w:val="right" w:pos="9062"/>
        </w:tabs>
        <w:rPr>
          <w:rFonts w:eastAsiaTheme="minorEastAsia"/>
          <w:noProof/>
          <w:sz w:val="22"/>
          <w:lang w:eastAsia="nl-BE"/>
        </w:rPr>
      </w:pPr>
      <w:hyperlink w:anchor="_Toc130496645" w:history="1">
        <w:r w:rsidRPr="003A33FB">
          <w:rPr>
            <w:rStyle w:val="Hyperlink"/>
            <w:noProof/>
          </w:rPr>
          <w:t>1.3.3</w:t>
        </w:r>
        <w:r>
          <w:rPr>
            <w:rFonts w:eastAsiaTheme="minorEastAsia"/>
            <w:noProof/>
            <w:sz w:val="22"/>
            <w:lang w:eastAsia="nl-BE"/>
          </w:rPr>
          <w:tab/>
        </w:r>
        <w:r w:rsidRPr="003A33FB">
          <w:rPr>
            <w:rStyle w:val="Hyperlink"/>
            <w:noProof/>
          </w:rPr>
          <w:t>SCARA-robotarm</w:t>
        </w:r>
        <w:r>
          <w:rPr>
            <w:noProof/>
            <w:webHidden/>
          </w:rPr>
          <w:tab/>
        </w:r>
        <w:r>
          <w:rPr>
            <w:noProof/>
            <w:webHidden/>
          </w:rPr>
          <w:fldChar w:fldCharType="begin"/>
        </w:r>
        <w:r>
          <w:rPr>
            <w:noProof/>
            <w:webHidden/>
          </w:rPr>
          <w:instrText xml:space="preserve"> PAGEREF _Toc130496645 \h </w:instrText>
        </w:r>
        <w:r>
          <w:rPr>
            <w:noProof/>
            <w:webHidden/>
          </w:rPr>
        </w:r>
        <w:r>
          <w:rPr>
            <w:noProof/>
            <w:webHidden/>
          </w:rPr>
          <w:fldChar w:fldCharType="separate"/>
        </w:r>
        <w:r>
          <w:rPr>
            <w:noProof/>
            <w:webHidden/>
          </w:rPr>
          <w:t>25</w:t>
        </w:r>
        <w:r>
          <w:rPr>
            <w:noProof/>
            <w:webHidden/>
          </w:rPr>
          <w:fldChar w:fldCharType="end"/>
        </w:r>
      </w:hyperlink>
    </w:p>
    <w:p w14:paraId="6A14258C" w14:textId="29ECDD62" w:rsidR="00173809" w:rsidRDefault="00173809">
      <w:pPr>
        <w:pStyle w:val="Inhopg3"/>
        <w:tabs>
          <w:tab w:val="left" w:pos="851"/>
          <w:tab w:val="right" w:pos="9062"/>
        </w:tabs>
        <w:rPr>
          <w:rFonts w:eastAsiaTheme="minorEastAsia"/>
          <w:b w:val="0"/>
          <w:noProof/>
          <w:lang w:eastAsia="nl-BE"/>
        </w:rPr>
      </w:pPr>
      <w:hyperlink w:anchor="_Toc130496646" w:history="1">
        <w:r w:rsidRPr="003A33FB">
          <w:rPr>
            <w:rStyle w:val="Hyperlink"/>
            <w:noProof/>
            <w:lang w:val="nl-NL"/>
          </w:rPr>
          <w:t>1.4</w:t>
        </w:r>
        <w:r>
          <w:rPr>
            <w:rFonts w:eastAsiaTheme="minorEastAsia"/>
            <w:b w:val="0"/>
            <w:noProof/>
            <w:lang w:eastAsia="nl-BE"/>
          </w:rPr>
          <w:tab/>
        </w:r>
        <w:r w:rsidRPr="003A33FB">
          <w:rPr>
            <w:rStyle w:val="Hyperlink"/>
            <w:noProof/>
            <w:lang w:val="nl-NL"/>
          </w:rPr>
          <w:t>Veiligheid</w:t>
        </w:r>
        <w:r>
          <w:rPr>
            <w:noProof/>
            <w:webHidden/>
          </w:rPr>
          <w:tab/>
        </w:r>
        <w:r>
          <w:rPr>
            <w:noProof/>
            <w:webHidden/>
          </w:rPr>
          <w:fldChar w:fldCharType="begin"/>
        </w:r>
        <w:r>
          <w:rPr>
            <w:noProof/>
            <w:webHidden/>
          </w:rPr>
          <w:instrText xml:space="preserve"> PAGEREF _Toc130496646 \h </w:instrText>
        </w:r>
        <w:r>
          <w:rPr>
            <w:noProof/>
            <w:webHidden/>
          </w:rPr>
        </w:r>
        <w:r>
          <w:rPr>
            <w:noProof/>
            <w:webHidden/>
          </w:rPr>
          <w:fldChar w:fldCharType="separate"/>
        </w:r>
        <w:r>
          <w:rPr>
            <w:noProof/>
            <w:webHidden/>
          </w:rPr>
          <w:t>26</w:t>
        </w:r>
        <w:r>
          <w:rPr>
            <w:noProof/>
            <w:webHidden/>
          </w:rPr>
          <w:fldChar w:fldCharType="end"/>
        </w:r>
      </w:hyperlink>
    </w:p>
    <w:p w14:paraId="21F16B51" w14:textId="0FF6EDCD" w:rsidR="00173809" w:rsidRDefault="00173809">
      <w:pPr>
        <w:pStyle w:val="Inhopg3"/>
        <w:tabs>
          <w:tab w:val="left" w:pos="851"/>
          <w:tab w:val="right" w:pos="9062"/>
        </w:tabs>
        <w:rPr>
          <w:rFonts w:eastAsiaTheme="minorEastAsia"/>
          <w:b w:val="0"/>
          <w:noProof/>
          <w:lang w:eastAsia="nl-BE"/>
        </w:rPr>
      </w:pPr>
      <w:hyperlink w:anchor="_Toc130496647" w:history="1">
        <w:r w:rsidRPr="003A33FB">
          <w:rPr>
            <w:rStyle w:val="Hyperlink"/>
            <w:noProof/>
            <w:lang w:val="nl-NL"/>
          </w:rPr>
          <w:t>1.5</w:t>
        </w:r>
        <w:r>
          <w:rPr>
            <w:rFonts w:eastAsiaTheme="minorEastAsia"/>
            <w:b w:val="0"/>
            <w:noProof/>
            <w:lang w:eastAsia="nl-BE"/>
          </w:rPr>
          <w:tab/>
        </w:r>
        <w:r w:rsidRPr="003A33FB">
          <w:rPr>
            <w:rStyle w:val="Hyperlink"/>
            <w:noProof/>
            <w:lang w:val="nl-NL"/>
          </w:rPr>
          <w:t>Opzetstuk</w:t>
        </w:r>
        <w:r>
          <w:rPr>
            <w:noProof/>
            <w:webHidden/>
          </w:rPr>
          <w:tab/>
        </w:r>
        <w:r>
          <w:rPr>
            <w:noProof/>
            <w:webHidden/>
          </w:rPr>
          <w:fldChar w:fldCharType="begin"/>
        </w:r>
        <w:r>
          <w:rPr>
            <w:noProof/>
            <w:webHidden/>
          </w:rPr>
          <w:instrText xml:space="preserve"> PAGEREF _Toc130496647 \h </w:instrText>
        </w:r>
        <w:r>
          <w:rPr>
            <w:noProof/>
            <w:webHidden/>
          </w:rPr>
        </w:r>
        <w:r>
          <w:rPr>
            <w:noProof/>
            <w:webHidden/>
          </w:rPr>
          <w:fldChar w:fldCharType="separate"/>
        </w:r>
        <w:r>
          <w:rPr>
            <w:noProof/>
            <w:webHidden/>
          </w:rPr>
          <w:t>27</w:t>
        </w:r>
        <w:r>
          <w:rPr>
            <w:noProof/>
            <w:webHidden/>
          </w:rPr>
          <w:fldChar w:fldCharType="end"/>
        </w:r>
      </w:hyperlink>
    </w:p>
    <w:p w14:paraId="45AEB4C7" w14:textId="466A6F25" w:rsidR="00173809" w:rsidRDefault="00173809">
      <w:pPr>
        <w:pStyle w:val="Inhopg2"/>
        <w:tabs>
          <w:tab w:val="left" w:pos="851"/>
          <w:tab w:val="right" w:pos="9062"/>
        </w:tabs>
        <w:rPr>
          <w:rFonts w:eastAsiaTheme="minorEastAsia"/>
          <w:b w:val="0"/>
          <w:noProof/>
          <w:sz w:val="22"/>
          <w:lang w:eastAsia="nl-BE"/>
        </w:rPr>
      </w:pPr>
      <w:hyperlink w:anchor="_Toc130496648" w:history="1">
        <w:r w:rsidRPr="003A33FB">
          <w:rPr>
            <w:rStyle w:val="Hyperlink"/>
            <w:noProof/>
          </w:rPr>
          <w:t>2</w:t>
        </w:r>
        <w:r>
          <w:rPr>
            <w:rFonts w:eastAsiaTheme="minorEastAsia"/>
            <w:b w:val="0"/>
            <w:noProof/>
            <w:sz w:val="22"/>
            <w:lang w:eastAsia="nl-BE"/>
          </w:rPr>
          <w:tab/>
        </w:r>
        <w:r w:rsidRPr="003A33FB">
          <w:rPr>
            <w:rStyle w:val="Hyperlink"/>
            <w:noProof/>
          </w:rPr>
          <w:t>Ontwerp</w:t>
        </w:r>
        <w:r>
          <w:rPr>
            <w:noProof/>
            <w:webHidden/>
          </w:rPr>
          <w:tab/>
        </w:r>
        <w:r>
          <w:rPr>
            <w:noProof/>
            <w:webHidden/>
          </w:rPr>
          <w:fldChar w:fldCharType="begin"/>
        </w:r>
        <w:r>
          <w:rPr>
            <w:noProof/>
            <w:webHidden/>
          </w:rPr>
          <w:instrText xml:space="preserve"> PAGEREF _Toc130496648 \h </w:instrText>
        </w:r>
        <w:r>
          <w:rPr>
            <w:noProof/>
            <w:webHidden/>
          </w:rPr>
        </w:r>
        <w:r>
          <w:rPr>
            <w:noProof/>
            <w:webHidden/>
          </w:rPr>
          <w:fldChar w:fldCharType="separate"/>
        </w:r>
        <w:r>
          <w:rPr>
            <w:noProof/>
            <w:webHidden/>
          </w:rPr>
          <w:t>29</w:t>
        </w:r>
        <w:r>
          <w:rPr>
            <w:noProof/>
            <w:webHidden/>
          </w:rPr>
          <w:fldChar w:fldCharType="end"/>
        </w:r>
      </w:hyperlink>
    </w:p>
    <w:p w14:paraId="5A5A1287" w14:textId="7F2A52ED" w:rsidR="00173809" w:rsidRDefault="00173809">
      <w:pPr>
        <w:pStyle w:val="Inhopg3"/>
        <w:tabs>
          <w:tab w:val="left" w:pos="851"/>
          <w:tab w:val="right" w:pos="9062"/>
        </w:tabs>
        <w:rPr>
          <w:rFonts w:eastAsiaTheme="minorEastAsia"/>
          <w:b w:val="0"/>
          <w:noProof/>
          <w:lang w:eastAsia="nl-BE"/>
        </w:rPr>
      </w:pPr>
      <w:hyperlink w:anchor="_Toc130496649" w:history="1">
        <w:r w:rsidRPr="003A33FB">
          <w:rPr>
            <w:rStyle w:val="Hyperlink"/>
            <w:noProof/>
          </w:rPr>
          <w:t>2.1</w:t>
        </w:r>
        <w:r>
          <w:rPr>
            <w:rFonts w:eastAsiaTheme="minorEastAsia"/>
            <w:b w:val="0"/>
            <w:noProof/>
            <w:lang w:eastAsia="nl-BE"/>
          </w:rPr>
          <w:tab/>
        </w:r>
        <w:r w:rsidRPr="003A33FB">
          <w:rPr>
            <w:rStyle w:val="Hyperlink"/>
            <w:noProof/>
          </w:rPr>
          <w:t>Blokschema</w:t>
        </w:r>
        <w:r>
          <w:rPr>
            <w:noProof/>
            <w:webHidden/>
          </w:rPr>
          <w:tab/>
        </w:r>
        <w:r>
          <w:rPr>
            <w:noProof/>
            <w:webHidden/>
          </w:rPr>
          <w:fldChar w:fldCharType="begin"/>
        </w:r>
        <w:r>
          <w:rPr>
            <w:noProof/>
            <w:webHidden/>
          </w:rPr>
          <w:instrText xml:space="preserve"> PAGEREF _Toc130496649 \h </w:instrText>
        </w:r>
        <w:r>
          <w:rPr>
            <w:noProof/>
            <w:webHidden/>
          </w:rPr>
        </w:r>
        <w:r>
          <w:rPr>
            <w:noProof/>
            <w:webHidden/>
          </w:rPr>
          <w:fldChar w:fldCharType="separate"/>
        </w:r>
        <w:r>
          <w:rPr>
            <w:noProof/>
            <w:webHidden/>
          </w:rPr>
          <w:t>29</w:t>
        </w:r>
        <w:r>
          <w:rPr>
            <w:noProof/>
            <w:webHidden/>
          </w:rPr>
          <w:fldChar w:fldCharType="end"/>
        </w:r>
      </w:hyperlink>
    </w:p>
    <w:p w14:paraId="4C85B5E2" w14:textId="647E158F" w:rsidR="00173809" w:rsidRDefault="00173809">
      <w:pPr>
        <w:pStyle w:val="Inhopg3"/>
        <w:tabs>
          <w:tab w:val="left" w:pos="851"/>
          <w:tab w:val="right" w:pos="9062"/>
        </w:tabs>
        <w:rPr>
          <w:rFonts w:eastAsiaTheme="minorEastAsia"/>
          <w:b w:val="0"/>
          <w:noProof/>
          <w:lang w:eastAsia="nl-BE"/>
        </w:rPr>
      </w:pPr>
      <w:hyperlink w:anchor="_Toc130496650" w:history="1">
        <w:r w:rsidRPr="003A33FB">
          <w:rPr>
            <w:rStyle w:val="Hyperlink"/>
            <w:noProof/>
          </w:rPr>
          <w:t>2.2</w:t>
        </w:r>
        <w:r>
          <w:rPr>
            <w:rFonts w:eastAsiaTheme="minorEastAsia"/>
            <w:b w:val="0"/>
            <w:noProof/>
            <w:lang w:eastAsia="nl-BE"/>
          </w:rPr>
          <w:tab/>
        </w:r>
        <w:r w:rsidRPr="003A33FB">
          <w:rPr>
            <w:rStyle w:val="Hyperlink"/>
            <w:noProof/>
          </w:rPr>
          <w:t>Componenten</w:t>
        </w:r>
        <w:r>
          <w:rPr>
            <w:noProof/>
            <w:webHidden/>
          </w:rPr>
          <w:tab/>
        </w:r>
        <w:r>
          <w:rPr>
            <w:noProof/>
            <w:webHidden/>
          </w:rPr>
          <w:fldChar w:fldCharType="begin"/>
        </w:r>
        <w:r>
          <w:rPr>
            <w:noProof/>
            <w:webHidden/>
          </w:rPr>
          <w:instrText xml:space="preserve"> PAGEREF _Toc130496650 \h </w:instrText>
        </w:r>
        <w:r>
          <w:rPr>
            <w:noProof/>
            <w:webHidden/>
          </w:rPr>
        </w:r>
        <w:r>
          <w:rPr>
            <w:noProof/>
            <w:webHidden/>
          </w:rPr>
          <w:fldChar w:fldCharType="separate"/>
        </w:r>
        <w:r>
          <w:rPr>
            <w:noProof/>
            <w:webHidden/>
          </w:rPr>
          <w:t>29</w:t>
        </w:r>
        <w:r>
          <w:rPr>
            <w:noProof/>
            <w:webHidden/>
          </w:rPr>
          <w:fldChar w:fldCharType="end"/>
        </w:r>
      </w:hyperlink>
    </w:p>
    <w:p w14:paraId="409F8E12" w14:textId="29A6F7AF" w:rsidR="00173809" w:rsidRDefault="00173809">
      <w:pPr>
        <w:pStyle w:val="Inhopg3"/>
        <w:tabs>
          <w:tab w:val="left" w:pos="851"/>
          <w:tab w:val="right" w:pos="9062"/>
        </w:tabs>
        <w:rPr>
          <w:rFonts w:eastAsiaTheme="minorEastAsia"/>
          <w:b w:val="0"/>
          <w:noProof/>
          <w:lang w:eastAsia="nl-BE"/>
        </w:rPr>
      </w:pPr>
      <w:hyperlink w:anchor="_Toc130496651" w:history="1">
        <w:r w:rsidRPr="003A33FB">
          <w:rPr>
            <w:rStyle w:val="Hyperlink"/>
            <w:noProof/>
          </w:rPr>
          <w:t>2.3</w:t>
        </w:r>
        <w:r>
          <w:rPr>
            <w:rFonts w:eastAsiaTheme="minorEastAsia"/>
            <w:b w:val="0"/>
            <w:noProof/>
            <w:lang w:eastAsia="nl-BE"/>
          </w:rPr>
          <w:tab/>
        </w:r>
        <w:r w:rsidRPr="003A33FB">
          <w:rPr>
            <w:rStyle w:val="Hyperlink"/>
            <w:noProof/>
          </w:rPr>
          <w:t>BOM (Bill of Materials)</w:t>
        </w:r>
        <w:r>
          <w:rPr>
            <w:noProof/>
            <w:webHidden/>
          </w:rPr>
          <w:tab/>
        </w:r>
        <w:r>
          <w:rPr>
            <w:noProof/>
            <w:webHidden/>
          </w:rPr>
          <w:fldChar w:fldCharType="begin"/>
        </w:r>
        <w:r>
          <w:rPr>
            <w:noProof/>
            <w:webHidden/>
          </w:rPr>
          <w:instrText xml:space="preserve"> PAGEREF _Toc130496651 \h </w:instrText>
        </w:r>
        <w:r>
          <w:rPr>
            <w:noProof/>
            <w:webHidden/>
          </w:rPr>
        </w:r>
        <w:r>
          <w:rPr>
            <w:noProof/>
            <w:webHidden/>
          </w:rPr>
          <w:fldChar w:fldCharType="separate"/>
        </w:r>
        <w:r>
          <w:rPr>
            <w:noProof/>
            <w:webHidden/>
          </w:rPr>
          <w:t>29</w:t>
        </w:r>
        <w:r>
          <w:rPr>
            <w:noProof/>
            <w:webHidden/>
          </w:rPr>
          <w:fldChar w:fldCharType="end"/>
        </w:r>
      </w:hyperlink>
    </w:p>
    <w:p w14:paraId="441A22C1" w14:textId="0D0565FC" w:rsidR="00173809" w:rsidRDefault="00173809">
      <w:pPr>
        <w:pStyle w:val="Inhopg3"/>
        <w:tabs>
          <w:tab w:val="left" w:pos="851"/>
          <w:tab w:val="right" w:pos="9062"/>
        </w:tabs>
        <w:rPr>
          <w:rFonts w:eastAsiaTheme="minorEastAsia"/>
          <w:b w:val="0"/>
          <w:noProof/>
          <w:lang w:eastAsia="nl-BE"/>
        </w:rPr>
      </w:pPr>
      <w:hyperlink w:anchor="_Toc130496652" w:history="1">
        <w:r w:rsidRPr="003A33FB">
          <w:rPr>
            <w:rStyle w:val="Hyperlink"/>
            <w:noProof/>
          </w:rPr>
          <w:t>2.4</w:t>
        </w:r>
        <w:r>
          <w:rPr>
            <w:rFonts w:eastAsiaTheme="minorEastAsia"/>
            <w:b w:val="0"/>
            <w:noProof/>
            <w:lang w:eastAsia="nl-BE"/>
          </w:rPr>
          <w:tab/>
        </w:r>
        <w:r w:rsidRPr="003A33FB">
          <w:rPr>
            <w:rStyle w:val="Hyperlink"/>
            <w:noProof/>
          </w:rPr>
          <w:t>Schema</w:t>
        </w:r>
        <w:r>
          <w:rPr>
            <w:noProof/>
            <w:webHidden/>
          </w:rPr>
          <w:tab/>
        </w:r>
        <w:r>
          <w:rPr>
            <w:noProof/>
            <w:webHidden/>
          </w:rPr>
          <w:fldChar w:fldCharType="begin"/>
        </w:r>
        <w:r>
          <w:rPr>
            <w:noProof/>
            <w:webHidden/>
          </w:rPr>
          <w:instrText xml:space="preserve"> PAGEREF _Toc130496652 \h </w:instrText>
        </w:r>
        <w:r>
          <w:rPr>
            <w:noProof/>
            <w:webHidden/>
          </w:rPr>
        </w:r>
        <w:r>
          <w:rPr>
            <w:noProof/>
            <w:webHidden/>
          </w:rPr>
          <w:fldChar w:fldCharType="separate"/>
        </w:r>
        <w:r>
          <w:rPr>
            <w:noProof/>
            <w:webHidden/>
          </w:rPr>
          <w:t>29</w:t>
        </w:r>
        <w:r>
          <w:rPr>
            <w:noProof/>
            <w:webHidden/>
          </w:rPr>
          <w:fldChar w:fldCharType="end"/>
        </w:r>
      </w:hyperlink>
    </w:p>
    <w:p w14:paraId="39B41444" w14:textId="3DF83FFF" w:rsidR="00173809" w:rsidRDefault="00173809">
      <w:pPr>
        <w:pStyle w:val="Inhopg3"/>
        <w:tabs>
          <w:tab w:val="left" w:pos="851"/>
          <w:tab w:val="right" w:pos="9062"/>
        </w:tabs>
        <w:rPr>
          <w:rFonts w:eastAsiaTheme="minorEastAsia"/>
          <w:b w:val="0"/>
          <w:noProof/>
          <w:lang w:eastAsia="nl-BE"/>
        </w:rPr>
      </w:pPr>
      <w:hyperlink w:anchor="_Toc130496653" w:history="1">
        <w:r w:rsidRPr="003A33FB">
          <w:rPr>
            <w:rStyle w:val="Hyperlink"/>
            <w:noProof/>
          </w:rPr>
          <w:t>2.5</w:t>
        </w:r>
        <w:r>
          <w:rPr>
            <w:rFonts w:eastAsiaTheme="minorEastAsia"/>
            <w:b w:val="0"/>
            <w:noProof/>
            <w:lang w:eastAsia="nl-BE"/>
          </w:rPr>
          <w:tab/>
        </w:r>
        <w:r w:rsidRPr="003A33FB">
          <w:rPr>
            <w:rStyle w:val="Hyperlink"/>
            <w:noProof/>
          </w:rPr>
          <w:t>Board design</w:t>
        </w:r>
        <w:r>
          <w:rPr>
            <w:noProof/>
            <w:webHidden/>
          </w:rPr>
          <w:tab/>
        </w:r>
        <w:r>
          <w:rPr>
            <w:noProof/>
            <w:webHidden/>
          </w:rPr>
          <w:fldChar w:fldCharType="begin"/>
        </w:r>
        <w:r>
          <w:rPr>
            <w:noProof/>
            <w:webHidden/>
          </w:rPr>
          <w:instrText xml:space="preserve"> PAGEREF _Toc130496653 \h </w:instrText>
        </w:r>
        <w:r>
          <w:rPr>
            <w:noProof/>
            <w:webHidden/>
          </w:rPr>
        </w:r>
        <w:r>
          <w:rPr>
            <w:noProof/>
            <w:webHidden/>
          </w:rPr>
          <w:fldChar w:fldCharType="separate"/>
        </w:r>
        <w:r>
          <w:rPr>
            <w:noProof/>
            <w:webHidden/>
          </w:rPr>
          <w:t>29</w:t>
        </w:r>
        <w:r>
          <w:rPr>
            <w:noProof/>
            <w:webHidden/>
          </w:rPr>
          <w:fldChar w:fldCharType="end"/>
        </w:r>
      </w:hyperlink>
    </w:p>
    <w:p w14:paraId="4C7A397D" w14:textId="217F1EB8" w:rsidR="00173809" w:rsidRDefault="00173809">
      <w:pPr>
        <w:pStyle w:val="Inhopg2"/>
        <w:tabs>
          <w:tab w:val="left" w:pos="851"/>
          <w:tab w:val="right" w:pos="9062"/>
        </w:tabs>
        <w:rPr>
          <w:rFonts w:eastAsiaTheme="minorEastAsia"/>
          <w:b w:val="0"/>
          <w:noProof/>
          <w:sz w:val="22"/>
          <w:lang w:eastAsia="nl-BE"/>
        </w:rPr>
      </w:pPr>
      <w:hyperlink w:anchor="_Toc130496654" w:history="1">
        <w:r w:rsidRPr="003A33FB">
          <w:rPr>
            <w:rStyle w:val="Hyperlink"/>
            <w:noProof/>
          </w:rPr>
          <w:t>3</w:t>
        </w:r>
        <w:r>
          <w:rPr>
            <w:rFonts w:eastAsiaTheme="minorEastAsia"/>
            <w:b w:val="0"/>
            <w:noProof/>
            <w:sz w:val="22"/>
            <w:lang w:eastAsia="nl-BE"/>
          </w:rPr>
          <w:tab/>
        </w:r>
        <w:r w:rsidRPr="003A33FB">
          <w:rPr>
            <w:rStyle w:val="Hyperlink"/>
            <w:noProof/>
          </w:rPr>
          <w:t>Realisatie</w:t>
        </w:r>
        <w:r>
          <w:rPr>
            <w:noProof/>
            <w:webHidden/>
          </w:rPr>
          <w:tab/>
        </w:r>
        <w:r>
          <w:rPr>
            <w:noProof/>
            <w:webHidden/>
          </w:rPr>
          <w:fldChar w:fldCharType="begin"/>
        </w:r>
        <w:r>
          <w:rPr>
            <w:noProof/>
            <w:webHidden/>
          </w:rPr>
          <w:instrText xml:space="preserve"> PAGEREF _Toc130496654 \h </w:instrText>
        </w:r>
        <w:r>
          <w:rPr>
            <w:noProof/>
            <w:webHidden/>
          </w:rPr>
        </w:r>
        <w:r>
          <w:rPr>
            <w:noProof/>
            <w:webHidden/>
          </w:rPr>
          <w:fldChar w:fldCharType="separate"/>
        </w:r>
        <w:r>
          <w:rPr>
            <w:noProof/>
            <w:webHidden/>
          </w:rPr>
          <w:t>29</w:t>
        </w:r>
        <w:r>
          <w:rPr>
            <w:noProof/>
            <w:webHidden/>
          </w:rPr>
          <w:fldChar w:fldCharType="end"/>
        </w:r>
      </w:hyperlink>
    </w:p>
    <w:p w14:paraId="07FC4083" w14:textId="66EEE0DC" w:rsidR="00173809" w:rsidRDefault="00173809">
      <w:pPr>
        <w:pStyle w:val="Inhopg3"/>
        <w:tabs>
          <w:tab w:val="left" w:pos="851"/>
          <w:tab w:val="right" w:pos="9062"/>
        </w:tabs>
        <w:rPr>
          <w:rFonts w:eastAsiaTheme="minorEastAsia"/>
          <w:b w:val="0"/>
          <w:noProof/>
          <w:lang w:eastAsia="nl-BE"/>
        </w:rPr>
      </w:pPr>
      <w:hyperlink w:anchor="_Toc130496655" w:history="1">
        <w:r w:rsidRPr="003A33FB">
          <w:rPr>
            <w:rStyle w:val="Hyperlink"/>
            <w:noProof/>
          </w:rPr>
          <w:t>3.1</w:t>
        </w:r>
        <w:r>
          <w:rPr>
            <w:rFonts w:eastAsiaTheme="minorEastAsia"/>
            <w:b w:val="0"/>
            <w:noProof/>
            <w:lang w:eastAsia="nl-BE"/>
          </w:rPr>
          <w:tab/>
        </w:r>
        <w:r w:rsidRPr="003A33FB">
          <w:rPr>
            <w:rStyle w:val="Hyperlink"/>
            <w:noProof/>
          </w:rPr>
          <w:t>Bestukking</w:t>
        </w:r>
        <w:r>
          <w:rPr>
            <w:noProof/>
            <w:webHidden/>
          </w:rPr>
          <w:tab/>
        </w:r>
        <w:r>
          <w:rPr>
            <w:noProof/>
            <w:webHidden/>
          </w:rPr>
          <w:fldChar w:fldCharType="begin"/>
        </w:r>
        <w:r>
          <w:rPr>
            <w:noProof/>
            <w:webHidden/>
          </w:rPr>
          <w:instrText xml:space="preserve"> PAGEREF _Toc130496655 \h </w:instrText>
        </w:r>
        <w:r>
          <w:rPr>
            <w:noProof/>
            <w:webHidden/>
          </w:rPr>
        </w:r>
        <w:r>
          <w:rPr>
            <w:noProof/>
            <w:webHidden/>
          </w:rPr>
          <w:fldChar w:fldCharType="separate"/>
        </w:r>
        <w:r>
          <w:rPr>
            <w:noProof/>
            <w:webHidden/>
          </w:rPr>
          <w:t>29</w:t>
        </w:r>
        <w:r>
          <w:rPr>
            <w:noProof/>
            <w:webHidden/>
          </w:rPr>
          <w:fldChar w:fldCharType="end"/>
        </w:r>
      </w:hyperlink>
    </w:p>
    <w:p w14:paraId="73439BBB" w14:textId="642246F3" w:rsidR="00173809" w:rsidRDefault="00173809">
      <w:pPr>
        <w:pStyle w:val="Inhopg3"/>
        <w:tabs>
          <w:tab w:val="left" w:pos="851"/>
          <w:tab w:val="right" w:pos="9062"/>
        </w:tabs>
        <w:rPr>
          <w:rFonts w:eastAsiaTheme="minorEastAsia"/>
          <w:b w:val="0"/>
          <w:noProof/>
          <w:lang w:eastAsia="nl-BE"/>
        </w:rPr>
      </w:pPr>
      <w:hyperlink w:anchor="_Toc130496656" w:history="1">
        <w:r w:rsidRPr="003A33FB">
          <w:rPr>
            <w:rStyle w:val="Hyperlink"/>
            <w:noProof/>
          </w:rPr>
          <w:t>3.2</w:t>
        </w:r>
        <w:r>
          <w:rPr>
            <w:rFonts w:eastAsiaTheme="minorEastAsia"/>
            <w:b w:val="0"/>
            <w:noProof/>
            <w:lang w:eastAsia="nl-BE"/>
          </w:rPr>
          <w:tab/>
        </w:r>
        <w:r w:rsidRPr="003A33FB">
          <w:rPr>
            <w:rStyle w:val="Hyperlink"/>
            <w:noProof/>
          </w:rPr>
          <w:t>Programmatie</w:t>
        </w:r>
        <w:r>
          <w:rPr>
            <w:noProof/>
            <w:webHidden/>
          </w:rPr>
          <w:tab/>
        </w:r>
        <w:r>
          <w:rPr>
            <w:noProof/>
            <w:webHidden/>
          </w:rPr>
          <w:fldChar w:fldCharType="begin"/>
        </w:r>
        <w:r>
          <w:rPr>
            <w:noProof/>
            <w:webHidden/>
          </w:rPr>
          <w:instrText xml:space="preserve"> PAGEREF _Toc130496656 \h </w:instrText>
        </w:r>
        <w:r>
          <w:rPr>
            <w:noProof/>
            <w:webHidden/>
          </w:rPr>
        </w:r>
        <w:r>
          <w:rPr>
            <w:noProof/>
            <w:webHidden/>
          </w:rPr>
          <w:fldChar w:fldCharType="separate"/>
        </w:r>
        <w:r>
          <w:rPr>
            <w:noProof/>
            <w:webHidden/>
          </w:rPr>
          <w:t>29</w:t>
        </w:r>
        <w:r>
          <w:rPr>
            <w:noProof/>
            <w:webHidden/>
          </w:rPr>
          <w:fldChar w:fldCharType="end"/>
        </w:r>
      </w:hyperlink>
    </w:p>
    <w:p w14:paraId="03BA5357" w14:textId="40F8431A" w:rsidR="00173809" w:rsidRDefault="00173809">
      <w:pPr>
        <w:pStyle w:val="Inhopg3"/>
        <w:tabs>
          <w:tab w:val="left" w:pos="851"/>
          <w:tab w:val="right" w:pos="9062"/>
        </w:tabs>
        <w:rPr>
          <w:rFonts w:eastAsiaTheme="minorEastAsia"/>
          <w:b w:val="0"/>
          <w:noProof/>
          <w:lang w:eastAsia="nl-BE"/>
        </w:rPr>
      </w:pPr>
      <w:hyperlink w:anchor="_Toc130496657" w:history="1">
        <w:r w:rsidRPr="003A33FB">
          <w:rPr>
            <w:rStyle w:val="Hyperlink"/>
            <w:noProof/>
          </w:rPr>
          <w:t>3.3</w:t>
        </w:r>
        <w:r>
          <w:rPr>
            <w:rFonts w:eastAsiaTheme="minorEastAsia"/>
            <w:b w:val="0"/>
            <w:noProof/>
            <w:lang w:eastAsia="nl-BE"/>
          </w:rPr>
          <w:tab/>
        </w:r>
        <w:r w:rsidRPr="003A33FB">
          <w:rPr>
            <w:rStyle w:val="Hyperlink"/>
            <w:noProof/>
          </w:rPr>
          <w:t>Motoren</w:t>
        </w:r>
        <w:r>
          <w:rPr>
            <w:noProof/>
            <w:webHidden/>
          </w:rPr>
          <w:tab/>
        </w:r>
        <w:r>
          <w:rPr>
            <w:noProof/>
            <w:webHidden/>
          </w:rPr>
          <w:fldChar w:fldCharType="begin"/>
        </w:r>
        <w:r>
          <w:rPr>
            <w:noProof/>
            <w:webHidden/>
          </w:rPr>
          <w:instrText xml:space="preserve"> PAGEREF _Toc130496657 \h </w:instrText>
        </w:r>
        <w:r>
          <w:rPr>
            <w:noProof/>
            <w:webHidden/>
          </w:rPr>
        </w:r>
        <w:r>
          <w:rPr>
            <w:noProof/>
            <w:webHidden/>
          </w:rPr>
          <w:fldChar w:fldCharType="separate"/>
        </w:r>
        <w:r>
          <w:rPr>
            <w:noProof/>
            <w:webHidden/>
          </w:rPr>
          <w:t>29</w:t>
        </w:r>
        <w:r>
          <w:rPr>
            <w:noProof/>
            <w:webHidden/>
          </w:rPr>
          <w:fldChar w:fldCharType="end"/>
        </w:r>
      </w:hyperlink>
    </w:p>
    <w:p w14:paraId="1E1BF491" w14:textId="135E6583" w:rsidR="00173809" w:rsidRDefault="00173809">
      <w:pPr>
        <w:pStyle w:val="Inhopg2"/>
        <w:tabs>
          <w:tab w:val="left" w:pos="851"/>
          <w:tab w:val="right" w:pos="9062"/>
        </w:tabs>
        <w:rPr>
          <w:rFonts w:eastAsiaTheme="minorEastAsia"/>
          <w:b w:val="0"/>
          <w:noProof/>
          <w:sz w:val="22"/>
          <w:lang w:eastAsia="nl-BE"/>
        </w:rPr>
      </w:pPr>
      <w:hyperlink w:anchor="_Toc130496658" w:history="1">
        <w:r w:rsidRPr="003A33FB">
          <w:rPr>
            <w:rStyle w:val="Hyperlink"/>
            <w:noProof/>
          </w:rPr>
          <w:t>4</w:t>
        </w:r>
        <w:r>
          <w:rPr>
            <w:rFonts w:eastAsiaTheme="minorEastAsia"/>
            <w:b w:val="0"/>
            <w:noProof/>
            <w:sz w:val="22"/>
            <w:lang w:eastAsia="nl-BE"/>
          </w:rPr>
          <w:tab/>
        </w:r>
        <w:r w:rsidRPr="003A33FB">
          <w:rPr>
            <w:rStyle w:val="Hyperlink"/>
            <w:noProof/>
          </w:rPr>
          <w:t>Testen</w:t>
        </w:r>
        <w:r>
          <w:rPr>
            <w:noProof/>
            <w:webHidden/>
          </w:rPr>
          <w:tab/>
        </w:r>
        <w:r>
          <w:rPr>
            <w:noProof/>
            <w:webHidden/>
          </w:rPr>
          <w:fldChar w:fldCharType="begin"/>
        </w:r>
        <w:r>
          <w:rPr>
            <w:noProof/>
            <w:webHidden/>
          </w:rPr>
          <w:instrText xml:space="preserve"> PAGEREF _Toc130496658 \h </w:instrText>
        </w:r>
        <w:r>
          <w:rPr>
            <w:noProof/>
            <w:webHidden/>
          </w:rPr>
        </w:r>
        <w:r>
          <w:rPr>
            <w:noProof/>
            <w:webHidden/>
          </w:rPr>
          <w:fldChar w:fldCharType="separate"/>
        </w:r>
        <w:r>
          <w:rPr>
            <w:noProof/>
            <w:webHidden/>
          </w:rPr>
          <w:t>29</w:t>
        </w:r>
        <w:r>
          <w:rPr>
            <w:noProof/>
            <w:webHidden/>
          </w:rPr>
          <w:fldChar w:fldCharType="end"/>
        </w:r>
      </w:hyperlink>
    </w:p>
    <w:p w14:paraId="31822EDA" w14:textId="0A8A3DC0" w:rsidR="00173809" w:rsidRDefault="00173809">
      <w:pPr>
        <w:pStyle w:val="Inhopg3"/>
        <w:tabs>
          <w:tab w:val="left" w:pos="851"/>
          <w:tab w:val="right" w:pos="9062"/>
        </w:tabs>
        <w:rPr>
          <w:rFonts w:eastAsiaTheme="minorEastAsia"/>
          <w:b w:val="0"/>
          <w:noProof/>
          <w:lang w:eastAsia="nl-BE"/>
        </w:rPr>
      </w:pPr>
      <w:hyperlink w:anchor="_Toc130496659" w:history="1">
        <w:r w:rsidRPr="003A33FB">
          <w:rPr>
            <w:rStyle w:val="Hyperlink"/>
            <w:noProof/>
          </w:rPr>
          <w:t>4.1</w:t>
        </w:r>
        <w:r>
          <w:rPr>
            <w:rFonts w:eastAsiaTheme="minorEastAsia"/>
            <w:b w:val="0"/>
            <w:noProof/>
            <w:lang w:eastAsia="nl-BE"/>
          </w:rPr>
          <w:tab/>
        </w:r>
        <w:r w:rsidRPr="003A33FB">
          <w:rPr>
            <w:rStyle w:val="Hyperlink"/>
            <w:noProof/>
          </w:rPr>
          <w:t>Connecties</w:t>
        </w:r>
        <w:r>
          <w:rPr>
            <w:noProof/>
            <w:webHidden/>
          </w:rPr>
          <w:tab/>
        </w:r>
        <w:r>
          <w:rPr>
            <w:noProof/>
            <w:webHidden/>
          </w:rPr>
          <w:fldChar w:fldCharType="begin"/>
        </w:r>
        <w:r>
          <w:rPr>
            <w:noProof/>
            <w:webHidden/>
          </w:rPr>
          <w:instrText xml:space="preserve"> PAGEREF _Toc130496659 \h </w:instrText>
        </w:r>
        <w:r>
          <w:rPr>
            <w:noProof/>
            <w:webHidden/>
          </w:rPr>
        </w:r>
        <w:r>
          <w:rPr>
            <w:noProof/>
            <w:webHidden/>
          </w:rPr>
          <w:fldChar w:fldCharType="separate"/>
        </w:r>
        <w:r>
          <w:rPr>
            <w:noProof/>
            <w:webHidden/>
          </w:rPr>
          <w:t>29</w:t>
        </w:r>
        <w:r>
          <w:rPr>
            <w:noProof/>
            <w:webHidden/>
          </w:rPr>
          <w:fldChar w:fldCharType="end"/>
        </w:r>
      </w:hyperlink>
    </w:p>
    <w:p w14:paraId="6A4C224E" w14:textId="4FABF3F1" w:rsidR="00173809" w:rsidRDefault="00173809">
      <w:pPr>
        <w:pStyle w:val="Inhopg3"/>
        <w:tabs>
          <w:tab w:val="left" w:pos="851"/>
          <w:tab w:val="right" w:pos="9062"/>
        </w:tabs>
        <w:rPr>
          <w:rFonts w:eastAsiaTheme="minorEastAsia"/>
          <w:b w:val="0"/>
          <w:noProof/>
          <w:lang w:eastAsia="nl-BE"/>
        </w:rPr>
      </w:pPr>
      <w:hyperlink w:anchor="_Toc130496660" w:history="1">
        <w:r w:rsidRPr="003A33FB">
          <w:rPr>
            <w:rStyle w:val="Hyperlink"/>
            <w:noProof/>
          </w:rPr>
          <w:t>4.2</w:t>
        </w:r>
        <w:r>
          <w:rPr>
            <w:rFonts w:eastAsiaTheme="minorEastAsia"/>
            <w:b w:val="0"/>
            <w:noProof/>
            <w:lang w:eastAsia="nl-BE"/>
          </w:rPr>
          <w:tab/>
        </w:r>
        <w:r w:rsidRPr="003A33FB">
          <w:rPr>
            <w:rStyle w:val="Hyperlink"/>
            <w:noProof/>
          </w:rPr>
          <w:t>Veiligheid</w:t>
        </w:r>
        <w:r>
          <w:rPr>
            <w:noProof/>
            <w:webHidden/>
          </w:rPr>
          <w:tab/>
        </w:r>
        <w:r>
          <w:rPr>
            <w:noProof/>
            <w:webHidden/>
          </w:rPr>
          <w:fldChar w:fldCharType="begin"/>
        </w:r>
        <w:r>
          <w:rPr>
            <w:noProof/>
            <w:webHidden/>
          </w:rPr>
          <w:instrText xml:space="preserve"> PAGEREF _Toc130496660 \h </w:instrText>
        </w:r>
        <w:r>
          <w:rPr>
            <w:noProof/>
            <w:webHidden/>
          </w:rPr>
        </w:r>
        <w:r>
          <w:rPr>
            <w:noProof/>
            <w:webHidden/>
          </w:rPr>
          <w:fldChar w:fldCharType="separate"/>
        </w:r>
        <w:r>
          <w:rPr>
            <w:noProof/>
            <w:webHidden/>
          </w:rPr>
          <w:t>29</w:t>
        </w:r>
        <w:r>
          <w:rPr>
            <w:noProof/>
            <w:webHidden/>
          </w:rPr>
          <w:fldChar w:fldCharType="end"/>
        </w:r>
      </w:hyperlink>
    </w:p>
    <w:p w14:paraId="05CD049F" w14:textId="19F27DE7" w:rsidR="00173809" w:rsidRDefault="00173809">
      <w:pPr>
        <w:pStyle w:val="Inhopg3"/>
        <w:tabs>
          <w:tab w:val="left" w:pos="851"/>
          <w:tab w:val="right" w:pos="9062"/>
        </w:tabs>
        <w:rPr>
          <w:rFonts w:eastAsiaTheme="minorEastAsia"/>
          <w:b w:val="0"/>
          <w:noProof/>
          <w:lang w:eastAsia="nl-BE"/>
        </w:rPr>
      </w:pPr>
      <w:hyperlink w:anchor="_Toc130496661" w:history="1">
        <w:r w:rsidRPr="003A33FB">
          <w:rPr>
            <w:rStyle w:val="Hyperlink"/>
            <w:noProof/>
          </w:rPr>
          <w:t>4.3</w:t>
        </w:r>
        <w:r>
          <w:rPr>
            <w:rFonts w:eastAsiaTheme="minorEastAsia"/>
            <w:b w:val="0"/>
            <w:noProof/>
            <w:lang w:eastAsia="nl-BE"/>
          </w:rPr>
          <w:tab/>
        </w:r>
        <w:r w:rsidRPr="003A33FB">
          <w:rPr>
            <w:rStyle w:val="Hyperlink"/>
            <w:noProof/>
          </w:rPr>
          <w:t>Functionaliteit</w:t>
        </w:r>
        <w:r>
          <w:rPr>
            <w:noProof/>
            <w:webHidden/>
          </w:rPr>
          <w:tab/>
        </w:r>
        <w:r>
          <w:rPr>
            <w:noProof/>
            <w:webHidden/>
          </w:rPr>
          <w:fldChar w:fldCharType="begin"/>
        </w:r>
        <w:r>
          <w:rPr>
            <w:noProof/>
            <w:webHidden/>
          </w:rPr>
          <w:instrText xml:space="preserve"> PAGEREF _Toc130496661 \h </w:instrText>
        </w:r>
        <w:r>
          <w:rPr>
            <w:noProof/>
            <w:webHidden/>
          </w:rPr>
        </w:r>
        <w:r>
          <w:rPr>
            <w:noProof/>
            <w:webHidden/>
          </w:rPr>
          <w:fldChar w:fldCharType="separate"/>
        </w:r>
        <w:r>
          <w:rPr>
            <w:noProof/>
            <w:webHidden/>
          </w:rPr>
          <w:t>29</w:t>
        </w:r>
        <w:r>
          <w:rPr>
            <w:noProof/>
            <w:webHidden/>
          </w:rPr>
          <w:fldChar w:fldCharType="end"/>
        </w:r>
      </w:hyperlink>
    </w:p>
    <w:p w14:paraId="25370C06" w14:textId="389C6CA3" w:rsidR="00173809" w:rsidRDefault="00173809">
      <w:pPr>
        <w:pStyle w:val="Inhopg3"/>
        <w:tabs>
          <w:tab w:val="left" w:pos="851"/>
          <w:tab w:val="right" w:pos="9062"/>
        </w:tabs>
        <w:rPr>
          <w:rFonts w:eastAsiaTheme="minorEastAsia"/>
          <w:b w:val="0"/>
          <w:noProof/>
          <w:lang w:eastAsia="nl-BE"/>
        </w:rPr>
      </w:pPr>
      <w:hyperlink w:anchor="_Toc130496662" w:history="1">
        <w:r w:rsidRPr="003A33FB">
          <w:rPr>
            <w:rStyle w:val="Hyperlink"/>
            <w:noProof/>
          </w:rPr>
          <w:t>4.4</w:t>
        </w:r>
        <w:r>
          <w:rPr>
            <w:rFonts w:eastAsiaTheme="minorEastAsia"/>
            <w:b w:val="0"/>
            <w:noProof/>
            <w:lang w:eastAsia="nl-BE"/>
          </w:rPr>
          <w:tab/>
        </w:r>
        <w:r w:rsidRPr="003A33FB">
          <w:rPr>
            <w:rStyle w:val="Hyperlink"/>
            <w:noProof/>
          </w:rPr>
          <w:t>Programmatie</w:t>
        </w:r>
        <w:r>
          <w:rPr>
            <w:noProof/>
            <w:webHidden/>
          </w:rPr>
          <w:tab/>
        </w:r>
        <w:r>
          <w:rPr>
            <w:noProof/>
            <w:webHidden/>
          </w:rPr>
          <w:fldChar w:fldCharType="begin"/>
        </w:r>
        <w:r>
          <w:rPr>
            <w:noProof/>
            <w:webHidden/>
          </w:rPr>
          <w:instrText xml:space="preserve"> PAGEREF _Toc130496662 \h </w:instrText>
        </w:r>
        <w:r>
          <w:rPr>
            <w:noProof/>
            <w:webHidden/>
          </w:rPr>
        </w:r>
        <w:r>
          <w:rPr>
            <w:noProof/>
            <w:webHidden/>
          </w:rPr>
          <w:fldChar w:fldCharType="separate"/>
        </w:r>
        <w:r>
          <w:rPr>
            <w:noProof/>
            <w:webHidden/>
          </w:rPr>
          <w:t>29</w:t>
        </w:r>
        <w:r>
          <w:rPr>
            <w:noProof/>
            <w:webHidden/>
          </w:rPr>
          <w:fldChar w:fldCharType="end"/>
        </w:r>
      </w:hyperlink>
    </w:p>
    <w:p w14:paraId="4BD507DD" w14:textId="0F16E718" w:rsidR="00173809" w:rsidRDefault="00173809">
      <w:pPr>
        <w:pStyle w:val="Inhopg3"/>
        <w:tabs>
          <w:tab w:val="left" w:pos="851"/>
          <w:tab w:val="right" w:pos="9062"/>
        </w:tabs>
        <w:rPr>
          <w:rFonts w:eastAsiaTheme="minorEastAsia"/>
          <w:b w:val="0"/>
          <w:noProof/>
          <w:lang w:eastAsia="nl-BE"/>
        </w:rPr>
      </w:pPr>
      <w:hyperlink w:anchor="_Toc130496663" w:history="1">
        <w:r w:rsidRPr="003A33FB">
          <w:rPr>
            <w:rStyle w:val="Hyperlink"/>
            <w:noProof/>
          </w:rPr>
          <w:t>4.5</w:t>
        </w:r>
        <w:r>
          <w:rPr>
            <w:rFonts w:eastAsiaTheme="minorEastAsia"/>
            <w:b w:val="0"/>
            <w:noProof/>
            <w:lang w:eastAsia="nl-BE"/>
          </w:rPr>
          <w:tab/>
        </w:r>
        <w:r w:rsidRPr="003A33FB">
          <w:rPr>
            <w:rStyle w:val="Hyperlink"/>
            <w:noProof/>
          </w:rPr>
          <w:t>Mechanische onderdelen</w:t>
        </w:r>
        <w:r>
          <w:rPr>
            <w:noProof/>
            <w:webHidden/>
          </w:rPr>
          <w:tab/>
        </w:r>
        <w:r>
          <w:rPr>
            <w:noProof/>
            <w:webHidden/>
          </w:rPr>
          <w:fldChar w:fldCharType="begin"/>
        </w:r>
        <w:r>
          <w:rPr>
            <w:noProof/>
            <w:webHidden/>
          </w:rPr>
          <w:instrText xml:space="preserve"> PAGEREF _Toc130496663 \h </w:instrText>
        </w:r>
        <w:r>
          <w:rPr>
            <w:noProof/>
            <w:webHidden/>
          </w:rPr>
        </w:r>
        <w:r>
          <w:rPr>
            <w:noProof/>
            <w:webHidden/>
          </w:rPr>
          <w:fldChar w:fldCharType="separate"/>
        </w:r>
        <w:r>
          <w:rPr>
            <w:noProof/>
            <w:webHidden/>
          </w:rPr>
          <w:t>29</w:t>
        </w:r>
        <w:r>
          <w:rPr>
            <w:noProof/>
            <w:webHidden/>
          </w:rPr>
          <w:fldChar w:fldCharType="end"/>
        </w:r>
      </w:hyperlink>
    </w:p>
    <w:p w14:paraId="469B8047" w14:textId="15EC7F41" w:rsidR="00173809" w:rsidRDefault="00173809">
      <w:pPr>
        <w:pStyle w:val="Inhopg1"/>
        <w:rPr>
          <w:rFonts w:eastAsiaTheme="minorEastAsia"/>
          <w:b w:val="0"/>
          <w:noProof/>
          <w:sz w:val="22"/>
          <w:lang w:eastAsia="nl-BE"/>
        </w:rPr>
      </w:pPr>
      <w:hyperlink w:anchor="_Toc130496664" w:history="1">
        <w:r w:rsidRPr="003A33FB">
          <w:rPr>
            <w:rStyle w:val="Hyperlink"/>
            <w:noProof/>
            <w:lang w:val="nl-NL"/>
          </w:rPr>
          <w:t>Conclusie</w:t>
        </w:r>
        <w:r>
          <w:rPr>
            <w:noProof/>
            <w:webHidden/>
          </w:rPr>
          <w:tab/>
        </w:r>
        <w:r>
          <w:rPr>
            <w:noProof/>
            <w:webHidden/>
          </w:rPr>
          <w:fldChar w:fldCharType="begin"/>
        </w:r>
        <w:r>
          <w:rPr>
            <w:noProof/>
            <w:webHidden/>
          </w:rPr>
          <w:instrText xml:space="preserve"> PAGEREF _Toc130496664 \h </w:instrText>
        </w:r>
        <w:r>
          <w:rPr>
            <w:noProof/>
            <w:webHidden/>
          </w:rPr>
        </w:r>
        <w:r>
          <w:rPr>
            <w:noProof/>
            <w:webHidden/>
          </w:rPr>
          <w:fldChar w:fldCharType="separate"/>
        </w:r>
        <w:r>
          <w:rPr>
            <w:noProof/>
            <w:webHidden/>
          </w:rPr>
          <w:t>29</w:t>
        </w:r>
        <w:r>
          <w:rPr>
            <w:noProof/>
            <w:webHidden/>
          </w:rPr>
          <w:fldChar w:fldCharType="end"/>
        </w:r>
      </w:hyperlink>
    </w:p>
    <w:p w14:paraId="5694F936" w14:textId="721AD4D9" w:rsidR="00173809" w:rsidRDefault="00173809">
      <w:pPr>
        <w:pStyle w:val="Inhopg1"/>
        <w:rPr>
          <w:rFonts w:eastAsiaTheme="minorEastAsia"/>
          <w:b w:val="0"/>
          <w:noProof/>
          <w:sz w:val="22"/>
          <w:lang w:eastAsia="nl-BE"/>
        </w:rPr>
      </w:pPr>
      <w:hyperlink w:anchor="_Toc130496665" w:history="1">
        <w:r w:rsidRPr="003A33FB">
          <w:rPr>
            <w:rStyle w:val="Hyperlink"/>
            <w:noProof/>
            <w:lang w:val="nl-NL"/>
          </w:rPr>
          <w:t>Literatuurlijst</w:t>
        </w:r>
        <w:r>
          <w:rPr>
            <w:noProof/>
            <w:webHidden/>
          </w:rPr>
          <w:tab/>
        </w:r>
        <w:r>
          <w:rPr>
            <w:noProof/>
            <w:webHidden/>
          </w:rPr>
          <w:fldChar w:fldCharType="begin"/>
        </w:r>
        <w:r>
          <w:rPr>
            <w:noProof/>
            <w:webHidden/>
          </w:rPr>
          <w:instrText xml:space="preserve"> PAGEREF _Toc130496665 \h </w:instrText>
        </w:r>
        <w:r>
          <w:rPr>
            <w:noProof/>
            <w:webHidden/>
          </w:rPr>
        </w:r>
        <w:r>
          <w:rPr>
            <w:noProof/>
            <w:webHidden/>
          </w:rPr>
          <w:fldChar w:fldCharType="separate"/>
        </w:r>
        <w:r>
          <w:rPr>
            <w:noProof/>
            <w:webHidden/>
          </w:rPr>
          <w:t>30</w:t>
        </w:r>
        <w:r>
          <w:rPr>
            <w:noProof/>
            <w:webHidden/>
          </w:rPr>
          <w:fldChar w:fldCharType="end"/>
        </w:r>
      </w:hyperlink>
    </w:p>
    <w:p w14:paraId="2C296928" w14:textId="21613728" w:rsidR="00173809" w:rsidRDefault="00173809">
      <w:pPr>
        <w:pStyle w:val="Inhopg1"/>
        <w:rPr>
          <w:rFonts w:eastAsiaTheme="minorEastAsia"/>
          <w:b w:val="0"/>
          <w:noProof/>
          <w:sz w:val="22"/>
          <w:lang w:eastAsia="nl-BE"/>
        </w:rPr>
      </w:pPr>
      <w:hyperlink w:anchor="_Toc130496666" w:history="1">
        <w:r w:rsidRPr="003A33FB">
          <w:rPr>
            <w:rStyle w:val="Hyperlink"/>
            <w:noProof/>
            <w:lang w:val="nl-NL"/>
          </w:rPr>
          <w:t>Bijlagenoverzicht</w:t>
        </w:r>
        <w:r>
          <w:rPr>
            <w:noProof/>
            <w:webHidden/>
          </w:rPr>
          <w:tab/>
        </w:r>
        <w:r>
          <w:rPr>
            <w:noProof/>
            <w:webHidden/>
          </w:rPr>
          <w:fldChar w:fldCharType="begin"/>
        </w:r>
        <w:r>
          <w:rPr>
            <w:noProof/>
            <w:webHidden/>
          </w:rPr>
          <w:instrText xml:space="preserve"> PAGEREF _Toc130496666 \h </w:instrText>
        </w:r>
        <w:r>
          <w:rPr>
            <w:noProof/>
            <w:webHidden/>
          </w:rPr>
        </w:r>
        <w:r>
          <w:rPr>
            <w:noProof/>
            <w:webHidden/>
          </w:rPr>
          <w:fldChar w:fldCharType="separate"/>
        </w:r>
        <w:r>
          <w:rPr>
            <w:noProof/>
            <w:webHidden/>
          </w:rPr>
          <w:t>32</w:t>
        </w:r>
        <w:r>
          <w:rPr>
            <w:noProof/>
            <w:webHidden/>
          </w:rPr>
          <w:fldChar w:fldCharType="end"/>
        </w:r>
      </w:hyperlink>
    </w:p>
    <w:p w14:paraId="4BB3E385" w14:textId="333CC3DA" w:rsidR="00173809" w:rsidRDefault="00173809">
      <w:pPr>
        <w:pStyle w:val="Inhopg5"/>
        <w:tabs>
          <w:tab w:val="right" w:pos="9062"/>
        </w:tabs>
        <w:rPr>
          <w:rFonts w:eastAsiaTheme="minorEastAsia"/>
          <w:noProof/>
          <w:lang w:eastAsia="nl-BE"/>
        </w:rPr>
      </w:pPr>
      <w:hyperlink w:anchor="_Toc130496667" w:history="1">
        <w:r w:rsidRPr="003A33FB">
          <w:rPr>
            <w:rStyle w:val="Hyperlink"/>
            <w:noProof/>
          </w:rPr>
          <w:t>Bijlage 1: Kopieën datasheets</w:t>
        </w:r>
        <w:r>
          <w:rPr>
            <w:noProof/>
            <w:webHidden/>
          </w:rPr>
          <w:tab/>
        </w:r>
        <w:r>
          <w:rPr>
            <w:noProof/>
            <w:webHidden/>
          </w:rPr>
          <w:fldChar w:fldCharType="begin"/>
        </w:r>
        <w:r>
          <w:rPr>
            <w:noProof/>
            <w:webHidden/>
          </w:rPr>
          <w:instrText xml:space="preserve"> PAGEREF _Toc130496667 \h </w:instrText>
        </w:r>
        <w:r>
          <w:rPr>
            <w:noProof/>
            <w:webHidden/>
          </w:rPr>
        </w:r>
        <w:r>
          <w:rPr>
            <w:noProof/>
            <w:webHidden/>
          </w:rPr>
          <w:fldChar w:fldCharType="separate"/>
        </w:r>
        <w:r>
          <w:rPr>
            <w:noProof/>
            <w:webHidden/>
          </w:rPr>
          <w:t>32</w:t>
        </w:r>
        <w:r>
          <w:rPr>
            <w:noProof/>
            <w:webHidden/>
          </w:rPr>
          <w:fldChar w:fldCharType="end"/>
        </w:r>
      </w:hyperlink>
    </w:p>
    <w:p w14:paraId="4F2C43CD" w14:textId="4124D7EA" w:rsidR="00173809" w:rsidRDefault="00173809">
      <w:pPr>
        <w:pStyle w:val="Inhopg5"/>
        <w:tabs>
          <w:tab w:val="right" w:pos="9062"/>
        </w:tabs>
        <w:rPr>
          <w:rFonts w:eastAsiaTheme="minorEastAsia"/>
          <w:noProof/>
          <w:lang w:eastAsia="nl-BE"/>
        </w:rPr>
      </w:pPr>
      <w:hyperlink w:anchor="_Toc130496668" w:history="1">
        <w:r w:rsidRPr="003A33FB">
          <w:rPr>
            <w:rStyle w:val="Hyperlink"/>
            <w:noProof/>
          </w:rPr>
          <w:t>Bijlage 2: Logboek rapporteren</w:t>
        </w:r>
        <w:r>
          <w:rPr>
            <w:noProof/>
            <w:webHidden/>
          </w:rPr>
          <w:tab/>
        </w:r>
        <w:r>
          <w:rPr>
            <w:noProof/>
            <w:webHidden/>
          </w:rPr>
          <w:fldChar w:fldCharType="begin"/>
        </w:r>
        <w:r>
          <w:rPr>
            <w:noProof/>
            <w:webHidden/>
          </w:rPr>
          <w:instrText xml:space="preserve"> PAGEREF _Toc130496668 \h </w:instrText>
        </w:r>
        <w:r>
          <w:rPr>
            <w:noProof/>
            <w:webHidden/>
          </w:rPr>
        </w:r>
        <w:r>
          <w:rPr>
            <w:noProof/>
            <w:webHidden/>
          </w:rPr>
          <w:fldChar w:fldCharType="separate"/>
        </w:r>
        <w:r>
          <w:rPr>
            <w:noProof/>
            <w:webHidden/>
          </w:rPr>
          <w:t>33</w:t>
        </w:r>
        <w:r>
          <w:rPr>
            <w:noProof/>
            <w:webHidden/>
          </w:rPr>
          <w:fldChar w:fldCharType="end"/>
        </w:r>
      </w:hyperlink>
    </w:p>
    <w:p w14:paraId="4DF43079" w14:textId="7031EB2F" w:rsidR="009D7AA2" w:rsidRDefault="00173809" w:rsidP="009D7AA2">
      <w:pPr>
        <w:rPr>
          <w:lang w:val="nl-NL"/>
        </w:rPr>
      </w:pPr>
      <w:r>
        <w:rPr>
          <w:b/>
        </w:rPr>
        <w:fldChar w:fldCharType="end"/>
      </w:r>
    </w:p>
    <w:p w14:paraId="04A4D523" w14:textId="77777777" w:rsidR="00995550" w:rsidRDefault="00995550">
      <w:pPr>
        <w:spacing w:before="0" w:after="160"/>
        <w:rPr>
          <w:lang w:val="nl-NL"/>
        </w:rPr>
      </w:pPr>
    </w:p>
    <w:p w14:paraId="0D891614" w14:textId="5F20B3F6" w:rsidR="00995550" w:rsidRDefault="00995550">
      <w:pPr>
        <w:spacing w:before="0" w:after="160"/>
        <w:rPr>
          <w:lang w:val="nl-NL"/>
        </w:rPr>
        <w:sectPr w:rsidR="00995550" w:rsidSect="00995550">
          <w:pgSz w:w="11906" w:h="16838"/>
          <w:pgMar w:top="1417" w:right="1417" w:bottom="1417" w:left="1417" w:header="708" w:footer="708" w:gutter="0"/>
          <w:cols w:space="708"/>
          <w:titlePg/>
          <w:docGrid w:linePitch="360"/>
        </w:sectPr>
      </w:pPr>
    </w:p>
    <w:p w14:paraId="3A3B2F9A" w14:textId="4895E268" w:rsidR="00F66CDE" w:rsidRPr="00D0539F" w:rsidRDefault="00F66CDE" w:rsidP="001A1E96">
      <w:pPr>
        <w:pStyle w:val="Geenafstand"/>
        <w:rPr>
          <w:lang w:val="nl-NL"/>
        </w:rPr>
      </w:pPr>
      <w:bookmarkStart w:id="0" w:name="_Toc130496626"/>
      <w:r w:rsidRPr="00D0539F">
        <w:rPr>
          <w:lang w:val="nl-NL"/>
        </w:rPr>
        <w:t>Figurenlijst</w:t>
      </w:r>
      <w:bookmarkEnd w:id="0"/>
    </w:p>
    <w:p w14:paraId="078A7559" w14:textId="761517BD" w:rsidR="00FF5306" w:rsidRDefault="00CC49AB">
      <w:pPr>
        <w:pStyle w:val="Lijstmetafbeeldingen"/>
        <w:tabs>
          <w:tab w:val="right" w:pos="9062"/>
        </w:tabs>
        <w:rPr>
          <w:rFonts w:eastAsiaTheme="minorEastAsia"/>
          <w:noProof/>
          <w:sz w:val="22"/>
          <w:lang w:eastAsia="nl-BE"/>
        </w:rPr>
      </w:pPr>
      <w:r>
        <w:rPr>
          <w:lang w:val="nl-NL"/>
        </w:rPr>
        <w:fldChar w:fldCharType="begin"/>
      </w:r>
      <w:r>
        <w:rPr>
          <w:lang w:val="nl-NL"/>
        </w:rPr>
        <w:instrText xml:space="preserve"> TOC \h \z \c "Figuur" </w:instrText>
      </w:r>
      <w:r>
        <w:rPr>
          <w:lang w:val="nl-NL"/>
        </w:rPr>
        <w:fldChar w:fldCharType="separate"/>
      </w:r>
      <w:hyperlink r:id="rId10" w:anchor="_Toc130496954" w:history="1">
        <w:r w:rsidR="00FF5306" w:rsidRPr="00887939">
          <w:rPr>
            <w:rStyle w:val="Hyperlink"/>
            <w:noProof/>
          </w:rPr>
          <w:t>Figuur 1: Arduino mkr wifi 1010</w:t>
        </w:r>
        <w:r w:rsidR="00FF5306">
          <w:rPr>
            <w:noProof/>
            <w:webHidden/>
          </w:rPr>
          <w:tab/>
        </w:r>
        <w:r w:rsidR="00FF5306">
          <w:rPr>
            <w:noProof/>
            <w:webHidden/>
          </w:rPr>
          <w:fldChar w:fldCharType="begin"/>
        </w:r>
        <w:r w:rsidR="00FF5306">
          <w:rPr>
            <w:noProof/>
            <w:webHidden/>
          </w:rPr>
          <w:instrText xml:space="preserve"> PAGEREF _Toc130496954 \h </w:instrText>
        </w:r>
        <w:r w:rsidR="00FF5306">
          <w:rPr>
            <w:noProof/>
            <w:webHidden/>
          </w:rPr>
        </w:r>
        <w:r w:rsidR="00FF5306">
          <w:rPr>
            <w:noProof/>
            <w:webHidden/>
          </w:rPr>
          <w:fldChar w:fldCharType="separate"/>
        </w:r>
        <w:r w:rsidR="00FF5306">
          <w:rPr>
            <w:noProof/>
            <w:webHidden/>
          </w:rPr>
          <w:t>17</w:t>
        </w:r>
        <w:r w:rsidR="00FF5306">
          <w:rPr>
            <w:noProof/>
            <w:webHidden/>
          </w:rPr>
          <w:fldChar w:fldCharType="end"/>
        </w:r>
      </w:hyperlink>
    </w:p>
    <w:p w14:paraId="65C48244" w14:textId="1B12DC0E" w:rsidR="00FF5306" w:rsidRDefault="00FF5306">
      <w:pPr>
        <w:pStyle w:val="Lijstmetafbeeldingen"/>
        <w:tabs>
          <w:tab w:val="right" w:pos="9062"/>
        </w:tabs>
        <w:rPr>
          <w:rFonts w:eastAsiaTheme="minorEastAsia"/>
          <w:noProof/>
          <w:sz w:val="22"/>
          <w:lang w:eastAsia="nl-BE"/>
        </w:rPr>
      </w:pPr>
      <w:hyperlink r:id="rId11" w:anchor="_Toc130496955" w:history="1">
        <w:r w:rsidRPr="00887939">
          <w:rPr>
            <w:rStyle w:val="Hyperlink"/>
            <w:noProof/>
          </w:rPr>
          <w:t>Figuur 2: ESP32</w:t>
        </w:r>
        <w:r>
          <w:rPr>
            <w:noProof/>
            <w:webHidden/>
          </w:rPr>
          <w:tab/>
        </w:r>
        <w:r>
          <w:rPr>
            <w:noProof/>
            <w:webHidden/>
          </w:rPr>
          <w:fldChar w:fldCharType="begin"/>
        </w:r>
        <w:r>
          <w:rPr>
            <w:noProof/>
            <w:webHidden/>
          </w:rPr>
          <w:instrText xml:space="preserve"> PAGEREF _Toc130496955 \h </w:instrText>
        </w:r>
        <w:r>
          <w:rPr>
            <w:noProof/>
            <w:webHidden/>
          </w:rPr>
        </w:r>
        <w:r>
          <w:rPr>
            <w:noProof/>
            <w:webHidden/>
          </w:rPr>
          <w:fldChar w:fldCharType="separate"/>
        </w:r>
        <w:r>
          <w:rPr>
            <w:noProof/>
            <w:webHidden/>
          </w:rPr>
          <w:t>17</w:t>
        </w:r>
        <w:r>
          <w:rPr>
            <w:noProof/>
            <w:webHidden/>
          </w:rPr>
          <w:fldChar w:fldCharType="end"/>
        </w:r>
      </w:hyperlink>
    </w:p>
    <w:p w14:paraId="3EC6479D" w14:textId="60A89760" w:rsidR="00FF5306" w:rsidRDefault="00FF5306">
      <w:pPr>
        <w:pStyle w:val="Lijstmetafbeeldingen"/>
        <w:tabs>
          <w:tab w:val="right" w:pos="9062"/>
        </w:tabs>
        <w:rPr>
          <w:rFonts w:eastAsiaTheme="minorEastAsia"/>
          <w:noProof/>
          <w:sz w:val="22"/>
          <w:lang w:eastAsia="nl-BE"/>
        </w:rPr>
      </w:pPr>
      <w:hyperlink w:anchor="_Toc130496956" w:history="1">
        <w:r w:rsidRPr="00887939">
          <w:rPr>
            <w:rStyle w:val="Hyperlink"/>
            <w:noProof/>
          </w:rPr>
          <w:t>Figuur 3: ESP32-WROOM-32D chip zonder pcb</w:t>
        </w:r>
        <w:r>
          <w:rPr>
            <w:noProof/>
            <w:webHidden/>
          </w:rPr>
          <w:tab/>
        </w:r>
        <w:r>
          <w:rPr>
            <w:noProof/>
            <w:webHidden/>
          </w:rPr>
          <w:fldChar w:fldCharType="begin"/>
        </w:r>
        <w:r>
          <w:rPr>
            <w:noProof/>
            <w:webHidden/>
          </w:rPr>
          <w:instrText xml:space="preserve"> PAGEREF _Toc130496956 \h </w:instrText>
        </w:r>
        <w:r>
          <w:rPr>
            <w:noProof/>
            <w:webHidden/>
          </w:rPr>
        </w:r>
        <w:r>
          <w:rPr>
            <w:noProof/>
            <w:webHidden/>
          </w:rPr>
          <w:fldChar w:fldCharType="separate"/>
        </w:r>
        <w:r>
          <w:rPr>
            <w:noProof/>
            <w:webHidden/>
          </w:rPr>
          <w:t>19</w:t>
        </w:r>
        <w:r>
          <w:rPr>
            <w:noProof/>
            <w:webHidden/>
          </w:rPr>
          <w:fldChar w:fldCharType="end"/>
        </w:r>
      </w:hyperlink>
    </w:p>
    <w:p w14:paraId="57B634DD" w14:textId="0BFEAA99" w:rsidR="00FF5306" w:rsidRDefault="00FF5306">
      <w:pPr>
        <w:pStyle w:val="Lijstmetafbeeldingen"/>
        <w:tabs>
          <w:tab w:val="right" w:pos="9062"/>
        </w:tabs>
        <w:rPr>
          <w:rFonts w:eastAsiaTheme="minorEastAsia"/>
          <w:noProof/>
          <w:sz w:val="22"/>
          <w:lang w:eastAsia="nl-BE"/>
        </w:rPr>
      </w:pPr>
      <w:hyperlink w:anchor="_Toc130496957" w:history="1">
        <w:r w:rsidRPr="00887939">
          <w:rPr>
            <w:rStyle w:val="Hyperlink"/>
            <w:noProof/>
          </w:rPr>
          <w:t>Figuur 4: USB-C pinout</w:t>
        </w:r>
        <w:r>
          <w:rPr>
            <w:noProof/>
            <w:webHidden/>
          </w:rPr>
          <w:tab/>
        </w:r>
        <w:r>
          <w:rPr>
            <w:noProof/>
            <w:webHidden/>
          </w:rPr>
          <w:fldChar w:fldCharType="begin"/>
        </w:r>
        <w:r>
          <w:rPr>
            <w:noProof/>
            <w:webHidden/>
          </w:rPr>
          <w:instrText xml:space="preserve"> PAGEREF _Toc130496957 \h </w:instrText>
        </w:r>
        <w:r>
          <w:rPr>
            <w:noProof/>
            <w:webHidden/>
          </w:rPr>
        </w:r>
        <w:r>
          <w:rPr>
            <w:noProof/>
            <w:webHidden/>
          </w:rPr>
          <w:fldChar w:fldCharType="separate"/>
        </w:r>
        <w:r>
          <w:rPr>
            <w:noProof/>
            <w:webHidden/>
          </w:rPr>
          <w:t>19</w:t>
        </w:r>
        <w:r>
          <w:rPr>
            <w:noProof/>
            <w:webHidden/>
          </w:rPr>
          <w:fldChar w:fldCharType="end"/>
        </w:r>
      </w:hyperlink>
    </w:p>
    <w:p w14:paraId="0416F288" w14:textId="5A0475C3" w:rsidR="00FF5306" w:rsidRDefault="00FF5306">
      <w:pPr>
        <w:pStyle w:val="Lijstmetafbeeldingen"/>
        <w:tabs>
          <w:tab w:val="right" w:pos="9062"/>
        </w:tabs>
        <w:rPr>
          <w:rFonts w:eastAsiaTheme="minorEastAsia"/>
          <w:noProof/>
          <w:sz w:val="22"/>
          <w:lang w:eastAsia="nl-BE"/>
        </w:rPr>
      </w:pPr>
      <w:hyperlink w:anchor="_Toc130496958" w:history="1">
        <w:r w:rsidRPr="00887939">
          <w:rPr>
            <w:rStyle w:val="Hyperlink"/>
            <w:noProof/>
          </w:rPr>
          <w:t>Figuur 5: Typische applicatie LDO</w:t>
        </w:r>
        <w:r>
          <w:rPr>
            <w:noProof/>
            <w:webHidden/>
          </w:rPr>
          <w:tab/>
        </w:r>
        <w:r>
          <w:rPr>
            <w:noProof/>
            <w:webHidden/>
          </w:rPr>
          <w:fldChar w:fldCharType="begin"/>
        </w:r>
        <w:r>
          <w:rPr>
            <w:noProof/>
            <w:webHidden/>
          </w:rPr>
          <w:instrText xml:space="preserve"> PAGEREF _Toc130496958 \h </w:instrText>
        </w:r>
        <w:r>
          <w:rPr>
            <w:noProof/>
            <w:webHidden/>
          </w:rPr>
        </w:r>
        <w:r>
          <w:rPr>
            <w:noProof/>
            <w:webHidden/>
          </w:rPr>
          <w:fldChar w:fldCharType="separate"/>
        </w:r>
        <w:r>
          <w:rPr>
            <w:noProof/>
            <w:webHidden/>
          </w:rPr>
          <w:t>20</w:t>
        </w:r>
        <w:r>
          <w:rPr>
            <w:noProof/>
            <w:webHidden/>
          </w:rPr>
          <w:fldChar w:fldCharType="end"/>
        </w:r>
      </w:hyperlink>
    </w:p>
    <w:p w14:paraId="7F6302A0" w14:textId="27FA2526" w:rsidR="00FF5306" w:rsidRDefault="00FF5306">
      <w:pPr>
        <w:pStyle w:val="Lijstmetafbeeldingen"/>
        <w:tabs>
          <w:tab w:val="right" w:pos="9062"/>
        </w:tabs>
        <w:rPr>
          <w:rFonts w:eastAsiaTheme="minorEastAsia"/>
          <w:noProof/>
          <w:sz w:val="22"/>
          <w:lang w:eastAsia="nl-BE"/>
        </w:rPr>
      </w:pPr>
      <w:hyperlink w:anchor="_Toc130496959" w:history="1">
        <w:r w:rsidRPr="00887939">
          <w:rPr>
            <w:rStyle w:val="Hyperlink"/>
            <w:noProof/>
            <w:lang w:val="en-US"/>
          </w:rPr>
          <w:t>Figuur 6: Full-step vs. micro-step</w:t>
        </w:r>
        <w:r>
          <w:rPr>
            <w:noProof/>
            <w:webHidden/>
          </w:rPr>
          <w:tab/>
        </w:r>
        <w:r>
          <w:rPr>
            <w:noProof/>
            <w:webHidden/>
          </w:rPr>
          <w:fldChar w:fldCharType="begin"/>
        </w:r>
        <w:r>
          <w:rPr>
            <w:noProof/>
            <w:webHidden/>
          </w:rPr>
          <w:instrText xml:space="preserve"> PAGEREF _Toc130496959 \h </w:instrText>
        </w:r>
        <w:r>
          <w:rPr>
            <w:noProof/>
            <w:webHidden/>
          </w:rPr>
        </w:r>
        <w:r>
          <w:rPr>
            <w:noProof/>
            <w:webHidden/>
          </w:rPr>
          <w:fldChar w:fldCharType="separate"/>
        </w:r>
        <w:r>
          <w:rPr>
            <w:noProof/>
            <w:webHidden/>
          </w:rPr>
          <w:t>22</w:t>
        </w:r>
        <w:r>
          <w:rPr>
            <w:noProof/>
            <w:webHidden/>
          </w:rPr>
          <w:fldChar w:fldCharType="end"/>
        </w:r>
      </w:hyperlink>
    </w:p>
    <w:p w14:paraId="1468AF4F" w14:textId="3093506B" w:rsidR="00FF5306" w:rsidRDefault="00FF5306">
      <w:pPr>
        <w:pStyle w:val="Lijstmetafbeeldingen"/>
        <w:tabs>
          <w:tab w:val="right" w:pos="9062"/>
        </w:tabs>
        <w:rPr>
          <w:rFonts w:eastAsiaTheme="minorEastAsia"/>
          <w:noProof/>
          <w:sz w:val="22"/>
          <w:lang w:eastAsia="nl-BE"/>
        </w:rPr>
      </w:pPr>
      <w:hyperlink w:anchor="_Toc130496960" w:history="1">
        <w:r w:rsidRPr="00887939">
          <w:rPr>
            <w:rStyle w:val="Hyperlink"/>
            <w:noProof/>
          </w:rPr>
          <w:t>Figuur 7: Verschillende types robotarmen</w:t>
        </w:r>
        <w:r>
          <w:rPr>
            <w:noProof/>
            <w:webHidden/>
          </w:rPr>
          <w:tab/>
        </w:r>
        <w:r>
          <w:rPr>
            <w:noProof/>
            <w:webHidden/>
          </w:rPr>
          <w:fldChar w:fldCharType="begin"/>
        </w:r>
        <w:r>
          <w:rPr>
            <w:noProof/>
            <w:webHidden/>
          </w:rPr>
          <w:instrText xml:space="preserve"> PAGEREF _Toc130496960 \h </w:instrText>
        </w:r>
        <w:r>
          <w:rPr>
            <w:noProof/>
            <w:webHidden/>
          </w:rPr>
        </w:r>
        <w:r>
          <w:rPr>
            <w:noProof/>
            <w:webHidden/>
          </w:rPr>
          <w:fldChar w:fldCharType="separate"/>
        </w:r>
        <w:r>
          <w:rPr>
            <w:noProof/>
            <w:webHidden/>
          </w:rPr>
          <w:t>23</w:t>
        </w:r>
        <w:r>
          <w:rPr>
            <w:noProof/>
            <w:webHidden/>
          </w:rPr>
          <w:fldChar w:fldCharType="end"/>
        </w:r>
      </w:hyperlink>
    </w:p>
    <w:p w14:paraId="0F1A34DB" w14:textId="4FD520C8" w:rsidR="00FF5306" w:rsidRDefault="00FF5306">
      <w:pPr>
        <w:pStyle w:val="Lijstmetafbeeldingen"/>
        <w:tabs>
          <w:tab w:val="right" w:pos="9062"/>
        </w:tabs>
        <w:rPr>
          <w:rFonts w:eastAsiaTheme="minorEastAsia"/>
          <w:noProof/>
          <w:sz w:val="22"/>
          <w:lang w:eastAsia="nl-BE"/>
        </w:rPr>
      </w:pPr>
      <w:hyperlink r:id="rId12" w:anchor="_Toc130496961" w:history="1">
        <w:r w:rsidRPr="00887939">
          <w:rPr>
            <w:rStyle w:val="Hyperlink"/>
            <w:noProof/>
          </w:rPr>
          <w:t>Figuur 8: Cartesische robotarm en de aluminium profielen</w:t>
        </w:r>
        <w:r>
          <w:rPr>
            <w:noProof/>
            <w:webHidden/>
          </w:rPr>
          <w:tab/>
        </w:r>
        <w:r>
          <w:rPr>
            <w:noProof/>
            <w:webHidden/>
          </w:rPr>
          <w:fldChar w:fldCharType="begin"/>
        </w:r>
        <w:r>
          <w:rPr>
            <w:noProof/>
            <w:webHidden/>
          </w:rPr>
          <w:instrText xml:space="preserve"> PAGEREF _Toc130496961 \h </w:instrText>
        </w:r>
        <w:r>
          <w:rPr>
            <w:noProof/>
            <w:webHidden/>
          </w:rPr>
        </w:r>
        <w:r>
          <w:rPr>
            <w:noProof/>
            <w:webHidden/>
          </w:rPr>
          <w:fldChar w:fldCharType="separate"/>
        </w:r>
        <w:r>
          <w:rPr>
            <w:noProof/>
            <w:webHidden/>
          </w:rPr>
          <w:t>23</w:t>
        </w:r>
        <w:r>
          <w:rPr>
            <w:noProof/>
            <w:webHidden/>
          </w:rPr>
          <w:fldChar w:fldCharType="end"/>
        </w:r>
      </w:hyperlink>
    </w:p>
    <w:p w14:paraId="7B6A7026" w14:textId="7B241888" w:rsidR="00FF5306" w:rsidRDefault="00FF5306">
      <w:pPr>
        <w:pStyle w:val="Lijstmetafbeeldingen"/>
        <w:tabs>
          <w:tab w:val="right" w:pos="9062"/>
        </w:tabs>
        <w:rPr>
          <w:rFonts w:eastAsiaTheme="minorEastAsia"/>
          <w:noProof/>
          <w:sz w:val="22"/>
          <w:lang w:eastAsia="nl-BE"/>
        </w:rPr>
      </w:pPr>
      <w:hyperlink w:anchor="_Toc130496962" w:history="1">
        <w:r w:rsidRPr="00887939">
          <w:rPr>
            <w:rStyle w:val="Hyperlink"/>
            <w:noProof/>
          </w:rPr>
          <w:t>Figuur 9: LumenPnP cartesische robotarm</w:t>
        </w:r>
        <w:r>
          <w:rPr>
            <w:noProof/>
            <w:webHidden/>
          </w:rPr>
          <w:tab/>
        </w:r>
        <w:r>
          <w:rPr>
            <w:noProof/>
            <w:webHidden/>
          </w:rPr>
          <w:fldChar w:fldCharType="begin"/>
        </w:r>
        <w:r>
          <w:rPr>
            <w:noProof/>
            <w:webHidden/>
          </w:rPr>
          <w:instrText xml:space="preserve"> PAGEREF _Toc130496962 \h </w:instrText>
        </w:r>
        <w:r>
          <w:rPr>
            <w:noProof/>
            <w:webHidden/>
          </w:rPr>
        </w:r>
        <w:r>
          <w:rPr>
            <w:noProof/>
            <w:webHidden/>
          </w:rPr>
          <w:fldChar w:fldCharType="separate"/>
        </w:r>
        <w:r>
          <w:rPr>
            <w:noProof/>
            <w:webHidden/>
          </w:rPr>
          <w:t>24</w:t>
        </w:r>
        <w:r>
          <w:rPr>
            <w:noProof/>
            <w:webHidden/>
          </w:rPr>
          <w:fldChar w:fldCharType="end"/>
        </w:r>
      </w:hyperlink>
    </w:p>
    <w:p w14:paraId="3D5D63A8" w14:textId="07D095F4" w:rsidR="00FF5306" w:rsidRDefault="00FF5306">
      <w:pPr>
        <w:pStyle w:val="Lijstmetafbeeldingen"/>
        <w:tabs>
          <w:tab w:val="left" w:pos="2103"/>
          <w:tab w:val="right" w:pos="9062"/>
        </w:tabs>
        <w:rPr>
          <w:rFonts w:eastAsiaTheme="minorEastAsia"/>
          <w:noProof/>
          <w:sz w:val="22"/>
          <w:lang w:eastAsia="nl-BE"/>
        </w:rPr>
      </w:pPr>
      <w:hyperlink w:anchor="_Toc130496963" w:history="1">
        <w:r w:rsidRPr="00887939">
          <w:rPr>
            <w:rStyle w:val="Hyperlink"/>
            <w:noProof/>
          </w:rPr>
          <w:t>Figuur 10: Lasrobot</w:t>
        </w:r>
        <w:r>
          <w:rPr>
            <w:rFonts w:eastAsiaTheme="minorEastAsia"/>
            <w:noProof/>
            <w:sz w:val="22"/>
            <w:lang w:eastAsia="nl-BE"/>
          </w:rPr>
          <w:tab/>
        </w:r>
        <w:r w:rsidRPr="00887939">
          <w:rPr>
            <w:rStyle w:val="Hyperlink"/>
            <w:noProof/>
          </w:rPr>
          <w:t xml:space="preserve">    Figuur 11: Assemblagerobot</w:t>
        </w:r>
        <w:r>
          <w:rPr>
            <w:noProof/>
            <w:webHidden/>
          </w:rPr>
          <w:tab/>
        </w:r>
        <w:r>
          <w:rPr>
            <w:noProof/>
            <w:webHidden/>
          </w:rPr>
          <w:fldChar w:fldCharType="begin"/>
        </w:r>
        <w:r>
          <w:rPr>
            <w:noProof/>
            <w:webHidden/>
          </w:rPr>
          <w:instrText xml:space="preserve"> PAGEREF _Toc130496963 \h </w:instrText>
        </w:r>
        <w:r>
          <w:rPr>
            <w:noProof/>
            <w:webHidden/>
          </w:rPr>
        </w:r>
        <w:r>
          <w:rPr>
            <w:noProof/>
            <w:webHidden/>
          </w:rPr>
          <w:fldChar w:fldCharType="separate"/>
        </w:r>
        <w:r>
          <w:rPr>
            <w:noProof/>
            <w:webHidden/>
          </w:rPr>
          <w:t>24</w:t>
        </w:r>
        <w:r>
          <w:rPr>
            <w:noProof/>
            <w:webHidden/>
          </w:rPr>
          <w:fldChar w:fldCharType="end"/>
        </w:r>
      </w:hyperlink>
    </w:p>
    <w:p w14:paraId="42C4F5A1" w14:textId="7395AA20" w:rsidR="00FF5306" w:rsidRDefault="00FF5306">
      <w:pPr>
        <w:pStyle w:val="Lijstmetafbeeldingen"/>
        <w:tabs>
          <w:tab w:val="right" w:pos="9062"/>
        </w:tabs>
        <w:rPr>
          <w:rFonts w:eastAsiaTheme="minorEastAsia"/>
          <w:noProof/>
          <w:sz w:val="22"/>
          <w:lang w:eastAsia="nl-BE"/>
        </w:rPr>
      </w:pPr>
      <w:hyperlink r:id="rId13" w:anchor="_Toc130496964" w:history="1">
        <w:r w:rsidRPr="00887939">
          <w:rPr>
            <w:rStyle w:val="Hyperlink"/>
            <w:noProof/>
          </w:rPr>
          <w:t>Figuur 12: Scara-robotarm</w:t>
        </w:r>
        <w:r>
          <w:rPr>
            <w:noProof/>
            <w:webHidden/>
          </w:rPr>
          <w:tab/>
        </w:r>
        <w:r>
          <w:rPr>
            <w:noProof/>
            <w:webHidden/>
          </w:rPr>
          <w:fldChar w:fldCharType="begin"/>
        </w:r>
        <w:r>
          <w:rPr>
            <w:noProof/>
            <w:webHidden/>
          </w:rPr>
          <w:instrText xml:space="preserve"> PAGEREF _Toc130496964 \h </w:instrText>
        </w:r>
        <w:r>
          <w:rPr>
            <w:noProof/>
            <w:webHidden/>
          </w:rPr>
        </w:r>
        <w:r>
          <w:rPr>
            <w:noProof/>
            <w:webHidden/>
          </w:rPr>
          <w:fldChar w:fldCharType="separate"/>
        </w:r>
        <w:r>
          <w:rPr>
            <w:noProof/>
            <w:webHidden/>
          </w:rPr>
          <w:t>25</w:t>
        </w:r>
        <w:r>
          <w:rPr>
            <w:noProof/>
            <w:webHidden/>
          </w:rPr>
          <w:fldChar w:fldCharType="end"/>
        </w:r>
      </w:hyperlink>
    </w:p>
    <w:p w14:paraId="190FF3E9" w14:textId="16D71A9E" w:rsidR="00FF5306" w:rsidRDefault="00FF5306">
      <w:pPr>
        <w:pStyle w:val="Lijstmetafbeeldingen"/>
        <w:tabs>
          <w:tab w:val="left" w:pos="3595"/>
          <w:tab w:val="right" w:pos="9062"/>
        </w:tabs>
        <w:rPr>
          <w:rFonts w:eastAsiaTheme="minorEastAsia"/>
          <w:noProof/>
          <w:sz w:val="22"/>
          <w:lang w:eastAsia="nl-BE"/>
        </w:rPr>
      </w:pPr>
      <w:hyperlink w:anchor="_Toc130496965" w:history="1">
        <w:r w:rsidRPr="00887939">
          <w:rPr>
            <w:rStyle w:val="Hyperlink"/>
            <w:noProof/>
          </w:rPr>
          <w:t>Figuur 13: Uitgewerkt versie PyBot</w:t>
        </w:r>
        <w:r>
          <w:rPr>
            <w:rFonts w:eastAsiaTheme="minorEastAsia"/>
            <w:noProof/>
            <w:sz w:val="22"/>
            <w:lang w:eastAsia="nl-BE"/>
          </w:rPr>
          <w:tab/>
        </w:r>
        <w:r w:rsidRPr="00887939">
          <w:rPr>
            <w:rStyle w:val="Hyperlink"/>
            <w:noProof/>
          </w:rPr>
          <w:t xml:space="preserve">   Figuur 14: 3D-Assenstelsel</w:t>
        </w:r>
        <w:r>
          <w:rPr>
            <w:noProof/>
            <w:webHidden/>
          </w:rPr>
          <w:tab/>
        </w:r>
        <w:r>
          <w:rPr>
            <w:noProof/>
            <w:webHidden/>
          </w:rPr>
          <w:fldChar w:fldCharType="begin"/>
        </w:r>
        <w:r>
          <w:rPr>
            <w:noProof/>
            <w:webHidden/>
          </w:rPr>
          <w:instrText xml:space="preserve"> PAGEREF _Toc130496965 \h </w:instrText>
        </w:r>
        <w:r>
          <w:rPr>
            <w:noProof/>
            <w:webHidden/>
          </w:rPr>
        </w:r>
        <w:r>
          <w:rPr>
            <w:noProof/>
            <w:webHidden/>
          </w:rPr>
          <w:fldChar w:fldCharType="separate"/>
        </w:r>
        <w:r>
          <w:rPr>
            <w:noProof/>
            <w:webHidden/>
          </w:rPr>
          <w:t>25</w:t>
        </w:r>
        <w:r>
          <w:rPr>
            <w:noProof/>
            <w:webHidden/>
          </w:rPr>
          <w:fldChar w:fldCharType="end"/>
        </w:r>
      </w:hyperlink>
    </w:p>
    <w:p w14:paraId="140D03FE" w14:textId="7FB7727D" w:rsidR="00FF5306" w:rsidRDefault="00FF5306">
      <w:pPr>
        <w:pStyle w:val="Lijstmetafbeeldingen"/>
        <w:tabs>
          <w:tab w:val="right" w:pos="9062"/>
        </w:tabs>
        <w:rPr>
          <w:rFonts w:eastAsiaTheme="minorEastAsia"/>
          <w:noProof/>
          <w:sz w:val="22"/>
          <w:lang w:eastAsia="nl-BE"/>
        </w:rPr>
      </w:pPr>
      <w:hyperlink r:id="rId14" w:anchor="_Toc130496966" w:history="1">
        <w:r w:rsidRPr="00887939">
          <w:rPr>
            <w:rStyle w:val="Hyperlink"/>
            <w:noProof/>
          </w:rPr>
          <w:t>Figuur 15: Parallelle grijper</w:t>
        </w:r>
        <w:r>
          <w:rPr>
            <w:noProof/>
            <w:webHidden/>
          </w:rPr>
          <w:tab/>
        </w:r>
        <w:r>
          <w:rPr>
            <w:noProof/>
            <w:webHidden/>
          </w:rPr>
          <w:fldChar w:fldCharType="begin"/>
        </w:r>
        <w:r>
          <w:rPr>
            <w:noProof/>
            <w:webHidden/>
          </w:rPr>
          <w:instrText xml:space="preserve"> PAGEREF _Toc130496966 \h </w:instrText>
        </w:r>
        <w:r>
          <w:rPr>
            <w:noProof/>
            <w:webHidden/>
          </w:rPr>
        </w:r>
        <w:r>
          <w:rPr>
            <w:noProof/>
            <w:webHidden/>
          </w:rPr>
          <w:fldChar w:fldCharType="separate"/>
        </w:r>
        <w:r>
          <w:rPr>
            <w:noProof/>
            <w:webHidden/>
          </w:rPr>
          <w:t>27</w:t>
        </w:r>
        <w:r>
          <w:rPr>
            <w:noProof/>
            <w:webHidden/>
          </w:rPr>
          <w:fldChar w:fldCharType="end"/>
        </w:r>
      </w:hyperlink>
    </w:p>
    <w:p w14:paraId="525EF2A7" w14:textId="247DE9D1" w:rsidR="00FF5306" w:rsidRDefault="00FF5306">
      <w:pPr>
        <w:pStyle w:val="Lijstmetafbeeldingen"/>
        <w:tabs>
          <w:tab w:val="right" w:pos="9062"/>
        </w:tabs>
        <w:rPr>
          <w:rFonts w:eastAsiaTheme="minorEastAsia"/>
          <w:noProof/>
          <w:sz w:val="22"/>
          <w:lang w:eastAsia="nl-BE"/>
        </w:rPr>
      </w:pPr>
      <w:hyperlink r:id="rId15" w:anchor="_Toc130496967" w:history="1">
        <w:r w:rsidRPr="00887939">
          <w:rPr>
            <w:rStyle w:val="Hyperlink"/>
            <w:noProof/>
          </w:rPr>
          <w:t>Figuur 16: Pneumatische hoek-grijper</w:t>
        </w:r>
        <w:r>
          <w:rPr>
            <w:noProof/>
            <w:webHidden/>
          </w:rPr>
          <w:tab/>
        </w:r>
        <w:r>
          <w:rPr>
            <w:noProof/>
            <w:webHidden/>
          </w:rPr>
          <w:fldChar w:fldCharType="begin"/>
        </w:r>
        <w:r>
          <w:rPr>
            <w:noProof/>
            <w:webHidden/>
          </w:rPr>
          <w:instrText xml:space="preserve"> PAGEREF _Toc130496967 \h </w:instrText>
        </w:r>
        <w:r>
          <w:rPr>
            <w:noProof/>
            <w:webHidden/>
          </w:rPr>
        </w:r>
        <w:r>
          <w:rPr>
            <w:noProof/>
            <w:webHidden/>
          </w:rPr>
          <w:fldChar w:fldCharType="separate"/>
        </w:r>
        <w:r>
          <w:rPr>
            <w:noProof/>
            <w:webHidden/>
          </w:rPr>
          <w:t>27</w:t>
        </w:r>
        <w:r>
          <w:rPr>
            <w:noProof/>
            <w:webHidden/>
          </w:rPr>
          <w:fldChar w:fldCharType="end"/>
        </w:r>
      </w:hyperlink>
    </w:p>
    <w:p w14:paraId="69576622" w14:textId="1F8FC02B" w:rsidR="008D0226" w:rsidRDefault="00CC49AB" w:rsidP="00235BE5">
      <w:pPr>
        <w:rPr>
          <w:lang w:val="nl-NL"/>
        </w:rPr>
        <w:sectPr w:rsidR="008D0226" w:rsidSect="004E649F">
          <w:footerReference w:type="first" r:id="rId16"/>
          <w:pgSz w:w="11906" w:h="16838" w:code="9"/>
          <w:pgMar w:top="1417" w:right="1417" w:bottom="1417" w:left="1417" w:header="708" w:footer="708" w:gutter="0"/>
          <w:cols w:space="708"/>
          <w:titlePg/>
          <w:docGrid w:linePitch="360"/>
        </w:sectPr>
      </w:pPr>
      <w:r>
        <w:rPr>
          <w:lang w:val="nl-NL"/>
        </w:rPr>
        <w:fldChar w:fldCharType="end"/>
      </w:r>
    </w:p>
    <w:p w14:paraId="246207A3" w14:textId="7634960B" w:rsidR="00E22B07" w:rsidRPr="00D0539F" w:rsidRDefault="00F73E7B" w:rsidP="001A1E96">
      <w:pPr>
        <w:pStyle w:val="Geenafstand"/>
        <w:rPr>
          <w:lang w:val="nl-NL"/>
        </w:rPr>
      </w:pPr>
      <w:bookmarkStart w:id="1" w:name="_Toc130496627"/>
      <w:r w:rsidRPr="00D0539F">
        <w:rPr>
          <w:lang w:val="nl-NL"/>
        </w:rPr>
        <w:t>Tabellenlijst</w:t>
      </w:r>
      <w:bookmarkEnd w:id="1"/>
    </w:p>
    <w:p w14:paraId="529489C3" w14:textId="7975DADC" w:rsidR="00FF5306" w:rsidRDefault="00006536">
      <w:pPr>
        <w:pStyle w:val="Lijstmetafbeeldingen"/>
        <w:tabs>
          <w:tab w:val="right" w:pos="9062"/>
        </w:tabs>
        <w:rPr>
          <w:rFonts w:eastAsiaTheme="minorEastAsia"/>
          <w:noProof/>
          <w:sz w:val="22"/>
          <w:lang w:eastAsia="nl-BE"/>
        </w:rPr>
      </w:pPr>
      <w:r>
        <w:rPr>
          <w:lang w:val="nl-NL"/>
        </w:rPr>
        <w:fldChar w:fldCharType="begin"/>
      </w:r>
      <w:r>
        <w:rPr>
          <w:lang w:val="nl-NL"/>
        </w:rPr>
        <w:instrText xml:space="preserve"> TOC \h \z \c "Tabel" </w:instrText>
      </w:r>
      <w:r>
        <w:rPr>
          <w:lang w:val="nl-NL"/>
        </w:rPr>
        <w:fldChar w:fldCharType="separate"/>
      </w:r>
      <w:hyperlink w:anchor="_Toc130496968" w:history="1">
        <w:r w:rsidR="00FF5306" w:rsidRPr="005C6356">
          <w:rPr>
            <w:rStyle w:val="Hyperlink"/>
            <w:noProof/>
          </w:rPr>
          <w:t>Tabel 1: Afkortingenlijst</w:t>
        </w:r>
        <w:r w:rsidR="00FF5306">
          <w:rPr>
            <w:noProof/>
            <w:webHidden/>
          </w:rPr>
          <w:tab/>
        </w:r>
        <w:r w:rsidR="00FF5306">
          <w:rPr>
            <w:noProof/>
            <w:webHidden/>
          </w:rPr>
          <w:fldChar w:fldCharType="begin"/>
        </w:r>
        <w:r w:rsidR="00FF5306">
          <w:rPr>
            <w:noProof/>
            <w:webHidden/>
          </w:rPr>
          <w:instrText xml:space="preserve"> PAGEREF _Toc130496968 \h </w:instrText>
        </w:r>
        <w:r w:rsidR="00FF5306">
          <w:rPr>
            <w:noProof/>
            <w:webHidden/>
          </w:rPr>
        </w:r>
        <w:r w:rsidR="00FF5306">
          <w:rPr>
            <w:noProof/>
            <w:webHidden/>
          </w:rPr>
          <w:fldChar w:fldCharType="separate"/>
        </w:r>
        <w:r w:rsidR="00FF5306">
          <w:rPr>
            <w:noProof/>
            <w:webHidden/>
          </w:rPr>
          <w:t>9</w:t>
        </w:r>
        <w:r w:rsidR="00FF5306">
          <w:rPr>
            <w:noProof/>
            <w:webHidden/>
          </w:rPr>
          <w:fldChar w:fldCharType="end"/>
        </w:r>
      </w:hyperlink>
    </w:p>
    <w:p w14:paraId="2775F02F" w14:textId="7A5AC45A" w:rsidR="00FF5306" w:rsidRDefault="00FF5306">
      <w:pPr>
        <w:pStyle w:val="Lijstmetafbeeldingen"/>
        <w:tabs>
          <w:tab w:val="right" w:pos="9062"/>
        </w:tabs>
        <w:rPr>
          <w:rFonts w:eastAsiaTheme="minorEastAsia"/>
          <w:noProof/>
          <w:sz w:val="22"/>
          <w:lang w:eastAsia="nl-BE"/>
        </w:rPr>
      </w:pPr>
      <w:hyperlink w:anchor="_Toc130496969" w:history="1">
        <w:r w:rsidRPr="005C6356">
          <w:rPr>
            <w:rStyle w:val="Hyperlink"/>
            <w:noProof/>
          </w:rPr>
          <w:t>Tabel 2: Begrippenlijst</w:t>
        </w:r>
        <w:r>
          <w:rPr>
            <w:noProof/>
            <w:webHidden/>
          </w:rPr>
          <w:tab/>
        </w:r>
        <w:r>
          <w:rPr>
            <w:noProof/>
            <w:webHidden/>
          </w:rPr>
          <w:fldChar w:fldCharType="begin"/>
        </w:r>
        <w:r>
          <w:rPr>
            <w:noProof/>
            <w:webHidden/>
          </w:rPr>
          <w:instrText xml:space="preserve"> PAGEREF _Toc130496969 \h </w:instrText>
        </w:r>
        <w:r>
          <w:rPr>
            <w:noProof/>
            <w:webHidden/>
          </w:rPr>
        </w:r>
        <w:r>
          <w:rPr>
            <w:noProof/>
            <w:webHidden/>
          </w:rPr>
          <w:fldChar w:fldCharType="separate"/>
        </w:r>
        <w:r>
          <w:rPr>
            <w:noProof/>
            <w:webHidden/>
          </w:rPr>
          <w:t>11</w:t>
        </w:r>
        <w:r>
          <w:rPr>
            <w:noProof/>
            <w:webHidden/>
          </w:rPr>
          <w:fldChar w:fldCharType="end"/>
        </w:r>
      </w:hyperlink>
    </w:p>
    <w:p w14:paraId="728BF597" w14:textId="734C915C" w:rsidR="00FF5306" w:rsidRDefault="00FF5306">
      <w:pPr>
        <w:pStyle w:val="Lijstmetafbeeldingen"/>
        <w:tabs>
          <w:tab w:val="right" w:pos="9062"/>
        </w:tabs>
        <w:rPr>
          <w:rFonts w:eastAsiaTheme="minorEastAsia"/>
          <w:noProof/>
          <w:sz w:val="22"/>
          <w:lang w:eastAsia="nl-BE"/>
        </w:rPr>
      </w:pPr>
      <w:hyperlink w:anchor="_Toc130496970" w:history="1">
        <w:r w:rsidRPr="005C6356">
          <w:rPr>
            <w:rStyle w:val="Hyperlink"/>
            <w:noProof/>
          </w:rPr>
          <w:t>Tabel 3: Vergelijking van motoren</w:t>
        </w:r>
        <w:r>
          <w:rPr>
            <w:noProof/>
            <w:webHidden/>
          </w:rPr>
          <w:tab/>
        </w:r>
        <w:r>
          <w:rPr>
            <w:noProof/>
            <w:webHidden/>
          </w:rPr>
          <w:fldChar w:fldCharType="begin"/>
        </w:r>
        <w:r>
          <w:rPr>
            <w:noProof/>
            <w:webHidden/>
          </w:rPr>
          <w:instrText xml:space="preserve"> PAGEREF _Toc130496970 \h </w:instrText>
        </w:r>
        <w:r>
          <w:rPr>
            <w:noProof/>
            <w:webHidden/>
          </w:rPr>
        </w:r>
        <w:r>
          <w:rPr>
            <w:noProof/>
            <w:webHidden/>
          </w:rPr>
          <w:fldChar w:fldCharType="separate"/>
        </w:r>
        <w:r>
          <w:rPr>
            <w:noProof/>
            <w:webHidden/>
          </w:rPr>
          <w:t>15</w:t>
        </w:r>
        <w:r>
          <w:rPr>
            <w:noProof/>
            <w:webHidden/>
          </w:rPr>
          <w:fldChar w:fldCharType="end"/>
        </w:r>
      </w:hyperlink>
    </w:p>
    <w:p w14:paraId="7E599CBC" w14:textId="56E00D7D" w:rsidR="00FF5306" w:rsidRDefault="00FF5306">
      <w:pPr>
        <w:pStyle w:val="Lijstmetafbeeldingen"/>
        <w:tabs>
          <w:tab w:val="right" w:pos="9062"/>
        </w:tabs>
        <w:rPr>
          <w:rFonts w:eastAsiaTheme="minorEastAsia"/>
          <w:noProof/>
          <w:sz w:val="22"/>
          <w:lang w:eastAsia="nl-BE"/>
        </w:rPr>
      </w:pPr>
      <w:hyperlink w:anchor="_Toc130496971" w:history="1">
        <w:r w:rsidRPr="005C6356">
          <w:rPr>
            <w:rStyle w:val="Hyperlink"/>
            <w:noProof/>
          </w:rPr>
          <w:t>Tabel 4: Microcontrollers vergelijken</w:t>
        </w:r>
        <w:r>
          <w:rPr>
            <w:noProof/>
            <w:webHidden/>
          </w:rPr>
          <w:tab/>
        </w:r>
        <w:r>
          <w:rPr>
            <w:noProof/>
            <w:webHidden/>
          </w:rPr>
          <w:fldChar w:fldCharType="begin"/>
        </w:r>
        <w:r>
          <w:rPr>
            <w:noProof/>
            <w:webHidden/>
          </w:rPr>
          <w:instrText xml:space="preserve"> PAGEREF _Toc130496971 \h </w:instrText>
        </w:r>
        <w:r>
          <w:rPr>
            <w:noProof/>
            <w:webHidden/>
          </w:rPr>
        </w:r>
        <w:r>
          <w:rPr>
            <w:noProof/>
            <w:webHidden/>
          </w:rPr>
          <w:fldChar w:fldCharType="separate"/>
        </w:r>
        <w:r>
          <w:rPr>
            <w:noProof/>
            <w:webHidden/>
          </w:rPr>
          <w:t>18</w:t>
        </w:r>
        <w:r>
          <w:rPr>
            <w:noProof/>
            <w:webHidden/>
          </w:rPr>
          <w:fldChar w:fldCharType="end"/>
        </w:r>
      </w:hyperlink>
    </w:p>
    <w:p w14:paraId="5C022F79" w14:textId="4EDED44D" w:rsidR="00F73E7B" w:rsidRPr="00F73E7B" w:rsidRDefault="00006536" w:rsidP="00F73E7B">
      <w:pPr>
        <w:rPr>
          <w:lang w:val="nl-NL"/>
        </w:rPr>
        <w:sectPr w:rsidR="00F73E7B" w:rsidRPr="00F73E7B" w:rsidSect="00995550">
          <w:pgSz w:w="11906" w:h="16838"/>
          <w:pgMar w:top="1417" w:right="1417" w:bottom="1417" w:left="1417" w:header="708" w:footer="708" w:gutter="0"/>
          <w:cols w:space="708"/>
          <w:titlePg/>
          <w:docGrid w:linePitch="360"/>
        </w:sectPr>
      </w:pPr>
      <w:r>
        <w:rPr>
          <w:lang w:val="nl-NL"/>
        </w:rPr>
        <w:fldChar w:fldCharType="end"/>
      </w:r>
    </w:p>
    <w:p w14:paraId="1C7212BD" w14:textId="58ABD186" w:rsidR="00652F3F" w:rsidRDefault="00652F3F" w:rsidP="00652F3F">
      <w:pPr>
        <w:pStyle w:val="Geenafstand"/>
      </w:pPr>
      <w:bookmarkStart w:id="2" w:name="_Toc130496628"/>
      <w:r>
        <w:t>Afko</w:t>
      </w:r>
      <w:r w:rsidR="00EB71F9">
        <w:t>r</w:t>
      </w:r>
      <w:r>
        <w:t>tingenlijst</w:t>
      </w:r>
      <w:bookmarkEnd w:id="2"/>
    </w:p>
    <w:p w14:paraId="29A6753A" w14:textId="23259BE9" w:rsidR="00842CF9" w:rsidRDefault="00842CF9" w:rsidP="00842CF9">
      <w:pPr>
        <w:pStyle w:val="Bijschrift"/>
        <w:keepNext/>
      </w:pPr>
      <w:bookmarkStart w:id="3" w:name="_Toc130496968"/>
      <w:r>
        <w:t xml:space="preserve">Tabel </w:t>
      </w:r>
      <w:r>
        <w:fldChar w:fldCharType="begin"/>
      </w:r>
      <w:r>
        <w:instrText xml:space="preserve"> SEQ Tabel \* ARABIC </w:instrText>
      </w:r>
      <w:r>
        <w:fldChar w:fldCharType="separate"/>
      </w:r>
      <w:r w:rsidR="00006536">
        <w:rPr>
          <w:noProof/>
        </w:rPr>
        <w:t>1</w:t>
      </w:r>
      <w:r>
        <w:fldChar w:fldCharType="end"/>
      </w:r>
      <w:r>
        <w:t>: Afkortingenlijst</w:t>
      </w:r>
      <w:bookmarkEnd w:id="3"/>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3"/>
      </w:tblGrid>
      <w:tr w:rsidR="00957BD9" w14:paraId="6DB3764F" w14:textId="77777777" w:rsidTr="00727938">
        <w:tc>
          <w:tcPr>
            <w:tcW w:w="3119" w:type="dxa"/>
          </w:tcPr>
          <w:p w14:paraId="170CCEEF" w14:textId="613CE86E" w:rsidR="00957BD9" w:rsidRPr="00FA2510" w:rsidRDefault="00FA2510" w:rsidP="00401301">
            <w:pPr>
              <w:rPr>
                <w:b/>
                <w:bCs/>
              </w:rPr>
            </w:pPr>
            <w:r w:rsidRPr="00FA2510">
              <w:rPr>
                <w:b/>
                <w:bCs/>
              </w:rPr>
              <w:t>Afkorting</w:t>
            </w:r>
          </w:p>
        </w:tc>
        <w:tc>
          <w:tcPr>
            <w:tcW w:w="5943" w:type="dxa"/>
          </w:tcPr>
          <w:p w14:paraId="616B5547" w14:textId="6119C372" w:rsidR="00957BD9" w:rsidRPr="00FA2510" w:rsidRDefault="00E84368" w:rsidP="00401301">
            <w:pPr>
              <w:rPr>
                <w:b/>
                <w:bCs/>
              </w:rPr>
            </w:pPr>
            <w:r>
              <w:rPr>
                <w:b/>
                <w:bCs/>
              </w:rPr>
              <w:t>Betekenis</w:t>
            </w:r>
          </w:p>
        </w:tc>
      </w:tr>
      <w:tr w:rsidR="00FA2510" w14:paraId="5744C5E9" w14:textId="77777777" w:rsidTr="00727938">
        <w:tc>
          <w:tcPr>
            <w:tcW w:w="3119" w:type="dxa"/>
          </w:tcPr>
          <w:p w14:paraId="20CF0CDC" w14:textId="1CE8BB25" w:rsidR="00FA2510" w:rsidRDefault="00FA2510" w:rsidP="00FA2510">
            <w:r>
              <w:t>BOM</w:t>
            </w:r>
          </w:p>
        </w:tc>
        <w:tc>
          <w:tcPr>
            <w:tcW w:w="5943" w:type="dxa"/>
          </w:tcPr>
          <w:p w14:paraId="422D19D5" w14:textId="27603077" w:rsidR="00FA2510" w:rsidRDefault="00FA2510" w:rsidP="00FA2510">
            <w:r>
              <w:t xml:space="preserve">Bill of </w:t>
            </w:r>
            <w:proofErr w:type="spellStart"/>
            <w:r>
              <w:t>Materials</w:t>
            </w:r>
            <w:proofErr w:type="spellEnd"/>
          </w:p>
        </w:tc>
      </w:tr>
      <w:tr w:rsidR="00FA2510" w14:paraId="5269F3FA" w14:textId="77777777" w:rsidTr="00727938">
        <w:tc>
          <w:tcPr>
            <w:tcW w:w="3119" w:type="dxa"/>
          </w:tcPr>
          <w:p w14:paraId="764E2BD5" w14:textId="30DB0970" w:rsidR="00FA2510" w:rsidRDefault="00FA2510" w:rsidP="00FA2510">
            <w:r>
              <w:t>IC</w:t>
            </w:r>
          </w:p>
        </w:tc>
        <w:tc>
          <w:tcPr>
            <w:tcW w:w="5943" w:type="dxa"/>
          </w:tcPr>
          <w:p w14:paraId="2FF4839D" w14:textId="734FF3B7" w:rsidR="00FA2510" w:rsidRDefault="00FA2510" w:rsidP="00FA2510">
            <w:proofErr w:type="spellStart"/>
            <w:r>
              <w:t>I</w:t>
            </w:r>
            <w:r w:rsidRPr="00F262B5">
              <w:t>ntegrated</w:t>
            </w:r>
            <w:proofErr w:type="spellEnd"/>
            <w:r w:rsidRPr="00F262B5">
              <w:t xml:space="preserve"> circuit</w:t>
            </w:r>
          </w:p>
        </w:tc>
      </w:tr>
      <w:tr w:rsidR="00FA2510" w14:paraId="7A7984CE" w14:textId="77777777" w:rsidTr="00727938">
        <w:tc>
          <w:tcPr>
            <w:tcW w:w="3119" w:type="dxa"/>
          </w:tcPr>
          <w:p w14:paraId="51DDA548" w14:textId="2826BB8B" w:rsidR="00FA2510" w:rsidRDefault="00FA2510" w:rsidP="00FA2510">
            <w:r>
              <w:t>DC</w:t>
            </w:r>
          </w:p>
        </w:tc>
        <w:tc>
          <w:tcPr>
            <w:tcW w:w="5943" w:type="dxa"/>
          </w:tcPr>
          <w:p w14:paraId="3F1A9957" w14:textId="177F5027" w:rsidR="00FA2510" w:rsidRDefault="00FA2510" w:rsidP="00FA2510">
            <w:r>
              <w:t>D</w:t>
            </w:r>
            <w:r w:rsidRPr="004E1DE0">
              <w:t xml:space="preserve">irect </w:t>
            </w:r>
            <w:proofErr w:type="spellStart"/>
            <w:r w:rsidRPr="004E1DE0">
              <w:t>current</w:t>
            </w:r>
            <w:proofErr w:type="spellEnd"/>
          </w:p>
        </w:tc>
      </w:tr>
      <w:tr w:rsidR="00FA2510" w14:paraId="395CB312" w14:textId="77777777" w:rsidTr="00727938">
        <w:tc>
          <w:tcPr>
            <w:tcW w:w="3119" w:type="dxa"/>
          </w:tcPr>
          <w:p w14:paraId="73250CFC" w14:textId="5F7AACDA" w:rsidR="00FA2510" w:rsidRDefault="00FA2510" w:rsidP="00FA2510">
            <w:r>
              <w:t>PWM</w:t>
            </w:r>
          </w:p>
        </w:tc>
        <w:tc>
          <w:tcPr>
            <w:tcW w:w="5943" w:type="dxa"/>
          </w:tcPr>
          <w:p w14:paraId="6F701183" w14:textId="0683CCED" w:rsidR="00FA2510" w:rsidRDefault="00FA2510" w:rsidP="00FA2510">
            <w:proofErr w:type="spellStart"/>
            <w:r>
              <w:t>Pulse-width</w:t>
            </w:r>
            <w:proofErr w:type="spellEnd"/>
            <w:r>
              <w:t xml:space="preserve"> </w:t>
            </w:r>
            <w:proofErr w:type="spellStart"/>
            <w:r>
              <w:t>modulation</w:t>
            </w:r>
            <w:proofErr w:type="spellEnd"/>
          </w:p>
        </w:tc>
      </w:tr>
      <w:tr w:rsidR="00FA2510" w14:paraId="1521C96D" w14:textId="77777777" w:rsidTr="00727938">
        <w:tc>
          <w:tcPr>
            <w:tcW w:w="3119" w:type="dxa"/>
          </w:tcPr>
          <w:p w14:paraId="466D677E" w14:textId="26000575" w:rsidR="00FA2510" w:rsidRDefault="00FA2510" w:rsidP="00FA2510">
            <w:r w:rsidRPr="00C40F28">
              <w:t>MCU</w:t>
            </w:r>
          </w:p>
        </w:tc>
        <w:tc>
          <w:tcPr>
            <w:tcW w:w="5943" w:type="dxa"/>
          </w:tcPr>
          <w:p w14:paraId="6E282509" w14:textId="48A870E0" w:rsidR="00FA2510" w:rsidRDefault="00FA2510" w:rsidP="00FA2510">
            <w:r>
              <w:t>M</w:t>
            </w:r>
            <w:r w:rsidRPr="004C4281">
              <w:t>icrocontroller unit</w:t>
            </w:r>
          </w:p>
        </w:tc>
      </w:tr>
      <w:tr w:rsidR="00FA2510" w14:paraId="42C5EEAE" w14:textId="77777777" w:rsidTr="00727938">
        <w:tc>
          <w:tcPr>
            <w:tcW w:w="3119" w:type="dxa"/>
          </w:tcPr>
          <w:p w14:paraId="5AC89E8C" w14:textId="55D506E4" w:rsidR="00FA2510" w:rsidRDefault="00FA2510" w:rsidP="00FA2510">
            <w:r>
              <w:t>ESC</w:t>
            </w:r>
          </w:p>
        </w:tc>
        <w:tc>
          <w:tcPr>
            <w:tcW w:w="5943" w:type="dxa"/>
          </w:tcPr>
          <w:p w14:paraId="5D773F58" w14:textId="594953FA" w:rsidR="00FA2510" w:rsidRDefault="00FA2510" w:rsidP="00FA2510">
            <w:r>
              <w:t>E</w:t>
            </w:r>
            <w:r w:rsidRPr="00714A3E">
              <w:t>lectronic speed control</w:t>
            </w:r>
          </w:p>
        </w:tc>
      </w:tr>
      <w:tr w:rsidR="00FA2510" w14:paraId="47D7F54F" w14:textId="77777777" w:rsidTr="00727938">
        <w:tc>
          <w:tcPr>
            <w:tcW w:w="3119" w:type="dxa"/>
          </w:tcPr>
          <w:p w14:paraId="0C19EAE9" w14:textId="6A50EB65" w:rsidR="00FA2510" w:rsidRDefault="00FA2510" w:rsidP="00FA2510">
            <w:r>
              <w:t>NEMA</w:t>
            </w:r>
          </w:p>
        </w:tc>
        <w:tc>
          <w:tcPr>
            <w:tcW w:w="5943" w:type="dxa"/>
          </w:tcPr>
          <w:p w14:paraId="5955B39A" w14:textId="24CB0ACB" w:rsidR="00FA2510" w:rsidRDefault="00FA2510" w:rsidP="00FA2510">
            <w:r w:rsidRPr="0077778A">
              <w:t xml:space="preserve">National Electric </w:t>
            </w:r>
            <w:proofErr w:type="spellStart"/>
            <w:r w:rsidRPr="0077778A">
              <w:t>Manufacturers</w:t>
            </w:r>
            <w:proofErr w:type="spellEnd"/>
            <w:r w:rsidRPr="0077778A">
              <w:t>' Association</w:t>
            </w:r>
          </w:p>
        </w:tc>
      </w:tr>
      <w:tr w:rsidR="00FA2510" w14:paraId="69C04C2F" w14:textId="77777777" w:rsidTr="00727938">
        <w:tc>
          <w:tcPr>
            <w:tcW w:w="3119" w:type="dxa"/>
          </w:tcPr>
          <w:p w14:paraId="4B15AC23" w14:textId="6B0AC555" w:rsidR="00FA2510" w:rsidRDefault="00FA2510" w:rsidP="00FA2510">
            <w:r>
              <w:t>pcb</w:t>
            </w:r>
          </w:p>
        </w:tc>
        <w:tc>
          <w:tcPr>
            <w:tcW w:w="5943" w:type="dxa"/>
          </w:tcPr>
          <w:p w14:paraId="19799E72" w14:textId="30E7D0B9" w:rsidR="00FA2510" w:rsidRPr="0077778A" w:rsidRDefault="00FA2510" w:rsidP="00FA2510">
            <w:proofErr w:type="spellStart"/>
            <w:r w:rsidRPr="00CF5F94">
              <w:t>Printed</w:t>
            </w:r>
            <w:proofErr w:type="spellEnd"/>
            <w:r w:rsidRPr="00CF5F94">
              <w:t xml:space="preserve"> circuit board</w:t>
            </w:r>
          </w:p>
        </w:tc>
      </w:tr>
      <w:tr w:rsidR="00504A6B" w14:paraId="78D19464" w14:textId="77777777" w:rsidTr="00727938">
        <w:tc>
          <w:tcPr>
            <w:tcW w:w="3119" w:type="dxa"/>
          </w:tcPr>
          <w:p w14:paraId="4DB41D86" w14:textId="62262B5B" w:rsidR="00504A6B" w:rsidRDefault="004F6377" w:rsidP="00FA2510">
            <w:proofErr w:type="spellStart"/>
            <w:r>
              <w:t>IoT</w:t>
            </w:r>
            <w:proofErr w:type="spellEnd"/>
          </w:p>
        </w:tc>
        <w:tc>
          <w:tcPr>
            <w:tcW w:w="5943" w:type="dxa"/>
          </w:tcPr>
          <w:p w14:paraId="11DD7B58" w14:textId="394489CA" w:rsidR="00504A6B" w:rsidRPr="00CF5F94" w:rsidRDefault="00665BA8" w:rsidP="00FA2510">
            <w:r w:rsidRPr="00665BA8">
              <w:t xml:space="preserve">Internet of </w:t>
            </w:r>
            <w:proofErr w:type="spellStart"/>
            <w:r w:rsidRPr="00665BA8">
              <w:t>Things</w:t>
            </w:r>
            <w:proofErr w:type="spellEnd"/>
          </w:p>
        </w:tc>
      </w:tr>
      <w:tr w:rsidR="004F6377" w14:paraId="703C16C3" w14:textId="77777777" w:rsidTr="00727938">
        <w:tc>
          <w:tcPr>
            <w:tcW w:w="3119" w:type="dxa"/>
          </w:tcPr>
          <w:p w14:paraId="5AFDD77E" w14:textId="5DDF9FB7" w:rsidR="004F6377" w:rsidRDefault="00D63C53" w:rsidP="00FA2510">
            <w:proofErr w:type="spellStart"/>
            <w:r>
              <w:t>SoC</w:t>
            </w:r>
            <w:proofErr w:type="spellEnd"/>
          </w:p>
        </w:tc>
        <w:tc>
          <w:tcPr>
            <w:tcW w:w="5943" w:type="dxa"/>
          </w:tcPr>
          <w:p w14:paraId="5740E91E" w14:textId="4F5E7B50" w:rsidR="004F6377" w:rsidRPr="00CF5F94" w:rsidRDefault="00640971" w:rsidP="00FA2510">
            <w:r>
              <w:t>S</w:t>
            </w:r>
            <w:r w:rsidRPr="00640971">
              <w:t>ystem-on-chip</w:t>
            </w:r>
          </w:p>
        </w:tc>
      </w:tr>
      <w:tr w:rsidR="00D63C53" w14:paraId="16C34E59" w14:textId="77777777" w:rsidTr="00727938">
        <w:tc>
          <w:tcPr>
            <w:tcW w:w="3119" w:type="dxa"/>
          </w:tcPr>
          <w:p w14:paraId="0A1C6717" w14:textId="7839A318" w:rsidR="00D63C53" w:rsidRDefault="009A633E" w:rsidP="00FA2510">
            <w:r>
              <w:t>SPI</w:t>
            </w:r>
          </w:p>
        </w:tc>
        <w:tc>
          <w:tcPr>
            <w:tcW w:w="5943" w:type="dxa"/>
          </w:tcPr>
          <w:p w14:paraId="7EAB9014" w14:textId="4EB45284" w:rsidR="00D63C53" w:rsidRPr="00CF5F94" w:rsidRDefault="00726506" w:rsidP="00FA2510">
            <w:proofErr w:type="spellStart"/>
            <w:r w:rsidRPr="00726506">
              <w:t>Serial</w:t>
            </w:r>
            <w:proofErr w:type="spellEnd"/>
            <w:r w:rsidRPr="00726506">
              <w:t xml:space="preserve"> </w:t>
            </w:r>
            <w:proofErr w:type="spellStart"/>
            <w:r w:rsidRPr="00726506">
              <w:t>Peripheral</w:t>
            </w:r>
            <w:proofErr w:type="spellEnd"/>
            <w:r w:rsidRPr="00726506">
              <w:t xml:space="preserve"> Interface</w:t>
            </w:r>
          </w:p>
        </w:tc>
      </w:tr>
      <w:tr w:rsidR="009A633E" w14:paraId="4EB283FB" w14:textId="77777777" w:rsidTr="00727938">
        <w:tc>
          <w:tcPr>
            <w:tcW w:w="3119" w:type="dxa"/>
          </w:tcPr>
          <w:p w14:paraId="349E541B" w14:textId="2EE494D0" w:rsidR="009A633E" w:rsidRDefault="009A633E" w:rsidP="00FA2510">
            <w:r>
              <w:t>I2C</w:t>
            </w:r>
          </w:p>
        </w:tc>
        <w:tc>
          <w:tcPr>
            <w:tcW w:w="5943" w:type="dxa"/>
          </w:tcPr>
          <w:p w14:paraId="390D4F93" w14:textId="5EF78458" w:rsidR="009A633E" w:rsidRPr="00CF5F94" w:rsidRDefault="00555F4A" w:rsidP="00FA2510">
            <w:proofErr w:type="spellStart"/>
            <w:r w:rsidRPr="00555F4A">
              <w:t>Inter-Integrated</w:t>
            </w:r>
            <w:proofErr w:type="spellEnd"/>
            <w:r w:rsidRPr="00555F4A">
              <w:t xml:space="preserve"> Circuit</w:t>
            </w:r>
          </w:p>
        </w:tc>
      </w:tr>
      <w:tr w:rsidR="009A633E" w14:paraId="7E3D8549" w14:textId="77777777" w:rsidTr="00727938">
        <w:tc>
          <w:tcPr>
            <w:tcW w:w="3119" w:type="dxa"/>
          </w:tcPr>
          <w:p w14:paraId="0B5500C9" w14:textId="5E4608D9" w:rsidR="009A633E" w:rsidRDefault="00AE76AA" w:rsidP="00FA2510">
            <w:r>
              <w:t>UART</w:t>
            </w:r>
          </w:p>
        </w:tc>
        <w:tc>
          <w:tcPr>
            <w:tcW w:w="5943" w:type="dxa"/>
          </w:tcPr>
          <w:p w14:paraId="570BE42D" w14:textId="3A7DCC83" w:rsidR="009A633E" w:rsidRPr="00CF5F94" w:rsidRDefault="006D22E1" w:rsidP="00FA2510">
            <w:r>
              <w:t>U</w:t>
            </w:r>
            <w:r w:rsidR="004E5DDD" w:rsidRPr="004E5DDD">
              <w:t xml:space="preserve">niversal </w:t>
            </w:r>
            <w:proofErr w:type="spellStart"/>
            <w:r w:rsidR="004E5DDD" w:rsidRPr="004E5DDD">
              <w:t>asynchronous</w:t>
            </w:r>
            <w:proofErr w:type="spellEnd"/>
            <w:r w:rsidR="004E5DDD" w:rsidRPr="004E5DDD">
              <w:t xml:space="preserve"> receiver-transmitter</w:t>
            </w:r>
          </w:p>
        </w:tc>
      </w:tr>
      <w:tr w:rsidR="00AE76AA" w14:paraId="37BD3BA3" w14:textId="77777777" w:rsidTr="00727938">
        <w:tc>
          <w:tcPr>
            <w:tcW w:w="3119" w:type="dxa"/>
          </w:tcPr>
          <w:p w14:paraId="54642094" w14:textId="227037F6" w:rsidR="00AE76AA" w:rsidRDefault="00AE76AA" w:rsidP="00FA2510">
            <w:r>
              <w:t>BLE</w:t>
            </w:r>
          </w:p>
        </w:tc>
        <w:tc>
          <w:tcPr>
            <w:tcW w:w="5943" w:type="dxa"/>
          </w:tcPr>
          <w:p w14:paraId="2042A4E9" w14:textId="7FD90F70" w:rsidR="00AE76AA" w:rsidRPr="00CF5F94" w:rsidRDefault="006D22E1" w:rsidP="00FA2510">
            <w:r w:rsidRPr="006D22E1">
              <w:t>Bluetooth Low Energy</w:t>
            </w:r>
          </w:p>
        </w:tc>
      </w:tr>
      <w:tr w:rsidR="00AE76AA" w14:paraId="68CF499D" w14:textId="77777777" w:rsidTr="00727938">
        <w:tc>
          <w:tcPr>
            <w:tcW w:w="3119" w:type="dxa"/>
          </w:tcPr>
          <w:p w14:paraId="11B2DAC8" w14:textId="55F2331F" w:rsidR="00AE76AA" w:rsidRDefault="00AE76AA" w:rsidP="00FA2510">
            <w:r>
              <w:t>USB</w:t>
            </w:r>
          </w:p>
        </w:tc>
        <w:tc>
          <w:tcPr>
            <w:tcW w:w="5943" w:type="dxa"/>
          </w:tcPr>
          <w:p w14:paraId="157FF463" w14:textId="61EDA6FC" w:rsidR="00AE76AA" w:rsidRPr="00CF5F94" w:rsidRDefault="00642578" w:rsidP="00FA2510">
            <w:r w:rsidRPr="00642578">
              <w:t xml:space="preserve">Universal </w:t>
            </w:r>
            <w:proofErr w:type="spellStart"/>
            <w:r w:rsidRPr="00642578">
              <w:t>Serial</w:t>
            </w:r>
            <w:proofErr w:type="spellEnd"/>
            <w:r w:rsidRPr="00642578">
              <w:t xml:space="preserve"> Bus</w:t>
            </w:r>
          </w:p>
        </w:tc>
      </w:tr>
      <w:tr w:rsidR="00AE76AA" w14:paraId="32CE7762" w14:textId="77777777" w:rsidTr="00727938">
        <w:tc>
          <w:tcPr>
            <w:tcW w:w="3119" w:type="dxa"/>
          </w:tcPr>
          <w:p w14:paraId="2E75D290" w14:textId="2F510CC6" w:rsidR="00AE76AA" w:rsidRDefault="00AE76AA" w:rsidP="00FA2510">
            <w:r>
              <w:t>LDO</w:t>
            </w:r>
          </w:p>
        </w:tc>
        <w:tc>
          <w:tcPr>
            <w:tcW w:w="5943" w:type="dxa"/>
          </w:tcPr>
          <w:p w14:paraId="791B9921" w14:textId="13380712" w:rsidR="00AE76AA" w:rsidRPr="003B70B5" w:rsidRDefault="003B70B5" w:rsidP="003B70B5">
            <w:r>
              <w:t>Low-</w:t>
            </w:r>
            <w:proofErr w:type="spellStart"/>
            <w:r>
              <w:t>dropout</w:t>
            </w:r>
            <w:proofErr w:type="spellEnd"/>
          </w:p>
        </w:tc>
      </w:tr>
      <w:tr w:rsidR="00AE76AA" w14:paraId="7E76BAE5" w14:textId="77777777" w:rsidTr="00727938">
        <w:tc>
          <w:tcPr>
            <w:tcW w:w="3119" w:type="dxa"/>
          </w:tcPr>
          <w:p w14:paraId="4630AB71" w14:textId="3E600A5C" w:rsidR="00AE76AA" w:rsidRDefault="00AE76AA" w:rsidP="00FA2510">
            <w:r>
              <w:t>TTL</w:t>
            </w:r>
          </w:p>
        </w:tc>
        <w:tc>
          <w:tcPr>
            <w:tcW w:w="5943" w:type="dxa"/>
          </w:tcPr>
          <w:p w14:paraId="542DDCA6" w14:textId="4CC4FDD2" w:rsidR="00AE76AA" w:rsidRPr="00CF5F94" w:rsidRDefault="000254D9" w:rsidP="00FA2510">
            <w:r w:rsidRPr="000254D9">
              <w:t>Transistor-</w:t>
            </w:r>
            <w:r w:rsidR="00A8767E">
              <w:t>T</w:t>
            </w:r>
            <w:r w:rsidRPr="000254D9">
              <w:t>ransistor</w:t>
            </w:r>
            <w:r w:rsidR="00A8767E">
              <w:t xml:space="preserve"> L</w:t>
            </w:r>
            <w:r w:rsidRPr="000254D9">
              <w:t>ogica</w:t>
            </w:r>
          </w:p>
        </w:tc>
      </w:tr>
      <w:tr w:rsidR="00AE76AA" w14:paraId="284EE000" w14:textId="77777777" w:rsidTr="00727938">
        <w:tc>
          <w:tcPr>
            <w:tcW w:w="3119" w:type="dxa"/>
          </w:tcPr>
          <w:p w14:paraId="6DB51403" w14:textId="147FEF8A" w:rsidR="00AE76AA" w:rsidRDefault="00AE76AA" w:rsidP="00FA2510">
            <w:r>
              <w:t>RMS</w:t>
            </w:r>
          </w:p>
        </w:tc>
        <w:tc>
          <w:tcPr>
            <w:tcW w:w="5943" w:type="dxa"/>
          </w:tcPr>
          <w:p w14:paraId="56CD980C" w14:textId="07D377B6" w:rsidR="00AE76AA" w:rsidRPr="00CF5F94" w:rsidRDefault="006F0838" w:rsidP="00FA2510">
            <w:r w:rsidRPr="006F0838">
              <w:t xml:space="preserve">Root </w:t>
            </w:r>
            <w:proofErr w:type="spellStart"/>
            <w:r w:rsidRPr="006F0838">
              <w:t>Mean</w:t>
            </w:r>
            <w:proofErr w:type="spellEnd"/>
            <w:r w:rsidRPr="006F0838">
              <w:t xml:space="preserve"> Square</w:t>
            </w:r>
          </w:p>
        </w:tc>
      </w:tr>
      <w:tr w:rsidR="00AE76AA" w14:paraId="50F6588D" w14:textId="77777777" w:rsidTr="00727938">
        <w:tc>
          <w:tcPr>
            <w:tcW w:w="3119" w:type="dxa"/>
          </w:tcPr>
          <w:p w14:paraId="51CD7F23" w14:textId="20661B51" w:rsidR="00AE76AA" w:rsidRDefault="00481F1D" w:rsidP="00FA2510">
            <w:r>
              <w:t>DIR</w:t>
            </w:r>
          </w:p>
        </w:tc>
        <w:tc>
          <w:tcPr>
            <w:tcW w:w="5943" w:type="dxa"/>
          </w:tcPr>
          <w:p w14:paraId="5393321D" w14:textId="7F821E4A" w:rsidR="00AE76AA" w:rsidRPr="00CF5F94" w:rsidRDefault="004D4BB6" w:rsidP="00FA2510">
            <w:proofErr w:type="spellStart"/>
            <w:r>
              <w:t>D</w:t>
            </w:r>
            <w:r w:rsidRPr="004D4BB6">
              <w:t>irection</w:t>
            </w:r>
            <w:proofErr w:type="spellEnd"/>
          </w:p>
        </w:tc>
      </w:tr>
      <w:tr w:rsidR="00481F1D" w14:paraId="4BE028A3" w14:textId="77777777" w:rsidTr="00727938">
        <w:tc>
          <w:tcPr>
            <w:tcW w:w="3119" w:type="dxa"/>
          </w:tcPr>
          <w:p w14:paraId="7F9C0689" w14:textId="419FD7F8" w:rsidR="00481F1D" w:rsidRDefault="00C81414" w:rsidP="00FA2510">
            <w:r>
              <w:t>OTP</w:t>
            </w:r>
          </w:p>
        </w:tc>
        <w:tc>
          <w:tcPr>
            <w:tcW w:w="5943" w:type="dxa"/>
          </w:tcPr>
          <w:p w14:paraId="1FB3B2D4" w14:textId="6E82771C" w:rsidR="00481F1D" w:rsidRPr="00CF5F94" w:rsidRDefault="009B59E2" w:rsidP="00FA2510">
            <w:proofErr w:type="spellStart"/>
            <w:r w:rsidRPr="009B59E2">
              <w:t>One</w:t>
            </w:r>
            <w:proofErr w:type="spellEnd"/>
            <w:r w:rsidRPr="009B59E2">
              <w:t xml:space="preserve">-time </w:t>
            </w:r>
            <w:proofErr w:type="spellStart"/>
            <w:r w:rsidRPr="009B59E2">
              <w:t>programmable</w:t>
            </w:r>
            <w:proofErr w:type="spellEnd"/>
          </w:p>
        </w:tc>
      </w:tr>
      <w:tr w:rsidR="00096C7E" w14:paraId="1056DB00" w14:textId="77777777" w:rsidTr="00727938">
        <w:tc>
          <w:tcPr>
            <w:tcW w:w="3119" w:type="dxa"/>
          </w:tcPr>
          <w:p w14:paraId="69F9B3CD" w14:textId="514D3642" w:rsidR="00096C7E" w:rsidRDefault="00096C7E" w:rsidP="00FA2510">
            <w:r>
              <w:t>SRAM</w:t>
            </w:r>
          </w:p>
        </w:tc>
        <w:tc>
          <w:tcPr>
            <w:tcW w:w="5943" w:type="dxa"/>
          </w:tcPr>
          <w:p w14:paraId="2B73B0EA" w14:textId="0C35D521" w:rsidR="00096C7E" w:rsidRPr="009B59E2" w:rsidRDefault="00096C7E" w:rsidP="00FA2510">
            <w:proofErr w:type="spellStart"/>
            <w:r w:rsidRPr="00096C7E">
              <w:t>Static</w:t>
            </w:r>
            <w:proofErr w:type="spellEnd"/>
            <w:r w:rsidRPr="00096C7E">
              <w:t xml:space="preserve"> random-access memory</w:t>
            </w:r>
          </w:p>
        </w:tc>
      </w:tr>
    </w:tbl>
    <w:p w14:paraId="30DF1E15" w14:textId="77777777" w:rsidR="00401301" w:rsidRDefault="00401301" w:rsidP="00401301"/>
    <w:p w14:paraId="05AC02E1" w14:textId="77777777" w:rsidR="00727938" w:rsidRDefault="00727938" w:rsidP="00401301">
      <w:pPr>
        <w:sectPr w:rsidR="00727938" w:rsidSect="00995550">
          <w:pgSz w:w="11906" w:h="16838"/>
          <w:pgMar w:top="1417" w:right="1417" w:bottom="1417" w:left="1417" w:header="708" w:footer="708" w:gutter="0"/>
          <w:cols w:space="708"/>
          <w:titlePg/>
          <w:docGrid w:linePitch="360"/>
        </w:sectPr>
      </w:pPr>
    </w:p>
    <w:p w14:paraId="4901E947" w14:textId="489A0A05" w:rsidR="00401301" w:rsidRDefault="00727938" w:rsidP="00727938">
      <w:pPr>
        <w:pStyle w:val="Geenafstand"/>
      </w:pPr>
      <w:bookmarkStart w:id="4" w:name="_Toc130496629"/>
      <w:r>
        <w:t>Begrippenlijst</w:t>
      </w:r>
      <w:bookmarkEnd w:id="4"/>
    </w:p>
    <w:p w14:paraId="61A37DD1" w14:textId="52CB8708" w:rsidR="005B6B35" w:rsidRDefault="005B6B35" w:rsidP="005B6B35">
      <w:pPr>
        <w:pStyle w:val="Bijschrift"/>
        <w:keepNext/>
      </w:pPr>
      <w:bookmarkStart w:id="5" w:name="_Toc130496969"/>
      <w:r>
        <w:t xml:space="preserve">Tabel </w:t>
      </w:r>
      <w:r>
        <w:fldChar w:fldCharType="begin"/>
      </w:r>
      <w:r>
        <w:instrText xml:space="preserve"> SEQ Tabel \* ARABIC </w:instrText>
      </w:r>
      <w:r>
        <w:fldChar w:fldCharType="separate"/>
      </w:r>
      <w:r w:rsidR="00006536">
        <w:rPr>
          <w:noProof/>
        </w:rPr>
        <w:t>2</w:t>
      </w:r>
      <w:r>
        <w:fldChar w:fldCharType="end"/>
      </w:r>
      <w:r>
        <w:t>: Begrippenlijst</w:t>
      </w:r>
      <w:bookmarkEnd w:id="5"/>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3"/>
      </w:tblGrid>
      <w:tr w:rsidR="00F61D1F" w:rsidRPr="00405548" w14:paraId="34F6409D" w14:textId="77777777" w:rsidTr="003E6E10">
        <w:tc>
          <w:tcPr>
            <w:tcW w:w="3119" w:type="dxa"/>
          </w:tcPr>
          <w:p w14:paraId="53992FE2" w14:textId="4C3199B5" w:rsidR="00F61D1F" w:rsidRPr="00FF02EB" w:rsidRDefault="00D00766" w:rsidP="003E6E10">
            <w:pPr>
              <w:rPr>
                <w:b/>
                <w:bCs/>
              </w:rPr>
            </w:pPr>
            <w:r w:rsidRPr="00FF02EB">
              <w:rPr>
                <w:b/>
                <w:bCs/>
              </w:rPr>
              <w:t>Begrip</w:t>
            </w:r>
          </w:p>
        </w:tc>
        <w:tc>
          <w:tcPr>
            <w:tcW w:w="5943" w:type="dxa"/>
          </w:tcPr>
          <w:p w14:paraId="36CEC206" w14:textId="074238AE" w:rsidR="00405548" w:rsidRPr="00FF02EB" w:rsidRDefault="00FF02EB" w:rsidP="00574B75">
            <w:pPr>
              <w:tabs>
                <w:tab w:val="left" w:pos="4140"/>
              </w:tabs>
              <w:rPr>
                <w:b/>
                <w:bCs/>
                <w:lang w:val="nl-NL"/>
              </w:rPr>
            </w:pPr>
            <w:r w:rsidRPr="00FF02EB">
              <w:rPr>
                <w:b/>
                <w:bCs/>
                <w:lang w:val="nl-NL"/>
              </w:rPr>
              <w:t xml:space="preserve">Verklaring </w:t>
            </w:r>
          </w:p>
        </w:tc>
      </w:tr>
      <w:tr w:rsidR="00D00766" w:rsidRPr="00405548" w14:paraId="470C9644" w14:textId="77777777" w:rsidTr="003E6E10">
        <w:tc>
          <w:tcPr>
            <w:tcW w:w="3119" w:type="dxa"/>
          </w:tcPr>
          <w:p w14:paraId="1F690BF6" w14:textId="757E9852" w:rsidR="00D00766" w:rsidRPr="00D00766" w:rsidRDefault="00D00766" w:rsidP="00D00766">
            <w:pPr>
              <w:rPr>
                <w:b/>
                <w:bCs/>
              </w:rPr>
            </w:pPr>
            <w:proofErr w:type="spellStart"/>
            <w:r>
              <w:t>Brushless</w:t>
            </w:r>
            <w:proofErr w:type="spellEnd"/>
          </w:p>
        </w:tc>
        <w:tc>
          <w:tcPr>
            <w:tcW w:w="5943" w:type="dxa"/>
          </w:tcPr>
          <w:p w14:paraId="1BFCA9D8" w14:textId="14A66752" w:rsidR="00D00766" w:rsidRPr="00405548" w:rsidRDefault="00D00766" w:rsidP="00D00766">
            <w:pPr>
              <w:tabs>
                <w:tab w:val="left" w:pos="4140"/>
              </w:tabs>
              <w:rPr>
                <w:lang w:val="nl-NL"/>
              </w:rPr>
            </w:pPr>
            <w:r w:rsidRPr="00405548">
              <w:rPr>
                <w:lang w:val="nl-NL"/>
              </w:rPr>
              <w:t xml:space="preserve">Geen gebruik maken van </w:t>
            </w:r>
            <w:r>
              <w:rPr>
                <w:lang w:val="nl-NL"/>
              </w:rPr>
              <w:t>fysieke contacten naar de commutator van de motor.</w:t>
            </w:r>
          </w:p>
        </w:tc>
      </w:tr>
      <w:tr w:rsidR="000E2E74" w:rsidRPr="00405548" w14:paraId="4EB92C6D" w14:textId="77777777" w:rsidTr="003E6E10">
        <w:tc>
          <w:tcPr>
            <w:tcW w:w="3119" w:type="dxa"/>
          </w:tcPr>
          <w:p w14:paraId="5E761D2A" w14:textId="572B538C" w:rsidR="000E2E74" w:rsidRDefault="006C175C" w:rsidP="00D00766">
            <w:r>
              <w:t>Flash</w:t>
            </w:r>
          </w:p>
        </w:tc>
        <w:tc>
          <w:tcPr>
            <w:tcW w:w="5943" w:type="dxa"/>
          </w:tcPr>
          <w:p w14:paraId="7449CFE3" w14:textId="54697D60" w:rsidR="000E2E74" w:rsidRPr="00405548" w:rsidRDefault="007103B3" w:rsidP="00D00766">
            <w:pPr>
              <w:tabs>
                <w:tab w:val="left" w:pos="4140"/>
              </w:tabs>
              <w:rPr>
                <w:lang w:val="nl-NL"/>
              </w:rPr>
            </w:pPr>
            <w:r w:rsidRPr="007103B3">
              <w:rPr>
                <w:lang w:val="nl-NL"/>
              </w:rPr>
              <w:t>Flash is de verzamelnaam voor opslagsystemen waar data wordt opgeslagen op chips die hun informatie behouden nadat de voedingsspanning is weggehaald. Het is een vorm van niet-vluchtig geheugen d</w:t>
            </w:r>
            <w:r w:rsidR="00314B4D">
              <w:rPr>
                <w:lang w:val="nl-NL"/>
              </w:rPr>
              <w:t>at</w:t>
            </w:r>
            <w:r w:rsidRPr="007103B3">
              <w:rPr>
                <w:lang w:val="nl-NL"/>
              </w:rPr>
              <w:t xml:space="preserve"> in 1984 voor het eerst op de markt kwam.</w:t>
            </w:r>
          </w:p>
        </w:tc>
      </w:tr>
      <w:tr w:rsidR="003F1D9D" w:rsidRPr="00405548" w14:paraId="385D0469" w14:textId="77777777" w:rsidTr="003E6E10">
        <w:tc>
          <w:tcPr>
            <w:tcW w:w="3119" w:type="dxa"/>
          </w:tcPr>
          <w:p w14:paraId="4B4803D9" w14:textId="75BFFBD8" w:rsidR="003F1D9D" w:rsidRDefault="006C175C" w:rsidP="00D00766">
            <w:r>
              <w:t>SRAM</w:t>
            </w:r>
          </w:p>
        </w:tc>
        <w:tc>
          <w:tcPr>
            <w:tcW w:w="5943" w:type="dxa"/>
          </w:tcPr>
          <w:p w14:paraId="18D989BF" w14:textId="55706F8F" w:rsidR="003F1D9D" w:rsidRDefault="00C642DF" w:rsidP="00D00766">
            <w:pPr>
              <w:tabs>
                <w:tab w:val="left" w:pos="4140"/>
              </w:tabs>
              <w:rPr>
                <w:lang w:val="nl-NL"/>
              </w:rPr>
            </w:pPr>
            <w:proofErr w:type="spellStart"/>
            <w:r w:rsidRPr="00C642DF">
              <w:rPr>
                <w:lang w:val="nl-NL"/>
              </w:rPr>
              <w:t>Static</w:t>
            </w:r>
            <w:proofErr w:type="spellEnd"/>
            <w:r w:rsidRPr="00C642DF">
              <w:rPr>
                <w:lang w:val="nl-NL"/>
              </w:rPr>
              <w:t xml:space="preserve"> random-access memory </w:t>
            </w:r>
            <w:r w:rsidR="00DE3254">
              <w:rPr>
                <w:lang w:val="nl-NL"/>
              </w:rPr>
              <w:t xml:space="preserve">is een </w:t>
            </w:r>
            <w:r w:rsidRPr="00C642DF">
              <w:rPr>
                <w:lang w:val="nl-NL"/>
              </w:rPr>
              <w:t xml:space="preserve">geheugen waarvan de inhoud niet periodiek </w:t>
            </w:r>
            <w:r w:rsidR="00586BA2">
              <w:rPr>
                <w:lang w:val="nl-NL"/>
              </w:rPr>
              <w:t>ge</w:t>
            </w:r>
            <w:r w:rsidR="00795F96">
              <w:rPr>
                <w:lang w:val="nl-NL"/>
              </w:rPr>
              <w:t>ü</w:t>
            </w:r>
            <w:r w:rsidR="00586BA2">
              <w:rPr>
                <w:lang w:val="nl-NL"/>
              </w:rPr>
              <w:t>pdatet</w:t>
            </w:r>
            <w:r w:rsidRPr="00C642DF">
              <w:rPr>
                <w:lang w:val="nl-NL"/>
              </w:rPr>
              <w:t xml:space="preserve"> hoeft te worden.</w:t>
            </w:r>
          </w:p>
          <w:p w14:paraId="24C86F27" w14:textId="313D770F" w:rsidR="00CD1110" w:rsidRPr="00405548" w:rsidRDefault="00CD1110" w:rsidP="00D00766">
            <w:pPr>
              <w:tabs>
                <w:tab w:val="left" w:pos="4140"/>
              </w:tabs>
              <w:rPr>
                <w:lang w:val="nl-NL"/>
              </w:rPr>
            </w:pPr>
            <w:r w:rsidRPr="00CD1110">
              <w:rPr>
                <w:lang w:val="nl-NL"/>
              </w:rPr>
              <w:t>De opgeslagen data in een SRAM kunnen te allen tijde en in elke volgorde worden uitgelezen en wijzig</w:t>
            </w:r>
            <w:r w:rsidR="004A1BE5">
              <w:rPr>
                <w:lang w:val="nl-NL"/>
              </w:rPr>
              <w:t>en</w:t>
            </w:r>
            <w:r w:rsidRPr="00CD1110">
              <w:rPr>
                <w:lang w:val="nl-NL"/>
              </w:rPr>
              <w:t xml:space="preserve"> enkel als </w:t>
            </w:r>
            <w:r w:rsidR="00132217">
              <w:rPr>
                <w:lang w:val="nl-NL"/>
              </w:rPr>
              <w:t>ze</w:t>
            </w:r>
            <w:r w:rsidRPr="00CD1110">
              <w:rPr>
                <w:lang w:val="nl-NL"/>
              </w:rPr>
              <w:t xml:space="preserve"> worden overschreven of als </w:t>
            </w:r>
            <w:r w:rsidR="00412671">
              <w:rPr>
                <w:lang w:val="nl-NL"/>
              </w:rPr>
              <w:t xml:space="preserve">de </w:t>
            </w:r>
            <w:r w:rsidR="008F544E">
              <w:rPr>
                <w:lang w:val="nl-NL"/>
              </w:rPr>
              <w:t>IC</w:t>
            </w:r>
            <w:r w:rsidRPr="00CD1110">
              <w:rPr>
                <w:lang w:val="nl-NL"/>
              </w:rPr>
              <w:t xml:space="preserve"> spanningsloos wordt. Het is dus een vluchtig geheugen.</w:t>
            </w:r>
          </w:p>
        </w:tc>
      </w:tr>
      <w:tr w:rsidR="003F1D9D" w:rsidRPr="00405548" w14:paraId="289FCD30" w14:textId="77777777" w:rsidTr="003E6E10">
        <w:tc>
          <w:tcPr>
            <w:tcW w:w="3119" w:type="dxa"/>
          </w:tcPr>
          <w:p w14:paraId="0150F89C" w14:textId="63568356" w:rsidR="003F1D9D" w:rsidRDefault="00090AD3" w:rsidP="00D00766">
            <w:proofErr w:type="spellStart"/>
            <w:r>
              <w:t>Pinout</w:t>
            </w:r>
            <w:proofErr w:type="spellEnd"/>
          </w:p>
        </w:tc>
        <w:tc>
          <w:tcPr>
            <w:tcW w:w="5943" w:type="dxa"/>
          </w:tcPr>
          <w:p w14:paraId="1A5E2435" w14:textId="3A2465C3" w:rsidR="003F1D9D" w:rsidRPr="00405548" w:rsidRDefault="004545D3" w:rsidP="00D00766">
            <w:pPr>
              <w:tabs>
                <w:tab w:val="left" w:pos="4140"/>
              </w:tabs>
              <w:rPr>
                <w:lang w:val="nl-NL"/>
              </w:rPr>
            </w:pPr>
            <w:r w:rsidRPr="004545D3">
              <w:rPr>
                <w:lang w:val="nl-NL"/>
              </w:rPr>
              <w:t xml:space="preserve">Een </w:t>
            </w:r>
            <w:proofErr w:type="spellStart"/>
            <w:r w:rsidRPr="004545D3">
              <w:rPr>
                <w:lang w:val="nl-NL"/>
              </w:rPr>
              <w:t>pinout</w:t>
            </w:r>
            <w:proofErr w:type="spellEnd"/>
            <w:r w:rsidRPr="004545D3">
              <w:rPr>
                <w:lang w:val="nl-NL"/>
              </w:rPr>
              <w:t xml:space="preserve"> is een verwijzing naar de pinnen of contacten die een elektrisch apparaat of connector verbinden. Het beschrijft de functies van uitgezonden signalen en de circuit input/output (I/O) vereisten.</w:t>
            </w:r>
          </w:p>
        </w:tc>
      </w:tr>
      <w:tr w:rsidR="003F1D9D" w:rsidRPr="00405548" w14:paraId="63DAD1B6" w14:textId="77777777" w:rsidTr="003E6E10">
        <w:tc>
          <w:tcPr>
            <w:tcW w:w="3119" w:type="dxa"/>
          </w:tcPr>
          <w:p w14:paraId="7D7D3AA8" w14:textId="6B8EB69F" w:rsidR="003F1D9D" w:rsidRDefault="00090AD3" w:rsidP="00D00766">
            <w:r>
              <w:t>Royaltyvrij</w:t>
            </w:r>
          </w:p>
        </w:tc>
        <w:tc>
          <w:tcPr>
            <w:tcW w:w="5943" w:type="dxa"/>
          </w:tcPr>
          <w:p w14:paraId="48403FC2" w14:textId="3F98E8BE" w:rsidR="003F1D9D" w:rsidRPr="00405548" w:rsidRDefault="00C7718D" w:rsidP="00D00766">
            <w:pPr>
              <w:tabs>
                <w:tab w:val="left" w:pos="4140"/>
              </w:tabs>
              <w:rPr>
                <w:lang w:val="nl-NL"/>
              </w:rPr>
            </w:pPr>
            <w:r w:rsidRPr="00C7718D">
              <w:rPr>
                <w:lang w:val="nl-NL"/>
              </w:rPr>
              <w:t>Royaltyvrij is een term die wordt gebruikt</w:t>
            </w:r>
            <w:r w:rsidR="00DC6A0D">
              <w:rPr>
                <w:lang w:val="nl-NL"/>
              </w:rPr>
              <w:t xml:space="preserve"> </w:t>
            </w:r>
            <w:r w:rsidRPr="00C7718D">
              <w:rPr>
                <w:lang w:val="nl-NL"/>
              </w:rPr>
              <w:t>om bepaalde soorten intellectu</w:t>
            </w:r>
            <w:r w:rsidR="00264D0A">
              <w:rPr>
                <w:lang w:val="nl-NL"/>
              </w:rPr>
              <w:t>e</w:t>
            </w:r>
            <w:r w:rsidR="00CA7961">
              <w:rPr>
                <w:lang w:val="nl-NL"/>
              </w:rPr>
              <w:t>l</w:t>
            </w:r>
            <w:r w:rsidRPr="00C7718D">
              <w:rPr>
                <w:lang w:val="nl-NL"/>
              </w:rPr>
              <w:t>e eigendom te beschrijven zonder royalty's te betalen. Eigena</w:t>
            </w:r>
            <w:r w:rsidR="00A021D0">
              <w:rPr>
                <w:lang w:val="nl-NL"/>
              </w:rPr>
              <w:t xml:space="preserve">ars </w:t>
            </w:r>
            <w:r w:rsidRPr="00C7718D">
              <w:rPr>
                <w:lang w:val="nl-NL"/>
              </w:rPr>
              <w:t>van intellectue</w:t>
            </w:r>
            <w:r w:rsidR="00CA7961">
              <w:rPr>
                <w:lang w:val="nl-NL"/>
              </w:rPr>
              <w:t>le</w:t>
            </w:r>
            <w:r w:rsidRPr="00C7718D">
              <w:rPr>
                <w:lang w:val="nl-NL"/>
              </w:rPr>
              <w:t xml:space="preserve"> eigendom moeten dit label specifiek op hun inhoud toepassen, zodat iedereen het op deze</w:t>
            </w:r>
            <w:r w:rsidR="00441DBD">
              <w:rPr>
                <w:lang w:val="nl-NL"/>
              </w:rPr>
              <w:t>lf</w:t>
            </w:r>
            <w:r w:rsidR="006612F8">
              <w:rPr>
                <w:lang w:val="nl-NL"/>
              </w:rPr>
              <w:t>de</w:t>
            </w:r>
            <w:r w:rsidRPr="00C7718D">
              <w:rPr>
                <w:lang w:val="nl-NL"/>
              </w:rPr>
              <w:t xml:space="preserve"> manier kan gebruiken.</w:t>
            </w:r>
          </w:p>
        </w:tc>
      </w:tr>
      <w:tr w:rsidR="00DA5E02" w:rsidRPr="00405548" w14:paraId="433E975E" w14:textId="77777777" w:rsidTr="003E6E10">
        <w:tc>
          <w:tcPr>
            <w:tcW w:w="3119" w:type="dxa"/>
          </w:tcPr>
          <w:p w14:paraId="57EC1C34" w14:textId="0BC74597" w:rsidR="00DA5E02" w:rsidRDefault="00DA5E02" w:rsidP="00D00766">
            <w:r>
              <w:t>Beheersmaatregelen</w:t>
            </w:r>
          </w:p>
        </w:tc>
        <w:tc>
          <w:tcPr>
            <w:tcW w:w="5943" w:type="dxa"/>
          </w:tcPr>
          <w:p w14:paraId="1802ECAE" w14:textId="55A0A872" w:rsidR="00DA5E02" w:rsidRPr="00C7718D" w:rsidRDefault="00134D30" w:rsidP="00D00766">
            <w:pPr>
              <w:tabs>
                <w:tab w:val="left" w:pos="4140"/>
              </w:tabs>
              <w:rPr>
                <w:lang w:val="nl-NL"/>
              </w:rPr>
            </w:pPr>
            <w:r w:rsidRPr="00134D30">
              <w:rPr>
                <w:lang w:val="nl-NL"/>
              </w:rPr>
              <w:t xml:space="preserve">Beheersmaatregelen zijn de maatregelen die </w:t>
            </w:r>
            <w:r>
              <w:rPr>
                <w:lang w:val="nl-NL"/>
              </w:rPr>
              <w:t>genomen worden</w:t>
            </w:r>
            <w:r w:rsidRPr="00134D30">
              <w:rPr>
                <w:lang w:val="nl-NL"/>
              </w:rPr>
              <w:t xml:space="preserve"> om de risico's waaraan onderneming</w:t>
            </w:r>
            <w:r>
              <w:rPr>
                <w:lang w:val="nl-NL"/>
              </w:rPr>
              <w:t>en</w:t>
            </w:r>
            <w:r w:rsidRPr="00134D30">
              <w:rPr>
                <w:lang w:val="nl-NL"/>
              </w:rPr>
              <w:t xml:space="preserve"> blootstaa</w:t>
            </w:r>
            <w:r>
              <w:rPr>
                <w:lang w:val="nl-NL"/>
              </w:rPr>
              <w:t>n</w:t>
            </w:r>
            <w:r w:rsidRPr="00134D30">
              <w:rPr>
                <w:lang w:val="nl-NL"/>
              </w:rPr>
              <w:t xml:space="preserve"> te beheersen.</w:t>
            </w:r>
          </w:p>
        </w:tc>
      </w:tr>
      <w:tr w:rsidR="00DA5E02" w:rsidRPr="00405548" w14:paraId="18145420" w14:textId="77777777" w:rsidTr="003E6E10">
        <w:tc>
          <w:tcPr>
            <w:tcW w:w="3119" w:type="dxa"/>
          </w:tcPr>
          <w:p w14:paraId="01D5C101" w14:textId="3121AAF2" w:rsidR="00DA5E02" w:rsidRDefault="00DA5E02" w:rsidP="00D00766">
            <w:r>
              <w:t>Cons</w:t>
            </w:r>
            <w:r w:rsidR="00E535D8">
              <w:t>c</w:t>
            </w:r>
            <w:r>
              <w:t>iëntie</w:t>
            </w:r>
          </w:p>
        </w:tc>
        <w:tc>
          <w:tcPr>
            <w:tcW w:w="5943" w:type="dxa"/>
          </w:tcPr>
          <w:p w14:paraId="005A023B" w14:textId="1C39A769" w:rsidR="00DA5E02" w:rsidRPr="00C7718D" w:rsidRDefault="008767D1" w:rsidP="00D00766">
            <w:pPr>
              <w:tabs>
                <w:tab w:val="left" w:pos="4140"/>
              </w:tabs>
              <w:rPr>
                <w:lang w:val="nl-NL"/>
              </w:rPr>
            </w:pPr>
            <w:r w:rsidRPr="008767D1">
              <w:rPr>
                <w:lang w:val="nl-NL"/>
              </w:rPr>
              <w:t>Nauwkeurig</w:t>
            </w:r>
            <w:r w:rsidR="000912D6">
              <w:rPr>
                <w:lang w:val="nl-NL"/>
              </w:rPr>
              <w:t>heid.</w:t>
            </w:r>
          </w:p>
        </w:tc>
      </w:tr>
      <w:tr w:rsidR="006819BE" w:rsidRPr="008C6D2D" w14:paraId="66EE7508" w14:textId="77777777" w:rsidTr="003E6E10">
        <w:tc>
          <w:tcPr>
            <w:tcW w:w="3119" w:type="dxa"/>
          </w:tcPr>
          <w:p w14:paraId="5E27734C" w14:textId="0260EE95" w:rsidR="006819BE" w:rsidRDefault="006819BE" w:rsidP="00D00766">
            <w:r>
              <w:t>SCARA</w:t>
            </w:r>
          </w:p>
        </w:tc>
        <w:tc>
          <w:tcPr>
            <w:tcW w:w="5943" w:type="dxa"/>
          </w:tcPr>
          <w:p w14:paraId="2A7F0BA5" w14:textId="61E7942B" w:rsidR="006819BE" w:rsidRPr="00650E0C" w:rsidRDefault="0041489D" w:rsidP="00D00766">
            <w:pPr>
              <w:tabs>
                <w:tab w:val="left" w:pos="4140"/>
              </w:tabs>
              <w:rPr>
                <w:lang w:val="en-US"/>
              </w:rPr>
            </w:pPr>
            <w:r w:rsidRPr="00A84DB3">
              <w:rPr>
                <w:lang w:val="en-GB"/>
              </w:rPr>
              <w:t xml:space="preserve">Selective </w:t>
            </w:r>
            <w:r w:rsidR="00A84DB3" w:rsidRPr="00A84DB3">
              <w:rPr>
                <w:lang w:val="en-GB"/>
              </w:rPr>
              <w:t>Compliance A</w:t>
            </w:r>
            <w:r w:rsidR="00B11676">
              <w:rPr>
                <w:lang w:val="en-GB"/>
              </w:rPr>
              <w:t>rticulated</w:t>
            </w:r>
            <w:r w:rsidR="00A84DB3" w:rsidRPr="00A84DB3">
              <w:rPr>
                <w:lang w:val="en-GB"/>
              </w:rPr>
              <w:t xml:space="preserve"> Robot A</w:t>
            </w:r>
            <w:r w:rsidR="00A84DB3">
              <w:rPr>
                <w:lang w:val="en-GB"/>
              </w:rPr>
              <w:t>rm</w:t>
            </w:r>
          </w:p>
        </w:tc>
      </w:tr>
    </w:tbl>
    <w:p w14:paraId="36BEC9DF" w14:textId="0CD4565D" w:rsidR="00F61D1F" w:rsidRPr="00650E0C" w:rsidRDefault="00F61D1F" w:rsidP="00727938">
      <w:pPr>
        <w:pStyle w:val="Geenafstand"/>
        <w:rPr>
          <w:lang w:val="en-US"/>
        </w:rPr>
        <w:sectPr w:rsidR="00F61D1F" w:rsidRPr="00650E0C" w:rsidSect="00995550">
          <w:pgSz w:w="11906" w:h="16838"/>
          <w:pgMar w:top="1417" w:right="1417" w:bottom="1417" w:left="1417" w:header="708" w:footer="708" w:gutter="0"/>
          <w:cols w:space="708"/>
          <w:titlePg/>
          <w:docGrid w:linePitch="360"/>
        </w:sectPr>
      </w:pPr>
    </w:p>
    <w:p w14:paraId="0647CEA7" w14:textId="3B06617E" w:rsidR="00C208CC" w:rsidRPr="00FC5AF3" w:rsidRDefault="00EB5F41" w:rsidP="001A1E96">
      <w:pPr>
        <w:pStyle w:val="Geenafstand"/>
        <w:rPr>
          <w:lang w:val="nl-NL"/>
        </w:rPr>
      </w:pPr>
      <w:bookmarkStart w:id="6" w:name="_Toc130496630"/>
      <w:r w:rsidRPr="00FC5AF3">
        <w:rPr>
          <w:lang w:val="nl-NL"/>
        </w:rPr>
        <w:t>Inleiding</w:t>
      </w:r>
      <w:bookmarkEnd w:id="6"/>
    </w:p>
    <w:p w14:paraId="684E2EEF" w14:textId="77777777" w:rsidR="00195788" w:rsidRDefault="00195788" w:rsidP="00195788">
      <w:pPr>
        <w:pStyle w:val="paragraph"/>
        <w:spacing w:before="0" w:beforeAutospacing="0" w:after="0" w:afterAutospacing="0"/>
        <w:textAlignment w:val="baseline"/>
        <w:rPr>
          <w:rStyle w:val="eop"/>
          <w:rFonts w:ascii="Calibri" w:eastAsiaTheme="majorEastAsia" w:hAnsi="Calibri" w:cs="Calibri"/>
          <w:lang w:val="nl-NL"/>
        </w:rPr>
      </w:pPr>
      <w:r w:rsidRPr="00195788">
        <w:rPr>
          <w:rStyle w:val="normaltextrun"/>
          <w:rFonts w:ascii="Calibri" w:hAnsi="Calibri" w:cs="Calibri"/>
          <w:lang w:val="nl-NL"/>
        </w:rPr>
        <w:t xml:space="preserve">In dit project wordt een prototype van een robotarm ontworpen en ontwikkeld. </w:t>
      </w:r>
      <w:r>
        <w:rPr>
          <w:rStyle w:val="normaltextrun"/>
          <w:rFonts w:ascii="Calibri" w:hAnsi="Calibri" w:cs="Calibri"/>
          <w:lang w:val="nl-BE"/>
        </w:rPr>
        <w:t xml:space="preserve">De arm moet met toegankelijke hardware en machines vervaardigd kunnen worden. </w:t>
      </w:r>
      <w:r w:rsidRPr="00195788">
        <w:rPr>
          <w:rStyle w:val="normaltextrun"/>
          <w:rFonts w:ascii="Calibri" w:hAnsi="Calibri" w:cs="Calibri"/>
          <w:lang w:val="nl-NL"/>
        </w:rPr>
        <w:t>De robotarm wordt ontworpen binnen een industriële omgeving waar hij repetitieve taken precies zal moeten uitvoeren.</w:t>
      </w:r>
      <w:r w:rsidRPr="00195788">
        <w:rPr>
          <w:rStyle w:val="eop"/>
          <w:rFonts w:ascii="Calibri" w:eastAsiaTheme="majorEastAsia" w:hAnsi="Calibri" w:cs="Calibri"/>
          <w:lang w:val="nl-NL"/>
        </w:rPr>
        <w:t> </w:t>
      </w:r>
    </w:p>
    <w:p w14:paraId="46C11C76" w14:textId="77777777" w:rsidR="00195788" w:rsidRPr="00195788" w:rsidRDefault="00195788" w:rsidP="00195788">
      <w:pPr>
        <w:pStyle w:val="paragraph"/>
        <w:spacing w:before="0" w:beforeAutospacing="0" w:after="0" w:afterAutospacing="0"/>
        <w:textAlignment w:val="baseline"/>
        <w:rPr>
          <w:rFonts w:ascii="Segoe UI" w:hAnsi="Segoe UI" w:cs="Segoe UI"/>
          <w:sz w:val="18"/>
          <w:szCs w:val="18"/>
          <w:lang w:val="nl-NL"/>
        </w:rPr>
      </w:pPr>
    </w:p>
    <w:p w14:paraId="1A6B695C" w14:textId="77777777" w:rsidR="00195788" w:rsidRDefault="00195788" w:rsidP="00195788">
      <w:pPr>
        <w:pStyle w:val="paragraph"/>
        <w:spacing w:before="0" w:beforeAutospacing="0" w:after="0" w:afterAutospacing="0"/>
        <w:textAlignment w:val="baseline"/>
        <w:rPr>
          <w:rStyle w:val="eop"/>
          <w:rFonts w:ascii="Calibri" w:eastAsiaTheme="majorEastAsia" w:hAnsi="Calibri" w:cs="Calibri"/>
          <w:lang w:val="nl-NL"/>
        </w:rPr>
      </w:pPr>
      <w:r w:rsidRPr="00195788">
        <w:rPr>
          <w:rStyle w:val="normaltextrun"/>
          <w:rFonts w:ascii="Calibri" w:hAnsi="Calibri" w:cs="Calibri"/>
          <w:lang w:val="nl-NL"/>
        </w:rPr>
        <w:t xml:space="preserve">In een eerste hoofdstuk wordt onderzoek gedaan naar de verschillende mogelijkheden van de arm. Die kan namelijk mechanisch uit heel wat verschillende ontwerpstrategieën bestaan. </w:t>
      </w:r>
      <w:r>
        <w:rPr>
          <w:rStyle w:val="normaltextrun"/>
          <w:rFonts w:ascii="Calibri" w:hAnsi="Calibri" w:cs="Calibri"/>
          <w:lang w:val="nl-BE"/>
        </w:rPr>
        <w:t xml:space="preserve">Ook kan afhankelijk van de toepassing en de grijpfunctionaliteit andere </w:t>
      </w:r>
      <w:proofErr w:type="spellStart"/>
      <w:r>
        <w:rPr>
          <w:rStyle w:val="normaltextrun"/>
          <w:rFonts w:ascii="Calibri" w:hAnsi="Calibri" w:cs="Calibri"/>
          <w:lang w:val="nl-BE"/>
        </w:rPr>
        <w:t>tooling</w:t>
      </w:r>
      <w:proofErr w:type="spellEnd"/>
      <w:r>
        <w:rPr>
          <w:rStyle w:val="normaltextrun"/>
          <w:rFonts w:ascii="Calibri" w:hAnsi="Calibri" w:cs="Calibri"/>
          <w:lang w:val="nl-BE"/>
        </w:rPr>
        <w:t xml:space="preserve"> nodig zijn. </w:t>
      </w:r>
      <w:r w:rsidRPr="00195788">
        <w:rPr>
          <w:rStyle w:val="normaltextrun"/>
          <w:rFonts w:ascii="Calibri" w:hAnsi="Calibri" w:cs="Calibri"/>
          <w:lang w:val="nl-NL"/>
        </w:rPr>
        <w:t xml:space="preserve">De robotarm wordt logischerwijze gestuurd door motoren, ook hier zijn weer een aantal mogelijkheden met voor- en nadelen. </w:t>
      </w:r>
      <w:r>
        <w:rPr>
          <w:rStyle w:val="normaltextrun"/>
          <w:rFonts w:ascii="Calibri" w:hAnsi="Calibri" w:cs="Calibri"/>
          <w:lang w:val="nl-BE"/>
        </w:rPr>
        <w:t>De robotarm is een prototype voor in een industriële omgeving, ook veiligheid is dus een aandachtspunt.</w:t>
      </w:r>
      <w:r w:rsidRPr="00195788">
        <w:rPr>
          <w:rStyle w:val="eop"/>
          <w:rFonts w:ascii="Calibri" w:eastAsiaTheme="majorEastAsia" w:hAnsi="Calibri" w:cs="Calibri"/>
          <w:lang w:val="nl-NL"/>
        </w:rPr>
        <w:t> </w:t>
      </w:r>
    </w:p>
    <w:p w14:paraId="02F09BF4" w14:textId="77777777" w:rsidR="00195788" w:rsidRPr="00195788" w:rsidRDefault="00195788" w:rsidP="00195788">
      <w:pPr>
        <w:pStyle w:val="paragraph"/>
        <w:spacing w:before="0" w:beforeAutospacing="0" w:after="0" w:afterAutospacing="0"/>
        <w:textAlignment w:val="baseline"/>
        <w:rPr>
          <w:rFonts w:ascii="Segoe UI" w:hAnsi="Segoe UI" w:cs="Segoe UI"/>
          <w:sz w:val="18"/>
          <w:szCs w:val="18"/>
          <w:lang w:val="nl-NL"/>
        </w:rPr>
      </w:pPr>
    </w:p>
    <w:p w14:paraId="25B59C6E" w14:textId="77777777" w:rsidR="00195788" w:rsidRDefault="00195788" w:rsidP="00195788">
      <w:pPr>
        <w:pStyle w:val="paragraph"/>
        <w:spacing w:before="0" w:beforeAutospacing="0" w:after="0" w:afterAutospacing="0"/>
        <w:textAlignment w:val="baseline"/>
        <w:rPr>
          <w:rStyle w:val="eop"/>
          <w:rFonts w:ascii="Calibri" w:eastAsiaTheme="majorEastAsia" w:hAnsi="Calibri" w:cs="Calibri"/>
          <w:lang w:val="nl-NL"/>
        </w:rPr>
      </w:pPr>
      <w:r w:rsidRPr="00195788">
        <w:rPr>
          <w:rStyle w:val="normaltextrun"/>
          <w:rFonts w:ascii="Calibri" w:hAnsi="Calibri" w:cs="Calibri"/>
          <w:lang w:val="nl-NL"/>
        </w:rPr>
        <w:t xml:space="preserve">Eens de basiseigenschappen in het onderzoek zijn uitgeklaard, kan al deze kennis in het ontwerp worden overgenomen. Dat is dan ook het volgende hoofdstuk van dit onderzoek en omvat zowel een mechanisch als elektronisch ontwerp. Delen zoals een blokschema, componenten, Bill of </w:t>
      </w:r>
      <w:proofErr w:type="spellStart"/>
      <w:r w:rsidRPr="00195788">
        <w:rPr>
          <w:rStyle w:val="normaltextrun"/>
          <w:rFonts w:ascii="Calibri" w:hAnsi="Calibri" w:cs="Calibri"/>
          <w:lang w:val="nl-NL"/>
        </w:rPr>
        <w:t>Materials</w:t>
      </w:r>
      <w:proofErr w:type="spellEnd"/>
      <w:r w:rsidRPr="00195788">
        <w:rPr>
          <w:rStyle w:val="normaltextrun"/>
          <w:rFonts w:ascii="Calibri" w:hAnsi="Calibri" w:cs="Calibri"/>
          <w:lang w:val="nl-NL"/>
        </w:rPr>
        <w:t xml:space="preserve"> en elektronische schema’s, alsook een finaal mechanisch ontwerp worden in dit tweede hoofdstuk besproken.</w:t>
      </w:r>
      <w:r w:rsidRPr="00195788">
        <w:rPr>
          <w:rStyle w:val="eop"/>
          <w:rFonts w:ascii="Calibri" w:eastAsiaTheme="majorEastAsia" w:hAnsi="Calibri" w:cs="Calibri"/>
          <w:lang w:val="nl-NL"/>
        </w:rPr>
        <w:t> </w:t>
      </w:r>
    </w:p>
    <w:p w14:paraId="616AC2F4" w14:textId="77777777" w:rsidR="00195788" w:rsidRPr="00195788" w:rsidRDefault="00195788" w:rsidP="00195788">
      <w:pPr>
        <w:pStyle w:val="paragraph"/>
        <w:spacing w:before="0" w:beforeAutospacing="0" w:after="0" w:afterAutospacing="0"/>
        <w:textAlignment w:val="baseline"/>
        <w:rPr>
          <w:rFonts w:ascii="Segoe UI" w:hAnsi="Segoe UI" w:cs="Segoe UI"/>
          <w:sz w:val="18"/>
          <w:szCs w:val="18"/>
          <w:lang w:val="nl-NL"/>
        </w:rPr>
      </w:pPr>
    </w:p>
    <w:p w14:paraId="433EEFAB" w14:textId="77777777" w:rsidR="00195788" w:rsidRDefault="00195788" w:rsidP="00195788">
      <w:pPr>
        <w:pStyle w:val="paragraph"/>
        <w:spacing w:before="0" w:beforeAutospacing="0" w:after="0" w:afterAutospacing="0"/>
        <w:textAlignment w:val="baseline"/>
        <w:rPr>
          <w:rStyle w:val="eop"/>
          <w:rFonts w:ascii="Calibri" w:eastAsiaTheme="majorEastAsia" w:hAnsi="Calibri" w:cs="Calibri"/>
          <w:lang w:val="nl-NL"/>
        </w:rPr>
      </w:pPr>
      <w:r w:rsidRPr="00195788">
        <w:rPr>
          <w:rStyle w:val="normaltextrun"/>
          <w:rFonts w:ascii="Calibri" w:hAnsi="Calibri" w:cs="Calibri"/>
          <w:lang w:val="nl-NL"/>
        </w:rPr>
        <w:t xml:space="preserve">Eens alle ontwerpen en onderzoeken zijn uitgevoerd, kan worden overgegaan tot de realisatie van de arm. </w:t>
      </w:r>
      <w:r>
        <w:rPr>
          <w:rStyle w:val="normaltextrun"/>
          <w:rFonts w:ascii="Calibri" w:hAnsi="Calibri" w:cs="Calibri"/>
          <w:lang w:val="nl-BE"/>
        </w:rPr>
        <w:t xml:space="preserve">In het derde hoofdstuk wordt de </w:t>
      </w:r>
      <w:proofErr w:type="spellStart"/>
      <w:r>
        <w:rPr>
          <w:rStyle w:val="normaltextrun"/>
          <w:rFonts w:ascii="Calibri" w:hAnsi="Calibri" w:cs="Calibri"/>
          <w:lang w:val="nl-BE"/>
        </w:rPr>
        <w:t>bestukking</w:t>
      </w:r>
      <w:proofErr w:type="spellEnd"/>
      <w:r>
        <w:rPr>
          <w:rStyle w:val="normaltextrun"/>
          <w:rFonts w:ascii="Calibri" w:hAnsi="Calibri" w:cs="Calibri"/>
          <w:lang w:val="nl-BE"/>
        </w:rPr>
        <w:t xml:space="preserve"> van de PCB besproken en de programmatie ervan. </w:t>
      </w:r>
      <w:r w:rsidRPr="00195788">
        <w:rPr>
          <w:rStyle w:val="normaltextrun"/>
          <w:rFonts w:ascii="Calibri" w:hAnsi="Calibri" w:cs="Calibri"/>
          <w:lang w:val="nl-NL"/>
        </w:rPr>
        <w:t>Ook het 3D-printen van de arm en zijn assemblageproces komen hier aan bod.</w:t>
      </w:r>
      <w:r w:rsidRPr="00195788">
        <w:rPr>
          <w:rStyle w:val="eop"/>
          <w:rFonts w:ascii="Calibri" w:eastAsiaTheme="majorEastAsia" w:hAnsi="Calibri" w:cs="Calibri"/>
          <w:lang w:val="nl-NL"/>
        </w:rPr>
        <w:t> </w:t>
      </w:r>
    </w:p>
    <w:p w14:paraId="5E1771A3" w14:textId="77777777" w:rsidR="00195788" w:rsidRPr="00195788" w:rsidRDefault="00195788" w:rsidP="00195788">
      <w:pPr>
        <w:pStyle w:val="paragraph"/>
        <w:spacing w:before="0" w:beforeAutospacing="0" w:after="0" w:afterAutospacing="0"/>
        <w:textAlignment w:val="baseline"/>
        <w:rPr>
          <w:rFonts w:ascii="Segoe UI" w:hAnsi="Segoe UI" w:cs="Segoe UI"/>
          <w:sz w:val="18"/>
          <w:szCs w:val="18"/>
          <w:lang w:val="nl-NL"/>
        </w:rPr>
      </w:pPr>
    </w:p>
    <w:p w14:paraId="607D4671" w14:textId="77777777" w:rsidR="00195788" w:rsidRDefault="00195788" w:rsidP="00195788">
      <w:pPr>
        <w:pStyle w:val="paragraph"/>
        <w:spacing w:before="0" w:beforeAutospacing="0" w:after="0" w:afterAutospacing="0"/>
        <w:textAlignment w:val="baseline"/>
        <w:rPr>
          <w:rStyle w:val="eop"/>
          <w:rFonts w:ascii="Calibri" w:eastAsiaTheme="majorEastAsia" w:hAnsi="Calibri" w:cs="Calibri"/>
          <w:lang w:val="nl-NL"/>
        </w:rPr>
      </w:pPr>
      <w:r w:rsidRPr="00195788">
        <w:rPr>
          <w:rStyle w:val="normaltextrun"/>
          <w:rFonts w:ascii="Calibri" w:hAnsi="Calibri" w:cs="Calibri"/>
          <w:lang w:val="nl-NL"/>
        </w:rPr>
        <w:t>Wanneer de robotarm tot slot dan volledig geassembleerd is, kan de testfase worden ingezet. In dit vierde hoofdstuk worden functionaliteit en veiligheid extra onder de loep genomen en eveneens het oplossen van problemen met mechanische onderdelen en programmatie.</w:t>
      </w:r>
      <w:r w:rsidRPr="00195788">
        <w:rPr>
          <w:rStyle w:val="eop"/>
          <w:rFonts w:ascii="Calibri" w:eastAsiaTheme="majorEastAsia" w:hAnsi="Calibri" w:cs="Calibri"/>
          <w:lang w:val="nl-NL"/>
        </w:rPr>
        <w:t> </w:t>
      </w:r>
    </w:p>
    <w:p w14:paraId="6A584BE9" w14:textId="77777777" w:rsidR="00195788" w:rsidRPr="00195788" w:rsidRDefault="00195788" w:rsidP="00195788">
      <w:pPr>
        <w:pStyle w:val="paragraph"/>
        <w:spacing w:before="0" w:beforeAutospacing="0" w:after="0" w:afterAutospacing="0"/>
        <w:textAlignment w:val="baseline"/>
        <w:rPr>
          <w:rFonts w:ascii="Segoe UI" w:hAnsi="Segoe UI" w:cs="Segoe UI"/>
          <w:sz w:val="18"/>
          <w:szCs w:val="18"/>
          <w:lang w:val="nl-NL"/>
        </w:rPr>
      </w:pPr>
    </w:p>
    <w:p w14:paraId="1C416265" w14:textId="78CCD443" w:rsidR="00C208CC" w:rsidRPr="004722C6" w:rsidRDefault="00195788" w:rsidP="004722C6">
      <w:pPr>
        <w:pStyle w:val="paragraph"/>
        <w:spacing w:before="0" w:beforeAutospacing="0" w:after="0" w:afterAutospacing="0"/>
        <w:textAlignment w:val="baseline"/>
        <w:rPr>
          <w:rFonts w:ascii="Segoe UI" w:hAnsi="Segoe UI" w:cs="Segoe UI"/>
          <w:sz w:val="18"/>
          <w:szCs w:val="18"/>
          <w:lang w:val="nl-NL"/>
        </w:rPr>
        <w:sectPr w:rsidR="00C208CC" w:rsidRPr="004722C6" w:rsidSect="00995550">
          <w:pgSz w:w="11906" w:h="16838"/>
          <w:pgMar w:top="1417" w:right="1417" w:bottom="1417" w:left="1417" w:header="708" w:footer="708" w:gutter="0"/>
          <w:cols w:space="708"/>
          <w:titlePg/>
          <w:docGrid w:linePitch="360"/>
        </w:sectPr>
      </w:pPr>
      <w:r w:rsidRPr="00195788">
        <w:rPr>
          <w:rStyle w:val="normaltextrun"/>
          <w:rFonts w:ascii="Calibri" w:hAnsi="Calibri" w:cs="Calibri"/>
          <w:lang w:val="nl-NL"/>
        </w:rPr>
        <w:t xml:space="preserve">Via een experimentele onderzoeksmethode wordt dit project en dossier opgebouwd. </w:t>
      </w:r>
      <w:r>
        <w:rPr>
          <w:rStyle w:val="normaltextrun"/>
          <w:rFonts w:ascii="Calibri" w:hAnsi="Calibri" w:cs="Calibri"/>
          <w:lang w:val="nl-BE"/>
        </w:rPr>
        <w:t>De belangrijkste bronnen zijn datasheets van de componenten en diverse online bronnen en ontwerpen.</w:t>
      </w:r>
      <w:r w:rsidRPr="00195788">
        <w:rPr>
          <w:rStyle w:val="eop"/>
          <w:rFonts w:ascii="Calibri" w:eastAsiaTheme="majorEastAsia" w:hAnsi="Calibri" w:cs="Calibri"/>
          <w:lang w:val="nl-NL"/>
        </w:rPr>
        <w:t> </w:t>
      </w:r>
    </w:p>
    <w:p w14:paraId="7186CB85" w14:textId="08E77F23" w:rsidR="00855622" w:rsidRDefault="000D201D" w:rsidP="001A1E96">
      <w:pPr>
        <w:pStyle w:val="Kop1"/>
        <w:rPr>
          <w:lang w:val="nl-NL"/>
        </w:rPr>
      </w:pPr>
      <w:bookmarkStart w:id="7" w:name="_Toc130496631"/>
      <w:r>
        <w:rPr>
          <w:lang w:val="nl-NL"/>
        </w:rPr>
        <w:t>Onderzoek</w:t>
      </w:r>
      <w:bookmarkEnd w:id="7"/>
    </w:p>
    <w:p w14:paraId="629C4891" w14:textId="23D83965" w:rsidR="000A5492" w:rsidRDefault="00CD0DB5" w:rsidP="00CD0DB5">
      <w:pPr>
        <w:rPr>
          <w:lang w:val="nl-NL"/>
        </w:rPr>
      </w:pPr>
      <w:r w:rsidRPr="00CD0DB5">
        <w:rPr>
          <w:lang w:val="nl-NL"/>
        </w:rPr>
        <w:t>Om</w:t>
      </w:r>
      <w:r w:rsidR="006239ED">
        <w:rPr>
          <w:lang w:val="nl-NL"/>
        </w:rPr>
        <w:t xml:space="preserve"> </w:t>
      </w:r>
      <w:r w:rsidR="00230B31">
        <w:rPr>
          <w:lang w:val="nl-NL"/>
        </w:rPr>
        <w:t xml:space="preserve">vlot van start te gaan met </w:t>
      </w:r>
      <w:r w:rsidR="00E66291">
        <w:rPr>
          <w:lang w:val="nl-NL"/>
        </w:rPr>
        <w:t xml:space="preserve">het project </w:t>
      </w:r>
      <w:r w:rsidR="00206906">
        <w:rPr>
          <w:lang w:val="nl-NL"/>
        </w:rPr>
        <w:t xml:space="preserve">is het belangrijk om </w:t>
      </w:r>
      <w:r w:rsidRPr="00CD0DB5">
        <w:rPr>
          <w:lang w:val="nl-NL"/>
        </w:rPr>
        <w:t>voorkennis</w:t>
      </w:r>
      <w:r w:rsidR="009A5028">
        <w:rPr>
          <w:lang w:val="nl-NL"/>
        </w:rPr>
        <w:t xml:space="preserve"> te hebben</w:t>
      </w:r>
      <w:r w:rsidR="00075B57">
        <w:rPr>
          <w:lang w:val="nl-NL"/>
        </w:rPr>
        <w:t xml:space="preserve"> van de onderdelen van een robotarm</w:t>
      </w:r>
      <w:r w:rsidR="00E66291">
        <w:rPr>
          <w:lang w:val="nl-NL"/>
        </w:rPr>
        <w:t>.</w:t>
      </w:r>
    </w:p>
    <w:p w14:paraId="5C88159D" w14:textId="5DF0357E" w:rsidR="00045261" w:rsidRDefault="00CD0DB5" w:rsidP="00CD0DB5">
      <w:pPr>
        <w:rPr>
          <w:lang w:val="nl-NL"/>
        </w:rPr>
      </w:pPr>
      <w:r w:rsidRPr="00CD0DB5">
        <w:rPr>
          <w:lang w:val="nl-NL"/>
        </w:rPr>
        <w:t xml:space="preserve">In dit hoofdstuk </w:t>
      </w:r>
      <w:r w:rsidR="00955A07">
        <w:rPr>
          <w:lang w:val="nl-NL"/>
        </w:rPr>
        <w:t xml:space="preserve">worden </w:t>
      </w:r>
      <w:r w:rsidRPr="00CD0DB5">
        <w:rPr>
          <w:lang w:val="nl-NL"/>
        </w:rPr>
        <w:t>verschillende onderdelen</w:t>
      </w:r>
      <w:r w:rsidR="00955A07">
        <w:rPr>
          <w:lang w:val="nl-NL"/>
        </w:rPr>
        <w:t xml:space="preserve"> vergeleken</w:t>
      </w:r>
      <w:r w:rsidRPr="00CD0DB5">
        <w:rPr>
          <w:lang w:val="nl-NL"/>
        </w:rPr>
        <w:t xml:space="preserve"> die noodzakelijk zijn om een robotarm te laten functioneren.</w:t>
      </w:r>
      <w:r w:rsidR="006B77B3">
        <w:rPr>
          <w:lang w:val="nl-NL"/>
        </w:rPr>
        <w:t xml:space="preserve"> </w:t>
      </w:r>
      <w:r w:rsidRPr="00CD0DB5">
        <w:rPr>
          <w:lang w:val="nl-NL"/>
        </w:rPr>
        <w:t>De focus ligt vooral op de realiseerbaarhe</w:t>
      </w:r>
      <w:r w:rsidR="00EC19F9">
        <w:rPr>
          <w:lang w:val="nl-NL"/>
        </w:rPr>
        <w:t>id</w:t>
      </w:r>
      <w:r w:rsidRPr="00CD0DB5">
        <w:rPr>
          <w:lang w:val="nl-NL"/>
        </w:rPr>
        <w:t xml:space="preserve"> </w:t>
      </w:r>
      <w:r w:rsidR="00EA44CD">
        <w:rPr>
          <w:lang w:val="nl-NL"/>
        </w:rPr>
        <w:t xml:space="preserve">en </w:t>
      </w:r>
      <w:r w:rsidRPr="00CD0DB5">
        <w:rPr>
          <w:lang w:val="nl-NL"/>
        </w:rPr>
        <w:t>het gebruiksgemak van verschillende producten.</w:t>
      </w:r>
      <w:r w:rsidR="00CC3ECE">
        <w:rPr>
          <w:lang w:val="nl-NL"/>
        </w:rPr>
        <w:t xml:space="preserve"> Vooraleer </w:t>
      </w:r>
      <w:r w:rsidR="000244CB">
        <w:rPr>
          <w:lang w:val="nl-NL"/>
        </w:rPr>
        <w:t>een ontwerp van toepassing is</w:t>
      </w:r>
      <w:r w:rsidR="00E56C81">
        <w:rPr>
          <w:lang w:val="nl-NL"/>
        </w:rPr>
        <w:t>, is vergelijken</w:t>
      </w:r>
      <w:r w:rsidR="007F521E">
        <w:rPr>
          <w:lang w:val="nl-NL"/>
        </w:rPr>
        <w:t xml:space="preserve"> </w:t>
      </w:r>
      <w:r w:rsidR="00AA66FC">
        <w:rPr>
          <w:lang w:val="nl-NL"/>
        </w:rPr>
        <w:t>van pro</w:t>
      </w:r>
      <w:r w:rsidR="00F47B34">
        <w:rPr>
          <w:lang w:val="nl-NL"/>
        </w:rPr>
        <w:t>ducten</w:t>
      </w:r>
      <w:r w:rsidRPr="00CD0DB5">
        <w:rPr>
          <w:lang w:val="nl-NL"/>
        </w:rPr>
        <w:t xml:space="preserve"> noodzakelijk om te weten wat haalbaar </w:t>
      </w:r>
      <w:r w:rsidR="0002484C">
        <w:rPr>
          <w:lang w:val="nl-NL"/>
        </w:rPr>
        <w:t>is</w:t>
      </w:r>
      <w:r w:rsidR="00E56C81">
        <w:rPr>
          <w:lang w:val="nl-NL"/>
        </w:rPr>
        <w:t>.</w:t>
      </w:r>
      <w:r w:rsidR="00955A07">
        <w:rPr>
          <w:lang w:val="nl-NL"/>
        </w:rPr>
        <w:t xml:space="preserve"> K</w:t>
      </w:r>
      <w:r w:rsidRPr="00CD0DB5">
        <w:rPr>
          <w:lang w:val="nl-NL"/>
        </w:rPr>
        <w:t xml:space="preserve">osten en gebruiksgemak </w:t>
      </w:r>
      <w:r w:rsidR="00537B45">
        <w:rPr>
          <w:lang w:val="nl-NL"/>
        </w:rPr>
        <w:t>zijn hierbij uiteraard</w:t>
      </w:r>
      <w:r w:rsidRPr="00CD0DB5">
        <w:rPr>
          <w:lang w:val="nl-NL"/>
        </w:rPr>
        <w:t xml:space="preserve"> belangrijk.</w:t>
      </w:r>
    </w:p>
    <w:p w14:paraId="52D8D962" w14:textId="3E02DA91" w:rsidR="00403344" w:rsidRPr="00045261" w:rsidRDefault="005E59DA" w:rsidP="00CD0DB5">
      <w:pPr>
        <w:rPr>
          <w:lang w:val="nl-NL"/>
        </w:rPr>
      </w:pPr>
      <w:r>
        <w:rPr>
          <w:lang w:val="nl-NL"/>
        </w:rPr>
        <w:t>De</w:t>
      </w:r>
      <w:r w:rsidR="00844F26">
        <w:rPr>
          <w:lang w:val="nl-NL"/>
        </w:rPr>
        <w:t xml:space="preserve"> </w:t>
      </w:r>
      <w:r w:rsidR="0079720C">
        <w:rPr>
          <w:lang w:val="nl-NL"/>
        </w:rPr>
        <w:t xml:space="preserve">motoren, sensoren, het mechanische deel van de robotarm, de veiligheid en tot slot het opzetstuk </w:t>
      </w:r>
      <w:r>
        <w:rPr>
          <w:lang w:val="nl-NL"/>
        </w:rPr>
        <w:t>van de robotarm</w:t>
      </w:r>
      <w:r w:rsidR="00B8311B">
        <w:rPr>
          <w:lang w:val="nl-NL"/>
        </w:rPr>
        <w:t xml:space="preserve"> zijn de belangrijkste onderdelen van dit project</w:t>
      </w:r>
      <w:r w:rsidR="00CF315E">
        <w:rPr>
          <w:lang w:val="nl-NL"/>
        </w:rPr>
        <w:t>. Dit</w:t>
      </w:r>
      <w:r w:rsidR="0079720C">
        <w:rPr>
          <w:lang w:val="nl-NL"/>
        </w:rPr>
        <w:t xml:space="preserve"> is </w:t>
      </w:r>
      <w:r w:rsidR="00CF315E">
        <w:rPr>
          <w:lang w:val="nl-NL"/>
        </w:rPr>
        <w:t>de reden waarom</w:t>
      </w:r>
      <w:r w:rsidR="008D47A2">
        <w:rPr>
          <w:lang w:val="nl-NL"/>
        </w:rPr>
        <w:t xml:space="preserve"> er naar elk onderdeel onderzoek </w:t>
      </w:r>
      <w:r w:rsidR="00296D4A">
        <w:rPr>
          <w:lang w:val="nl-NL"/>
        </w:rPr>
        <w:t xml:space="preserve">zal </w:t>
      </w:r>
      <w:r w:rsidR="008D47A2">
        <w:rPr>
          <w:lang w:val="nl-NL"/>
        </w:rPr>
        <w:t>gebeuren.</w:t>
      </w:r>
      <w:r w:rsidR="00A1323F">
        <w:rPr>
          <w:lang w:val="nl-NL"/>
        </w:rPr>
        <w:t xml:space="preserve"> </w:t>
      </w:r>
      <w:r w:rsidR="00D51316">
        <w:rPr>
          <w:lang w:val="nl-NL"/>
        </w:rPr>
        <w:t>Om verschillende materialen</w:t>
      </w:r>
      <w:r w:rsidR="00EF6D95">
        <w:rPr>
          <w:lang w:val="nl-NL"/>
        </w:rPr>
        <w:t xml:space="preserve"> te verplaatsen</w:t>
      </w:r>
      <w:r w:rsidR="0041403C">
        <w:rPr>
          <w:lang w:val="nl-NL"/>
        </w:rPr>
        <w:t xml:space="preserve"> zijn immers </w:t>
      </w:r>
      <w:r w:rsidR="00F57A5F">
        <w:rPr>
          <w:lang w:val="nl-NL"/>
        </w:rPr>
        <w:t>andere en eventueel nauwkeuriger</w:t>
      </w:r>
      <w:r w:rsidR="00F26679">
        <w:rPr>
          <w:lang w:val="nl-NL"/>
        </w:rPr>
        <w:t>e</w:t>
      </w:r>
      <w:r w:rsidR="00152851">
        <w:rPr>
          <w:lang w:val="nl-NL"/>
        </w:rPr>
        <w:t xml:space="preserve"> </w:t>
      </w:r>
      <w:r w:rsidR="00F26679">
        <w:rPr>
          <w:lang w:val="nl-NL"/>
        </w:rPr>
        <w:t>opzetstukken</w:t>
      </w:r>
      <w:r w:rsidR="00BF6110">
        <w:rPr>
          <w:lang w:val="nl-NL"/>
        </w:rPr>
        <w:t xml:space="preserve"> nodig</w:t>
      </w:r>
      <w:r w:rsidR="00292CE3">
        <w:rPr>
          <w:lang w:val="nl-NL"/>
        </w:rPr>
        <w:t xml:space="preserve">. </w:t>
      </w:r>
      <w:r w:rsidR="00187F4B">
        <w:rPr>
          <w:lang w:val="nl-NL"/>
        </w:rPr>
        <w:t>Hierdoor wordt het belang</w:t>
      </w:r>
      <w:r w:rsidR="009C279F">
        <w:rPr>
          <w:lang w:val="nl-NL"/>
        </w:rPr>
        <w:t xml:space="preserve"> van de vervangbaarheid van </w:t>
      </w:r>
      <w:r w:rsidR="0073046E">
        <w:rPr>
          <w:lang w:val="nl-NL"/>
        </w:rPr>
        <w:t>een opzetstuk benadrukt.</w:t>
      </w:r>
    </w:p>
    <w:p w14:paraId="0248FB94" w14:textId="37E81D9C" w:rsidR="00855622" w:rsidRDefault="001F5FBC" w:rsidP="001A1E96">
      <w:pPr>
        <w:pStyle w:val="Kop2"/>
        <w:rPr>
          <w:lang w:val="nl-NL"/>
        </w:rPr>
      </w:pPr>
      <w:bookmarkStart w:id="8" w:name="_Toc130496632"/>
      <w:r>
        <w:rPr>
          <w:lang w:val="nl-NL"/>
        </w:rPr>
        <w:t>M</w:t>
      </w:r>
      <w:r w:rsidR="003E7078">
        <w:rPr>
          <w:lang w:val="nl-NL"/>
        </w:rPr>
        <w:t>otoren</w:t>
      </w:r>
      <w:bookmarkEnd w:id="8"/>
    </w:p>
    <w:p w14:paraId="2669D111" w14:textId="7E6C3575" w:rsidR="00046755" w:rsidRDefault="00046755" w:rsidP="00046755">
      <w:pPr>
        <w:rPr>
          <w:lang w:val="nl-NL"/>
        </w:rPr>
      </w:pPr>
      <w:r w:rsidRPr="00046755">
        <w:rPr>
          <w:lang w:val="nl-NL"/>
        </w:rPr>
        <w:t>Motoren zijn een hoofdzaak bij het ontwerpen van een robotarm</w:t>
      </w:r>
      <w:r w:rsidR="00000CDD">
        <w:rPr>
          <w:lang w:val="nl-NL"/>
        </w:rPr>
        <w:t>.</w:t>
      </w:r>
      <w:r w:rsidR="009D6DC9">
        <w:rPr>
          <w:lang w:val="nl-NL"/>
        </w:rPr>
        <w:t xml:space="preserve"> </w:t>
      </w:r>
      <w:r w:rsidRPr="00046755">
        <w:rPr>
          <w:lang w:val="nl-NL"/>
        </w:rPr>
        <w:t>Waarmee rekening moet gehouden worden</w:t>
      </w:r>
      <w:r w:rsidR="00E97A2D">
        <w:rPr>
          <w:lang w:val="nl-NL"/>
        </w:rPr>
        <w:t>,</w:t>
      </w:r>
      <w:r w:rsidRPr="00046755">
        <w:rPr>
          <w:lang w:val="nl-NL"/>
        </w:rPr>
        <w:t xml:space="preserve"> is dat bij de basis van de robotarm een zware motor mag gebruikt worden. Op het einde van de robotarm zullen lichtere motor gekozen worden die nog steeds krachtig genoeg zijn om een bepaald gewicht te heffen.</w:t>
      </w:r>
    </w:p>
    <w:p w14:paraId="448644A1" w14:textId="3D084D7E" w:rsidR="00046755" w:rsidRPr="00046755" w:rsidRDefault="00E83369" w:rsidP="00046755">
      <w:pPr>
        <w:rPr>
          <w:lang w:val="nl-NL"/>
        </w:rPr>
      </w:pPr>
      <w:r>
        <w:rPr>
          <w:lang w:val="nl-NL"/>
        </w:rPr>
        <w:t xml:space="preserve">Als er zware motoren op het einde van de arm zouden hangen, dan zou </w:t>
      </w:r>
      <w:r w:rsidR="00420647">
        <w:rPr>
          <w:lang w:val="nl-NL"/>
        </w:rPr>
        <w:t>de robotarm dat gewicht ook moeten heffen.</w:t>
      </w:r>
      <w:r w:rsidR="00152127">
        <w:rPr>
          <w:lang w:val="nl-NL"/>
        </w:rPr>
        <w:t xml:space="preserve"> </w:t>
      </w:r>
      <w:r w:rsidR="00046755" w:rsidRPr="00046755">
        <w:rPr>
          <w:lang w:val="nl-NL"/>
        </w:rPr>
        <w:t xml:space="preserve">Aangezien motoren zijn opgebouwd uit spoelen en vaak uit een </w:t>
      </w:r>
      <w:r w:rsidR="001B2B03">
        <w:rPr>
          <w:lang w:val="nl-NL"/>
        </w:rPr>
        <w:t>metalen</w:t>
      </w:r>
      <w:r w:rsidR="00046755" w:rsidRPr="00046755">
        <w:rPr>
          <w:lang w:val="nl-NL"/>
        </w:rPr>
        <w:t xml:space="preserve"> kern, is dit wel degelijk van belang </w:t>
      </w:r>
      <w:r w:rsidR="00183E7D">
        <w:rPr>
          <w:lang w:val="nl-NL"/>
        </w:rPr>
        <w:t>want</w:t>
      </w:r>
      <w:r w:rsidR="00046755" w:rsidRPr="00046755">
        <w:rPr>
          <w:lang w:val="nl-NL"/>
        </w:rPr>
        <w:t xml:space="preserve"> d</w:t>
      </w:r>
      <w:r w:rsidR="00183E7D">
        <w:rPr>
          <w:lang w:val="nl-NL"/>
        </w:rPr>
        <w:t>eze</w:t>
      </w:r>
      <w:r w:rsidR="00046755" w:rsidRPr="00046755">
        <w:rPr>
          <w:lang w:val="nl-NL"/>
        </w:rPr>
        <w:t xml:space="preserve"> elementen </w:t>
      </w:r>
      <w:r w:rsidR="00947ACB">
        <w:rPr>
          <w:lang w:val="nl-NL"/>
        </w:rPr>
        <w:t>beïnvloeden</w:t>
      </w:r>
      <w:r w:rsidR="00046755" w:rsidRPr="00046755">
        <w:rPr>
          <w:lang w:val="nl-NL"/>
        </w:rPr>
        <w:t xml:space="preserve"> het gewicht snel.</w:t>
      </w:r>
    </w:p>
    <w:p w14:paraId="77AFE8E3" w14:textId="27DEAEB8" w:rsidR="001B5C01" w:rsidRDefault="00046755" w:rsidP="00046755">
      <w:pPr>
        <w:rPr>
          <w:lang w:val="nl-NL"/>
        </w:rPr>
      </w:pPr>
      <w:r w:rsidRPr="00046755">
        <w:rPr>
          <w:lang w:val="nl-NL"/>
        </w:rPr>
        <w:t>De bewe</w:t>
      </w:r>
      <w:r w:rsidR="00590D19">
        <w:rPr>
          <w:lang w:val="nl-NL"/>
        </w:rPr>
        <w:t>eglijkheid</w:t>
      </w:r>
      <w:r w:rsidRPr="00046755">
        <w:rPr>
          <w:lang w:val="nl-NL"/>
        </w:rPr>
        <w:t xml:space="preserve"> van een motor is belangrijk, een vloeiende beweging is een onderdeel waar naar gekeken wordt. </w:t>
      </w:r>
      <w:r w:rsidR="004A5FA6">
        <w:rPr>
          <w:lang w:val="nl-NL"/>
        </w:rPr>
        <w:t>Uiteraard</w:t>
      </w:r>
      <w:r w:rsidR="009767EE">
        <w:rPr>
          <w:lang w:val="nl-NL"/>
        </w:rPr>
        <w:t xml:space="preserve"> is dit eveneens</w:t>
      </w:r>
      <w:r w:rsidRPr="00046755">
        <w:rPr>
          <w:lang w:val="nl-NL"/>
        </w:rPr>
        <w:t xml:space="preserve"> afhankelijk van de sensoren waarmee d</w:t>
      </w:r>
      <w:r w:rsidR="009767EE">
        <w:rPr>
          <w:lang w:val="nl-NL"/>
        </w:rPr>
        <w:t>e motor wordt</w:t>
      </w:r>
      <w:r w:rsidRPr="00046755">
        <w:rPr>
          <w:lang w:val="nl-NL"/>
        </w:rPr>
        <w:t xml:space="preserve"> aangestuurd.</w:t>
      </w:r>
      <w:r w:rsidR="000B060E">
        <w:rPr>
          <w:lang w:val="nl-NL"/>
        </w:rPr>
        <w:t xml:space="preserve"> </w:t>
      </w:r>
      <w:r w:rsidR="00066CD4">
        <w:rPr>
          <w:lang w:val="nl-NL"/>
        </w:rPr>
        <w:t>Vandaar het gebruik van</w:t>
      </w:r>
      <w:r w:rsidRPr="00046755">
        <w:rPr>
          <w:lang w:val="nl-NL"/>
        </w:rPr>
        <w:t xml:space="preserve"> motoren die </w:t>
      </w:r>
      <w:r w:rsidR="00E51EDC">
        <w:rPr>
          <w:lang w:val="nl-NL"/>
        </w:rPr>
        <w:t>ge</w:t>
      </w:r>
      <w:r w:rsidRPr="00046755">
        <w:rPr>
          <w:lang w:val="nl-NL"/>
        </w:rPr>
        <w:t>makkelijk compatibel zijn met een IC</w:t>
      </w:r>
      <w:r w:rsidR="004E1DE0">
        <w:rPr>
          <w:lang w:val="nl-NL"/>
        </w:rPr>
        <w:t>.</w:t>
      </w:r>
      <w:r w:rsidR="00887BF8">
        <w:rPr>
          <w:lang w:val="nl-NL"/>
        </w:rPr>
        <w:t xml:space="preserve"> </w:t>
      </w:r>
      <w:r w:rsidRPr="00046755">
        <w:rPr>
          <w:lang w:val="nl-NL"/>
        </w:rPr>
        <w:t xml:space="preserve">Om kracht in de motor te behouden </w:t>
      </w:r>
      <w:r w:rsidR="00E456A1">
        <w:rPr>
          <w:lang w:val="nl-NL"/>
        </w:rPr>
        <w:t>wordt er bekeken</w:t>
      </w:r>
      <w:r w:rsidRPr="00046755">
        <w:rPr>
          <w:lang w:val="nl-NL"/>
        </w:rPr>
        <w:t xml:space="preserve"> of er intern tandwielen zijn geplaatst.</w:t>
      </w:r>
      <w:r w:rsidR="00790162">
        <w:rPr>
          <w:lang w:val="nl-NL"/>
        </w:rPr>
        <w:t xml:space="preserve"> </w:t>
      </w:r>
    </w:p>
    <w:p w14:paraId="20B7E392" w14:textId="57CDA5FF" w:rsidR="00182D04" w:rsidRDefault="001B5C01" w:rsidP="00046755">
      <w:pPr>
        <w:rPr>
          <w:lang w:val="nl-NL"/>
        </w:rPr>
        <w:sectPr w:rsidR="00182D04" w:rsidSect="008E2F81">
          <w:footerReference w:type="default" r:id="rId17"/>
          <w:pgSz w:w="11906" w:h="16838"/>
          <w:pgMar w:top="1417" w:right="1417" w:bottom="1417" w:left="1417" w:header="708" w:footer="708" w:gutter="0"/>
          <w:cols w:space="708"/>
          <w:titlePg/>
          <w:docGrid w:linePitch="360"/>
        </w:sectPr>
      </w:pPr>
      <w:r>
        <w:rPr>
          <w:lang w:val="nl-NL"/>
        </w:rPr>
        <w:t xml:space="preserve">Naast </w:t>
      </w:r>
      <w:r w:rsidR="00563F01">
        <w:rPr>
          <w:lang w:val="nl-NL"/>
        </w:rPr>
        <w:t xml:space="preserve">de </w:t>
      </w:r>
      <w:r>
        <w:rPr>
          <w:lang w:val="nl-NL"/>
        </w:rPr>
        <w:t>vooraf besproken aspecten</w:t>
      </w:r>
      <w:r w:rsidR="00CB3F4C">
        <w:rPr>
          <w:lang w:val="nl-NL"/>
        </w:rPr>
        <w:t xml:space="preserve"> </w:t>
      </w:r>
      <w:r>
        <w:rPr>
          <w:lang w:val="nl-NL"/>
        </w:rPr>
        <w:t xml:space="preserve">speelt ook de </w:t>
      </w:r>
      <w:r w:rsidR="00046755" w:rsidRPr="00046755">
        <w:rPr>
          <w:lang w:val="nl-NL"/>
        </w:rPr>
        <w:t>kostprijs</w:t>
      </w:r>
      <w:r w:rsidR="0097596C">
        <w:rPr>
          <w:lang w:val="nl-NL"/>
        </w:rPr>
        <w:t xml:space="preserve"> – die varieert naargelang de</w:t>
      </w:r>
      <w:r w:rsidR="00291F43">
        <w:rPr>
          <w:lang w:val="nl-NL"/>
        </w:rPr>
        <w:t xml:space="preserve"> grootte van de motor- </w:t>
      </w:r>
      <w:r w:rsidR="0097596C">
        <w:rPr>
          <w:lang w:val="nl-NL"/>
        </w:rPr>
        <w:t>een grote rol</w:t>
      </w:r>
      <w:r w:rsidR="00291F43">
        <w:rPr>
          <w:lang w:val="nl-NL"/>
        </w:rPr>
        <w:t>.</w:t>
      </w:r>
      <w:r w:rsidR="00046755" w:rsidRPr="00046755">
        <w:rPr>
          <w:lang w:val="nl-NL"/>
        </w:rPr>
        <w:t xml:space="preserve"> Hoe groter de motor, hoe hoger de prijs zal zijn, want </w:t>
      </w:r>
      <w:r w:rsidR="006D7414">
        <w:rPr>
          <w:lang w:val="nl-NL"/>
        </w:rPr>
        <w:t>hoe groter de motor</w:t>
      </w:r>
      <w:r w:rsidR="00C36F29">
        <w:rPr>
          <w:lang w:val="nl-NL"/>
        </w:rPr>
        <w:t>,</w:t>
      </w:r>
      <w:r w:rsidR="006D7414">
        <w:rPr>
          <w:lang w:val="nl-NL"/>
        </w:rPr>
        <w:t xml:space="preserve"> hoe meer koper er gebruikt wordt</w:t>
      </w:r>
      <w:r w:rsidR="00CC4724">
        <w:rPr>
          <w:lang w:val="nl-NL"/>
        </w:rPr>
        <w:t>, en koper is duur</w:t>
      </w:r>
      <w:r w:rsidR="00046755" w:rsidRPr="00046755">
        <w:rPr>
          <w:lang w:val="nl-NL"/>
        </w:rPr>
        <w:t>.</w:t>
      </w:r>
      <w:r w:rsidR="00232E25">
        <w:rPr>
          <w:lang w:val="nl-NL"/>
        </w:rPr>
        <w:t xml:space="preserve"> </w:t>
      </w:r>
      <w:r w:rsidR="00046755" w:rsidRPr="00046755">
        <w:rPr>
          <w:lang w:val="nl-NL"/>
        </w:rPr>
        <w:t>Energiezuinig is een motor</w:t>
      </w:r>
      <w:r w:rsidR="00E41322">
        <w:rPr>
          <w:lang w:val="nl-NL"/>
        </w:rPr>
        <w:t xml:space="preserve"> meestal</w:t>
      </w:r>
      <w:r w:rsidR="00046755" w:rsidRPr="00046755">
        <w:rPr>
          <w:lang w:val="nl-NL"/>
        </w:rPr>
        <w:t xml:space="preserve"> niet</w:t>
      </w:r>
      <w:r w:rsidR="00E41322">
        <w:rPr>
          <w:lang w:val="nl-NL"/>
        </w:rPr>
        <w:t>,</w:t>
      </w:r>
      <w:r w:rsidR="00046755" w:rsidRPr="00046755">
        <w:rPr>
          <w:lang w:val="nl-NL"/>
        </w:rPr>
        <w:t xml:space="preserve"> maar dit is wel </w:t>
      </w:r>
      <w:r w:rsidR="001E14CF">
        <w:rPr>
          <w:lang w:val="nl-NL"/>
        </w:rPr>
        <w:t>belangrijk.</w:t>
      </w:r>
    </w:p>
    <w:p w14:paraId="032E0BAE" w14:textId="49557EE2" w:rsidR="00D54D49" w:rsidRDefault="00046755" w:rsidP="00046755">
      <w:pPr>
        <w:rPr>
          <w:rStyle w:val="Hyperlink"/>
          <w:color w:val="auto"/>
          <w:u w:val="none"/>
          <w:lang w:val="nl-NL"/>
        </w:rPr>
      </w:pPr>
      <w:r w:rsidRPr="00046755">
        <w:rPr>
          <w:lang w:val="nl-NL"/>
        </w:rPr>
        <w:t xml:space="preserve">Er bestaan </w:t>
      </w:r>
      <w:r w:rsidR="00E46F8A">
        <w:rPr>
          <w:lang w:val="nl-NL"/>
        </w:rPr>
        <w:t>verschillende motoren</w:t>
      </w:r>
      <w:r w:rsidR="00D42B03">
        <w:rPr>
          <w:lang w:val="nl-NL"/>
        </w:rPr>
        <w:t xml:space="preserve"> zoals: </w:t>
      </w:r>
      <w:r w:rsidRPr="00046755">
        <w:rPr>
          <w:lang w:val="nl-NL"/>
        </w:rPr>
        <w:t>stappenmotoren, servomotoren, DC motoren</w:t>
      </w:r>
      <w:r w:rsidR="00D42B03">
        <w:rPr>
          <w:lang w:val="nl-NL"/>
        </w:rPr>
        <w:t xml:space="preserve"> en </w:t>
      </w:r>
      <w:proofErr w:type="spellStart"/>
      <w:r>
        <w:rPr>
          <w:lang w:val="nl-NL"/>
        </w:rPr>
        <w:t>b</w:t>
      </w:r>
      <w:r w:rsidRPr="00046755">
        <w:rPr>
          <w:lang w:val="nl-NL"/>
        </w:rPr>
        <w:t>rushless</w:t>
      </w:r>
      <w:proofErr w:type="spellEnd"/>
      <w:r w:rsidRPr="00046755">
        <w:rPr>
          <w:lang w:val="nl-NL"/>
        </w:rPr>
        <w:t xml:space="preserve"> DC motoren. </w:t>
      </w:r>
      <w:r w:rsidR="00D15904">
        <w:rPr>
          <w:lang w:val="nl-NL"/>
        </w:rPr>
        <w:t>Bekijk de vergelijking</w:t>
      </w:r>
      <w:r w:rsidR="008475B4">
        <w:rPr>
          <w:lang w:val="nl-NL"/>
        </w:rPr>
        <w:t xml:space="preserve"> en</w:t>
      </w:r>
      <w:r w:rsidR="00D82872">
        <w:rPr>
          <w:lang w:val="nl-NL"/>
        </w:rPr>
        <w:t xml:space="preserve"> de</w:t>
      </w:r>
      <w:r w:rsidR="008475B4">
        <w:rPr>
          <w:lang w:val="nl-NL"/>
        </w:rPr>
        <w:t xml:space="preserve"> uitleg</w:t>
      </w:r>
      <w:r w:rsidR="00D15904">
        <w:rPr>
          <w:lang w:val="nl-NL"/>
        </w:rPr>
        <w:t xml:space="preserve"> van </w:t>
      </w:r>
      <w:r w:rsidR="00495B06">
        <w:rPr>
          <w:lang w:val="nl-NL"/>
        </w:rPr>
        <w:t xml:space="preserve">de meest voorkomende </w:t>
      </w:r>
      <w:r w:rsidR="00D15904">
        <w:rPr>
          <w:lang w:val="nl-NL"/>
        </w:rPr>
        <w:t xml:space="preserve">motoren in de </w:t>
      </w:r>
      <w:r w:rsidR="00B21F64">
        <w:rPr>
          <w:lang w:val="nl-NL"/>
        </w:rPr>
        <w:t xml:space="preserve">elektronica </w:t>
      </w:r>
      <w:r w:rsidR="00D15904">
        <w:rPr>
          <w:lang w:val="nl-NL"/>
        </w:rPr>
        <w:t xml:space="preserve">in </w:t>
      </w:r>
      <w:r w:rsidR="00760CAC">
        <w:rPr>
          <w:lang w:val="nl-NL"/>
        </w:rPr>
        <w:t>onderstaande</w:t>
      </w:r>
      <w:r w:rsidR="00D15904">
        <w:rPr>
          <w:lang w:val="nl-NL"/>
        </w:rPr>
        <w:t xml:space="preserve"> </w:t>
      </w:r>
      <w:r w:rsidR="00D538B1">
        <w:rPr>
          <w:lang w:val="nl-NL"/>
        </w:rPr>
        <w:fldChar w:fldCharType="begin"/>
      </w:r>
      <w:r w:rsidR="00D538B1">
        <w:rPr>
          <w:lang w:val="nl-NL"/>
        </w:rPr>
        <w:instrText xml:space="preserve"> REF _Ref130129959 \h </w:instrText>
      </w:r>
      <w:r w:rsidR="00D538B1">
        <w:rPr>
          <w:lang w:val="nl-NL"/>
        </w:rPr>
      </w:r>
      <w:r w:rsidR="00D538B1">
        <w:rPr>
          <w:lang w:val="nl-NL"/>
        </w:rPr>
        <w:fldChar w:fldCharType="separate"/>
      </w:r>
      <w:r w:rsidR="00D538B1">
        <w:t xml:space="preserve">Tabel </w:t>
      </w:r>
      <w:r w:rsidR="00D538B1">
        <w:rPr>
          <w:noProof/>
        </w:rPr>
        <w:t>3</w:t>
      </w:r>
      <w:r w:rsidR="00D538B1">
        <w:rPr>
          <w:lang w:val="nl-NL"/>
        </w:rPr>
        <w:fldChar w:fldCharType="end"/>
      </w:r>
      <w:r w:rsidR="00B21F64">
        <w:rPr>
          <w:lang w:val="nl-NL"/>
        </w:rPr>
        <w:t>.</w:t>
      </w:r>
    </w:p>
    <w:p w14:paraId="0645C98C" w14:textId="5699CEA5" w:rsidR="00D27B30" w:rsidRDefault="001A5208" w:rsidP="00046755">
      <w:pPr>
        <w:rPr>
          <w:rStyle w:val="Hyperlink"/>
          <w:color w:val="auto"/>
          <w:u w:val="none"/>
          <w:lang w:val="nl-NL"/>
        </w:rPr>
      </w:pPr>
      <w:r>
        <w:rPr>
          <w:rStyle w:val="Hyperlink"/>
          <w:color w:val="auto"/>
          <w:u w:val="none"/>
          <w:lang w:val="nl-NL"/>
        </w:rPr>
        <w:t>De v</w:t>
      </w:r>
      <w:r w:rsidR="00D27B30">
        <w:rPr>
          <w:rStyle w:val="Hyperlink"/>
          <w:color w:val="auto"/>
          <w:u w:val="none"/>
          <w:lang w:val="nl-NL"/>
        </w:rPr>
        <w:t xml:space="preserve">ergeleken motoren </w:t>
      </w:r>
      <w:r>
        <w:rPr>
          <w:rStyle w:val="Hyperlink"/>
          <w:color w:val="auto"/>
          <w:u w:val="none"/>
          <w:lang w:val="nl-NL"/>
        </w:rPr>
        <w:t>zijn geselecteerd op</w:t>
      </w:r>
      <w:r w:rsidR="00447FD9">
        <w:rPr>
          <w:rStyle w:val="Hyperlink"/>
          <w:color w:val="auto"/>
          <w:u w:val="none"/>
          <w:lang w:val="nl-NL"/>
        </w:rPr>
        <w:t xml:space="preserve"> basis van populariteit en </w:t>
      </w:r>
      <w:r w:rsidR="00F01CAC">
        <w:rPr>
          <w:rStyle w:val="Hyperlink"/>
          <w:color w:val="auto"/>
          <w:u w:val="none"/>
          <w:lang w:val="nl-NL"/>
        </w:rPr>
        <w:t>kracht</w:t>
      </w:r>
      <w:r w:rsidR="00D27B30">
        <w:rPr>
          <w:rStyle w:val="Hyperlink"/>
          <w:color w:val="auto"/>
          <w:u w:val="none"/>
          <w:lang w:val="nl-NL"/>
        </w:rPr>
        <w:t>:</w:t>
      </w:r>
    </w:p>
    <w:p w14:paraId="48EE655F" w14:textId="49A77546" w:rsidR="00566106" w:rsidRPr="006B7845" w:rsidRDefault="00613DF3" w:rsidP="00D96611">
      <w:pPr>
        <w:pStyle w:val="Kop3"/>
      </w:pPr>
      <w:bookmarkStart w:id="9" w:name="_Toc130496633"/>
      <w:r w:rsidRPr="006B7845">
        <w:rPr>
          <w:lang w:val="nl-NL"/>
        </w:rPr>
        <w:t>Stappenmotor</w:t>
      </w:r>
      <w:bookmarkEnd w:id="9"/>
    </w:p>
    <w:p w14:paraId="6A497F27" w14:textId="7EB21E3B" w:rsidR="002237A7" w:rsidRDefault="002237A7" w:rsidP="00046755">
      <w:r>
        <w:t xml:space="preserve">Als </w:t>
      </w:r>
      <w:r w:rsidR="00ED6A0A">
        <w:t>er</w:t>
      </w:r>
      <w:r>
        <w:t xml:space="preserve"> </w:t>
      </w:r>
      <w:r w:rsidR="0058465F">
        <w:t>gekeken</w:t>
      </w:r>
      <w:r w:rsidR="00A54DD9">
        <w:t xml:space="preserve"> wordt</w:t>
      </w:r>
      <w:r>
        <w:t xml:space="preserve"> naar kracht en populariteit</w:t>
      </w:r>
      <w:r w:rsidR="0035386C">
        <w:t>,</w:t>
      </w:r>
      <w:r>
        <w:t xml:space="preserve"> </w:t>
      </w:r>
      <w:r w:rsidR="0096496C">
        <w:t>dan wordt er vaak gebruik gemaakt</w:t>
      </w:r>
      <w:r>
        <w:t xml:space="preserve"> van een NEMA</w:t>
      </w:r>
      <w:r w:rsidR="008451F0">
        <w:t xml:space="preserve"> </w:t>
      </w:r>
      <w:r>
        <w:t xml:space="preserve">17 motor, </w:t>
      </w:r>
      <w:r w:rsidR="009B35BD">
        <w:t>de motor</w:t>
      </w:r>
      <w:r w:rsidR="00C92638">
        <w:t xml:space="preserve"> is vooral populair</w:t>
      </w:r>
      <w:r>
        <w:t xml:space="preserve"> in toepassingen</w:t>
      </w:r>
      <w:r w:rsidR="003A14EC">
        <w:t xml:space="preserve"> met de </w:t>
      </w:r>
      <w:r>
        <w:t>3</w:t>
      </w:r>
      <w:r w:rsidR="00ED6A0A">
        <w:t>D</w:t>
      </w:r>
      <w:r>
        <w:t>-printer</w:t>
      </w:r>
      <w:r w:rsidR="00A90F87" w:rsidRPr="00A90F87">
        <w:t xml:space="preserve"> </w:t>
      </w:r>
      <w:sdt>
        <w:sdtPr>
          <w:id w:val="1573473188"/>
          <w:citation/>
        </w:sdtPr>
        <w:sdtEndPr/>
        <w:sdtContent>
          <w:r w:rsidR="00A90F87">
            <w:fldChar w:fldCharType="begin"/>
          </w:r>
          <w:r w:rsidR="00982EE8">
            <w:rPr>
              <w:lang w:val="nl-NL"/>
            </w:rPr>
            <w:instrText xml:space="preserve">CITATION stappenmotor \l 1043 </w:instrText>
          </w:r>
          <w:r w:rsidR="00A90F87">
            <w:fldChar w:fldCharType="separate"/>
          </w:r>
          <w:r w:rsidR="00982EE8" w:rsidRPr="00982EE8">
            <w:rPr>
              <w:noProof/>
              <w:lang w:val="nl-NL"/>
            </w:rPr>
            <w:t>[1]</w:t>
          </w:r>
          <w:r w:rsidR="00A90F87">
            <w:fldChar w:fldCharType="end"/>
          </w:r>
        </w:sdtContent>
      </w:sdt>
      <w:r>
        <w:t>.</w:t>
      </w:r>
      <w:r w:rsidR="00C92638">
        <w:t xml:space="preserve"> </w:t>
      </w:r>
    </w:p>
    <w:p w14:paraId="0AAD338B" w14:textId="1BAE8F67" w:rsidR="00613DF3" w:rsidRPr="00FC5AF3" w:rsidRDefault="00613DF3" w:rsidP="00D96611">
      <w:pPr>
        <w:pStyle w:val="Kop3"/>
        <w:rPr>
          <w:lang w:val="nl-NL"/>
        </w:rPr>
      </w:pPr>
      <w:bookmarkStart w:id="10" w:name="_Toc130496634"/>
      <w:r w:rsidRPr="00FC5AF3">
        <w:rPr>
          <w:lang w:val="nl-NL"/>
        </w:rPr>
        <w:t>Servomotor</w:t>
      </w:r>
      <w:bookmarkEnd w:id="10"/>
    </w:p>
    <w:p w14:paraId="72D28358" w14:textId="089BD97D" w:rsidR="00D16C8B" w:rsidRDefault="00D16C8B" w:rsidP="00046755">
      <w:pPr>
        <w:rPr>
          <w:lang w:val="nl-NL"/>
        </w:rPr>
      </w:pPr>
      <w:r w:rsidRPr="00790B71">
        <w:rPr>
          <w:lang w:val="nl-NL"/>
        </w:rPr>
        <w:t>Bij een servomotor</w:t>
      </w:r>
      <w:r w:rsidR="00790B71" w:rsidRPr="00790B71">
        <w:rPr>
          <w:lang w:val="nl-NL"/>
        </w:rPr>
        <w:t xml:space="preserve"> i</w:t>
      </w:r>
      <w:r w:rsidR="00790B71">
        <w:rPr>
          <w:lang w:val="nl-NL"/>
        </w:rPr>
        <w:t>s kracht een grote factor, een motor die 25 kg kan</w:t>
      </w:r>
      <w:r w:rsidR="00A05D33">
        <w:rPr>
          <w:lang w:val="nl-NL"/>
        </w:rPr>
        <w:t xml:space="preserve"> heffen</w:t>
      </w:r>
      <w:r w:rsidR="00790B71">
        <w:rPr>
          <w:lang w:val="nl-NL"/>
        </w:rPr>
        <w:t xml:space="preserve"> </w:t>
      </w:r>
      <w:r w:rsidR="00E41B52">
        <w:rPr>
          <w:lang w:val="nl-NL"/>
        </w:rPr>
        <w:t>is dus de beste keuz</w:t>
      </w:r>
      <w:r w:rsidR="00A05D33">
        <w:rPr>
          <w:lang w:val="nl-NL"/>
        </w:rPr>
        <w:t>e</w:t>
      </w:r>
      <w:r w:rsidR="00E41B52">
        <w:rPr>
          <w:lang w:val="nl-NL"/>
        </w:rPr>
        <w:t>.</w:t>
      </w:r>
      <w:r w:rsidR="00A05D33">
        <w:rPr>
          <w:lang w:val="nl-NL"/>
        </w:rPr>
        <w:t xml:space="preserve"> De td-8125mg is dus een </w:t>
      </w:r>
      <w:r w:rsidR="00AF5752">
        <w:rPr>
          <w:lang w:val="nl-NL"/>
        </w:rPr>
        <w:t>veel gebruikte optie en is hier de beste mogelijkheid</w:t>
      </w:r>
      <w:r w:rsidR="00F54463">
        <w:rPr>
          <w:lang w:val="nl-NL"/>
        </w:rPr>
        <w:t xml:space="preserve"> </w:t>
      </w:r>
      <w:sdt>
        <w:sdtPr>
          <w:rPr>
            <w:i/>
            <w:iCs/>
            <w:u w:val="single"/>
            <w:lang w:val="nl-NL"/>
          </w:rPr>
          <w:id w:val="-1726828182"/>
          <w:citation/>
        </w:sdtPr>
        <w:sdtEndPr/>
        <w:sdtContent>
          <w:r w:rsidR="003A5806">
            <w:rPr>
              <w:i/>
              <w:iCs/>
              <w:u w:val="single"/>
              <w:lang w:val="nl-NL"/>
            </w:rPr>
            <w:fldChar w:fldCharType="begin"/>
          </w:r>
          <w:r w:rsidR="00982EE8">
            <w:rPr>
              <w:lang w:val="nl-NL"/>
            </w:rPr>
            <w:instrText xml:space="preserve">CITATION servomotor \l 1043 </w:instrText>
          </w:r>
          <w:r w:rsidR="003A5806">
            <w:rPr>
              <w:i/>
              <w:iCs/>
              <w:u w:val="single"/>
              <w:lang w:val="nl-NL"/>
            </w:rPr>
            <w:fldChar w:fldCharType="separate"/>
          </w:r>
          <w:r w:rsidR="00982EE8" w:rsidRPr="00982EE8">
            <w:rPr>
              <w:noProof/>
              <w:lang w:val="nl-NL"/>
            </w:rPr>
            <w:t>[2]</w:t>
          </w:r>
          <w:r w:rsidR="003A5806">
            <w:rPr>
              <w:i/>
              <w:iCs/>
              <w:u w:val="single"/>
              <w:lang w:val="nl-NL"/>
            </w:rPr>
            <w:fldChar w:fldCharType="end"/>
          </w:r>
        </w:sdtContent>
      </w:sdt>
      <w:r w:rsidR="00AF5752">
        <w:rPr>
          <w:lang w:val="nl-NL"/>
        </w:rPr>
        <w:t>.</w:t>
      </w:r>
    </w:p>
    <w:p w14:paraId="75A13007" w14:textId="7061149F" w:rsidR="00613DF3" w:rsidRPr="006B7845" w:rsidRDefault="00C0052C" w:rsidP="00D96611">
      <w:pPr>
        <w:pStyle w:val="Kop3"/>
        <w:rPr>
          <w:lang w:val="nl-NL"/>
        </w:rPr>
      </w:pPr>
      <w:bookmarkStart w:id="11" w:name="_Toc130496635"/>
      <w:r w:rsidRPr="006B7845">
        <w:rPr>
          <w:lang w:val="nl-NL"/>
        </w:rPr>
        <w:t>DC motoren</w:t>
      </w:r>
      <w:bookmarkEnd w:id="11"/>
    </w:p>
    <w:p w14:paraId="777D125F" w14:textId="0EB2CB93" w:rsidR="00AF5752" w:rsidRDefault="00AF5752" w:rsidP="00046755">
      <w:pPr>
        <w:rPr>
          <w:lang w:val="nl-NL"/>
        </w:rPr>
      </w:pPr>
      <w:r w:rsidRPr="00AF5752">
        <w:rPr>
          <w:lang w:val="nl-NL"/>
        </w:rPr>
        <w:t>Voor D</w:t>
      </w:r>
      <w:r>
        <w:rPr>
          <w:lang w:val="nl-NL"/>
        </w:rPr>
        <w:t>C</w:t>
      </w:r>
      <w:r w:rsidR="008C534A">
        <w:rPr>
          <w:lang w:val="nl-NL"/>
        </w:rPr>
        <w:t xml:space="preserve"> </w:t>
      </w:r>
      <w:r>
        <w:rPr>
          <w:lang w:val="nl-NL"/>
        </w:rPr>
        <w:t>motoren</w:t>
      </w:r>
      <w:r w:rsidR="006A1931">
        <w:rPr>
          <w:lang w:val="nl-NL"/>
        </w:rPr>
        <w:t xml:space="preserve"> </w:t>
      </w:r>
      <w:r w:rsidR="00A15993">
        <w:rPr>
          <w:lang w:val="nl-NL"/>
        </w:rPr>
        <w:t xml:space="preserve">wordt er gesproken van een transmissiemotor, </w:t>
      </w:r>
      <w:r w:rsidR="0003416D">
        <w:rPr>
          <w:lang w:val="nl-NL"/>
        </w:rPr>
        <w:t xml:space="preserve">het woord transmissie </w:t>
      </w:r>
      <w:r w:rsidR="00245622">
        <w:rPr>
          <w:lang w:val="nl-NL"/>
        </w:rPr>
        <w:t>spreekt voor zich</w:t>
      </w:r>
      <w:r w:rsidR="0003416D">
        <w:rPr>
          <w:lang w:val="nl-NL"/>
        </w:rPr>
        <w:t xml:space="preserve">, er </w:t>
      </w:r>
      <w:r w:rsidR="00245622">
        <w:rPr>
          <w:lang w:val="nl-NL"/>
        </w:rPr>
        <w:t>is</w:t>
      </w:r>
      <w:r w:rsidR="0003416D">
        <w:rPr>
          <w:lang w:val="nl-NL"/>
        </w:rPr>
        <w:t xml:space="preserve"> name</w:t>
      </w:r>
      <w:r w:rsidR="003F6E02">
        <w:rPr>
          <w:lang w:val="nl-NL"/>
        </w:rPr>
        <w:t>lijk een</w:t>
      </w:r>
      <w:r w:rsidR="00A15993">
        <w:rPr>
          <w:lang w:val="nl-NL"/>
        </w:rPr>
        <w:t xml:space="preserve"> </w:t>
      </w:r>
      <w:r w:rsidR="00B92CA0">
        <w:rPr>
          <w:lang w:val="nl-NL"/>
        </w:rPr>
        <w:t xml:space="preserve">tandwieloverbrenging </w:t>
      </w:r>
      <w:r w:rsidR="00245622">
        <w:rPr>
          <w:lang w:val="nl-NL"/>
        </w:rPr>
        <w:t>aanwezig</w:t>
      </w:r>
      <w:sdt>
        <w:sdtPr>
          <w:rPr>
            <w:lang w:val="nl-NL"/>
          </w:rPr>
          <w:id w:val="-1081214045"/>
          <w:citation/>
        </w:sdtPr>
        <w:sdtEndPr/>
        <w:sdtContent>
          <w:r w:rsidR="005B0A8E">
            <w:rPr>
              <w:lang w:val="nl-NL"/>
            </w:rPr>
            <w:fldChar w:fldCharType="begin"/>
          </w:r>
          <w:r w:rsidR="00982EE8">
            <w:rPr>
              <w:lang w:val="nl-NL"/>
            </w:rPr>
            <w:instrText xml:space="preserve">CITATION DCmotor \l 1043 </w:instrText>
          </w:r>
          <w:r w:rsidR="005B0A8E">
            <w:rPr>
              <w:lang w:val="nl-NL"/>
            </w:rPr>
            <w:fldChar w:fldCharType="separate"/>
          </w:r>
          <w:r w:rsidR="00982EE8">
            <w:rPr>
              <w:noProof/>
              <w:lang w:val="nl-NL"/>
            </w:rPr>
            <w:t xml:space="preserve"> </w:t>
          </w:r>
          <w:r w:rsidR="00982EE8" w:rsidRPr="00982EE8">
            <w:rPr>
              <w:noProof/>
              <w:lang w:val="nl-NL"/>
            </w:rPr>
            <w:t>[3]</w:t>
          </w:r>
          <w:r w:rsidR="005B0A8E">
            <w:rPr>
              <w:lang w:val="nl-NL"/>
            </w:rPr>
            <w:fldChar w:fldCharType="end"/>
          </w:r>
        </w:sdtContent>
      </w:sdt>
      <w:r w:rsidR="00B92CA0">
        <w:rPr>
          <w:lang w:val="nl-NL"/>
        </w:rPr>
        <w:t>.</w:t>
      </w:r>
    </w:p>
    <w:p w14:paraId="5256CEB1" w14:textId="15789BE2" w:rsidR="00C0052C" w:rsidRPr="006B7845" w:rsidRDefault="00C0052C" w:rsidP="00D96611">
      <w:pPr>
        <w:pStyle w:val="Kop3"/>
        <w:rPr>
          <w:lang w:val="nl-NL"/>
        </w:rPr>
      </w:pPr>
      <w:bookmarkStart w:id="12" w:name="_Toc130496636"/>
      <w:proofErr w:type="spellStart"/>
      <w:r w:rsidRPr="006B7845">
        <w:rPr>
          <w:lang w:val="nl-NL"/>
        </w:rPr>
        <w:t>Brushless</w:t>
      </w:r>
      <w:proofErr w:type="spellEnd"/>
      <w:r w:rsidRPr="006B7845">
        <w:rPr>
          <w:lang w:val="nl-NL"/>
        </w:rPr>
        <w:t xml:space="preserve"> DC motoren</w:t>
      </w:r>
      <w:bookmarkEnd w:id="12"/>
    </w:p>
    <w:p w14:paraId="34480427" w14:textId="23B7AA7D" w:rsidR="00B92CA0" w:rsidRDefault="00E925A8" w:rsidP="00046755">
      <w:pPr>
        <w:rPr>
          <w:lang w:val="nl-NL"/>
        </w:rPr>
      </w:pPr>
      <w:r>
        <w:rPr>
          <w:lang w:val="nl-NL"/>
        </w:rPr>
        <w:t>Aangezien</w:t>
      </w:r>
      <w:r w:rsidR="00DC39AC">
        <w:rPr>
          <w:lang w:val="nl-NL"/>
        </w:rPr>
        <w:t xml:space="preserve"> de</w:t>
      </w:r>
      <w:r w:rsidR="00B92CA0" w:rsidRPr="00B92CA0">
        <w:rPr>
          <w:lang w:val="nl-NL"/>
        </w:rPr>
        <w:t xml:space="preserve"> </w:t>
      </w:r>
      <w:proofErr w:type="spellStart"/>
      <w:r w:rsidR="00B92CA0" w:rsidRPr="00B92CA0">
        <w:rPr>
          <w:lang w:val="nl-NL"/>
        </w:rPr>
        <w:t>brushless</w:t>
      </w:r>
      <w:proofErr w:type="spellEnd"/>
      <w:r w:rsidR="00B92CA0" w:rsidRPr="00B92CA0">
        <w:rPr>
          <w:lang w:val="nl-NL"/>
        </w:rPr>
        <w:t xml:space="preserve"> DC motoren </w:t>
      </w:r>
      <w:r w:rsidR="00B92CA0">
        <w:rPr>
          <w:lang w:val="nl-NL"/>
        </w:rPr>
        <w:t xml:space="preserve">van oorsprong weinig gewicht </w:t>
      </w:r>
      <w:r w:rsidR="00DC39AC">
        <w:rPr>
          <w:lang w:val="nl-NL"/>
        </w:rPr>
        <w:t>kunnen</w:t>
      </w:r>
      <w:r w:rsidR="00B92CA0">
        <w:rPr>
          <w:lang w:val="nl-NL"/>
        </w:rPr>
        <w:t xml:space="preserve"> </w:t>
      </w:r>
      <w:r w:rsidR="00F01790">
        <w:rPr>
          <w:lang w:val="nl-NL"/>
        </w:rPr>
        <w:t>dragen</w:t>
      </w:r>
      <w:r w:rsidR="00DC39AC">
        <w:rPr>
          <w:lang w:val="nl-NL"/>
        </w:rPr>
        <w:t xml:space="preserve">, </w:t>
      </w:r>
      <w:r w:rsidR="002F65C7">
        <w:rPr>
          <w:lang w:val="nl-NL"/>
        </w:rPr>
        <w:t xml:space="preserve">is de </w:t>
      </w:r>
      <w:r w:rsidR="00B92CA0">
        <w:rPr>
          <w:lang w:val="nl-NL"/>
        </w:rPr>
        <w:t xml:space="preserve">populariteit </w:t>
      </w:r>
      <w:r w:rsidR="00FF744B">
        <w:rPr>
          <w:lang w:val="nl-NL"/>
        </w:rPr>
        <w:t>van belang.</w:t>
      </w:r>
      <w:r w:rsidR="00FC3B0D">
        <w:rPr>
          <w:lang w:val="nl-NL"/>
        </w:rPr>
        <w:t xml:space="preserve"> </w:t>
      </w:r>
      <w:r w:rsidR="00FF744B">
        <w:rPr>
          <w:lang w:val="nl-NL"/>
        </w:rPr>
        <w:t>D</w:t>
      </w:r>
      <w:r w:rsidR="00FC3B0D">
        <w:rPr>
          <w:lang w:val="nl-NL"/>
        </w:rPr>
        <w:t>rone motoren,</w:t>
      </w:r>
      <w:r w:rsidR="00353FC2">
        <w:rPr>
          <w:lang w:val="nl-NL"/>
        </w:rPr>
        <w:t xml:space="preserve"> </w:t>
      </w:r>
      <w:r w:rsidR="00504474">
        <w:rPr>
          <w:lang w:val="nl-NL"/>
        </w:rPr>
        <w:t xml:space="preserve">zoals </w:t>
      </w:r>
      <w:r w:rsidR="00E70B1A">
        <w:rPr>
          <w:lang w:val="nl-NL"/>
        </w:rPr>
        <w:t xml:space="preserve">de </w:t>
      </w:r>
      <w:proofErr w:type="spellStart"/>
      <w:r w:rsidR="003340DA">
        <w:rPr>
          <w:lang w:val="nl-NL"/>
        </w:rPr>
        <w:t>P</w:t>
      </w:r>
      <w:r w:rsidR="00825883">
        <w:rPr>
          <w:lang w:val="nl-NL"/>
        </w:rPr>
        <w:t>ichler</w:t>
      </w:r>
      <w:proofErr w:type="spellEnd"/>
      <w:r w:rsidR="00825883">
        <w:rPr>
          <w:lang w:val="nl-NL"/>
        </w:rPr>
        <w:t xml:space="preserve"> </w:t>
      </w:r>
      <w:r w:rsidR="003340DA">
        <w:rPr>
          <w:lang w:val="nl-NL"/>
        </w:rPr>
        <w:t>motor</w:t>
      </w:r>
      <w:r w:rsidR="00FB606C">
        <w:rPr>
          <w:lang w:val="nl-NL"/>
        </w:rPr>
        <w:t>,</w:t>
      </w:r>
      <w:r w:rsidR="00FC3B0D">
        <w:rPr>
          <w:lang w:val="nl-NL"/>
        </w:rPr>
        <w:t xml:space="preserve"> </w:t>
      </w:r>
      <w:r w:rsidR="003E551A">
        <w:rPr>
          <w:lang w:val="nl-NL"/>
        </w:rPr>
        <w:t xml:space="preserve">zijn </w:t>
      </w:r>
      <w:r w:rsidR="00FC3B0D">
        <w:rPr>
          <w:lang w:val="nl-NL"/>
        </w:rPr>
        <w:t>de meest gebruikte</w:t>
      </w:r>
      <w:r w:rsidR="003E551A">
        <w:rPr>
          <w:lang w:val="nl-NL"/>
        </w:rPr>
        <w:t xml:space="preserve"> in hun soort</w:t>
      </w:r>
      <w:sdt>
        <w:sdtPr>
          <w:rPr>
            <w:lang w:val="nl-NL"/>
          </w:rPr>
          <w:id w:val="1874659890"/>
          <w:citation/>
        </w:sdtPr>
        <w:sdtEndPr/>
        <w:sdtContent>
          <w:r w:rsidR="005441F9">
            <w:rPr>
              <w:lang w:val="nl-NL"/>
            </w:rPr>
            <w:fldChar w:fldCharType="begin"/>
          </w:r>
          <w:r w:rsidR="005441F9">
            <w:rPr>
              <w:lang w:val="nl-NL"/>
            </w:rPr>
            <w:instrText xml:space="preserve">CITATION BrushlessDCmotoren \l 1043 </w:instrText>
          </w:r>
          <w:r w:rsidR="005441F9">
            <w:rPr>
              <w:lang w:val="nl-NL"/>
            </w:rPr>
            <w:fldChar w:fldCharType="separate"/>
          </w:r>
          <w:r w:rsidR="005441F9">
            <w:rPr>
              <w:noProof/>
              <w:lang w:val="nl-NL"/>
            </w:rPr>
            <w:t xml:space="preserve"> </w:t>
          </w:r>
          <w:r w:rsidR="005441F9" w:rsidRPr="005441F9">
            <w:rPr>
              <w:noProof/>
              <w:lang w:val="nl-NL"/>
            </w:rPr>
            <w:t>[4]</w:t>
          </w:r>
          <w:r w:rsidR="005441F9">
            <w:rPr>
              <w:lang w:val="nl-NL"/>
            </w:rPr>
            <w:fldChar w:fldCharType="end"/>
          </w:r>
        </w:sdtContent>
      </w:sdt>
      <w:r w:rsidR="003340DA">
        <w:rPr>
          <w:lang w:val="nl-NL"/>
        </w:rPr>
        <w:t>.</w:t>
      </w:r>
    </w:p>
    <w:p w14:paraId="72684AA7" w14:textId="4CACD690" w:rsidR="0054688B" w:rsidRDefault="003A0C88" w:rsidP="00046755">
      <w:pPr>
        <w:rPr>
          <w:lang w:val="nl-NL"/>
        </w:rPr>
        <w:sectPr w:rsidR="0054688B" w:rsidSect="008E2F81">
          <w:pgSz w:w="11906" w:h="16838"/>
          <w:pgMar w:top="1417" w:right="1417" w:bottom="1417" w:left="1417" w:header="708" w:footer="708" w:gutter="0"/>
          <w:cols w:space="708"/>
          <w:titlePg/>
          <w:docGrid w:linePitch="360"/>
        </w:sectPr>
      </w:pPr>
      <w:r>
        <w:rPr>
          <w:lang w:val="nl-NL"/>
        </w:rPr>
        <w:t>De c</w:t>
      </w:r>
      <w:r w:rsidR="00D54D49">
        <w:rPr>
          <w:lang w:val="nl-NL"/>
        </w:rPr>
        <w:t>oncl</w:t>
      </w:r>
      <w:r>
        <w:rPr>
          <w:lang w:val="nl-NL"/>
        </w:rPr>
        <w:t>usie</w:t>
      </w:r>
      <w:r w:rsidR="00D54D49">
        <w:rPr>
          <w:lang w:val="nl-NL"/>
        </w:rPr>
        <w:t xml:space="preserve"> uit </w:t>
      </w:r>
      <w:r w:rsidR="00D54D49">
        <w:rPr>
          <w:lang w:val="nl-NL"/>
        </w:rPr>
        <w:fldChar w:fldCharType="begin"/>
      </w:r>
      <w:r w:rsidR="00D54D49">
        <w:rPr>
          <w:lang w:val="nl-NL"/>
        </w:rPr>
        <w:instrText xml:space="preserve"> REF _Ref130129959 \h </w:instrText>
      </w:r>
      <w:r w:rsidR="00D54D49">
        <w:rPr>
          <w:lang w:val="nl-NL"/>
        </w:rPr>
      </w:r>
      <w:r w:rsidR="00D54D49">
        <w:rPr>
          <w:lang w:val="nl-NL"/>
        </w:rPr>
        <w:fldChar w:fldCharType="separate"/>
      </w:r>
      <w:r w:rsidR="00D54D49">
        <w:t xml:space="preserve">Tabel </w:t>
      </w:r>
      <w:r w:rsidR="00D54D49">
        <w:rPr>
          <w:noProof/>
        </w:rPr>
        <w:t>3</w:t>
      </w:r>
      <w:r w:rsidR="00D54D49">
        <w:rPr>
          <w:lang w:val="nl-NL"/>
        </w:rPr>
        <w:fldChar w:fldCharType="end"/>
      </w:r>
      <w:r w:rsidR="009C0BD0">
        <w:rPr>
          <w:lang w:val="nl-NL"/>
        </w:rPr>
        <w:t xml:space="preserve"> </w:t>
      </w:r>
      <w:r>
        <w:rPr>
          <w:lang w:val="nl-NL"/>
        </w:rPr>
        <w:t xml:space="preserve">is </w:t>
      </w:r>
      <w:r w:rsidR="009C0BD0">
        <w:rPr>
          <w:lang w:val="nl-NL"/>
        </w:rPr>
        <w:t>dat</w:t>
      </w:r>
      <w:r>
        <w:rPr>
          <w:lang w:val="nl-NL"/>
        </w:rPr>
        <w:t xml:space="preserve"> er </w:t>
      </w:r>
      <w:r w:rsidR="00E84266">
        <w:rPr>
          <w:lang w:val="nl-NL"/>
        </w:rPr>
        <w:t xml:space="preserve">in dit project </w:t>
      </w:r>
      <w:r>
        <w:rPr>
          <w:lang w:val="nl-NL"/>
        </w:rPr>
        <w:t xml:space="preserve">een combinatie zal worden </w:t>
      </w:r>
      <w:r w:rsidR="006369BC">
        <w:rPr>
          <w:lang w:val="nl-NL"/>
        </w:rPr>
        <w:t xml:space="preserve">gebruikt </w:t>
      </w:r>
      <w:r>
        <w:rPr>
          <w:lang w:val="nl-NL"/>
        </w:rPr>
        <w:t>van stappenmotoren en servomotoren</w:t>
      </w:r>
      <w:r w:rsidR="00C30C6A">
        <w:rPr>
          <w:lang w:val="nl-NL"/>
        </w:rPr>
        <w:t>.</w:t>
      </w:r>
      <w:r w:rsidR="0054688B">
        <w:rPr>
          <w:lang w:val="nl-NL"/>
        </w:rPr>
        <w:t xml:space="preserve"> De </w:t>
      </w:r>
      <w:proofErr w:type="spellStart"/>
      <w:r w:rsidR="00806F1D">
        <w:rPr>
          <w:lang w:val="nl-NL"/>
        </w:rPr>
        <w:t>b</w:t>
      </w:r>
      <w:r w:rsidR="0054688B">
        <w:rPr>
          <w:lang w:val="nl-NL"/>
        </w:rPr>
        <w:t>rushless</w:t>
      </w:r>
      <w:proofErr w:type="spellEnd"/>
      <w:r w:rsidR="0054688B">
        <w:rPr>
          <w:lang w:val="nl-NL"/>
        </w:rPr>
        <w:t xml:space="preserve"> DC motor </w:t>
      </w:r>
      <w:r w:rsidR="00A47E72">
        <w:rPr>
          <w:lang w:val="nl-NL"/>
        </w:rPr>
        <w:t xml:space="preserve">en de DC motor hebben allebei een continue beweging, </w:t>
      </w:r>
      <w:r w:rsidR="006413A6">
        <w:rPr>
          <w:lang w:val="nl-NL"/>
        </w:rPr>
        <w:t>wat</w:t>
      </w:r>
      <w:r w:rsidR="00A47E72">
        <w:rPr>
          <w:lang w:val="nl-NL"/>
        </w:rPr>
        <w:t xml:space="preserve"> niet ideaal </w:t>
      </w:r>
      <w:r w:rsidR="006413A6">
        <w:rPr>
          <w:lang w:val="nl-NL"/>
        </w:rPr>
        <w:t>is,</w:t>
      </w:r>
      <w:r w:rsidR="00A739F8">
        <w:rPr>
          <w:lang w:val="nl-NL"/>
        </w:rPr>
        <w:t xml:space="preserve"> </w:t>
      </w:r>
      <w:r w:rsidR="00080CBA">
        <w:rPr>
          <w:lang w:val="nl-NL"/>
        </w:rPr>
        <w:t>en</w:t>
      </w:r>
      <w:r w:rsidR="00A47E72">
        <w:rPr>
          <w:lang w:val="nl-NL"/>
        </w:rPr>
        <w:t xml:space="preserve"> worden om die reden niet in </w:t>
      </w:r>
      <w:r w:rsidR="00080CBA">
        <w:rPr>
          <w:lang w:val="nl-NL"/>
        </w:rPr>
        <w:t>dit</w:t>
      </w:r>
      <w:r w:rsidR="00A47E72">
        <w:rPr>
          <w:lang w:val="nl-NL"/>
        </w:rPr>
        <w:t xml:space="preserve"> project</w:t>
      </w:r>
      <w:r w:rsidR="00080CBA">
        <w:rPr>
          <w:lang w:val="nl-NL"/>
        </w:rPr>
        <w:t xml:space="preserve"> gebruikt</w:t>
      </w:r>
      <w:r w:rsidR="00A47E72">
        <w:rPr>
          <w:lang w:val="nl-NL"/>
        </w:rPr>
        <w:t>.</w:t>
      </w:r>
    </w:p>
    <w:p w14:paraId="66688E8E" w14:textId="0184083F" w:rsidR="007A1185" w:rsidRDefault="007A1185" w:rsidP="007A1185">
      <w:pPr>
        <w:pStyle w:val="Bijschrift"/>
        <w:keepNext/>
      </w:pPr>
      <w:bookmarkStart w:id="13" w:name="_Ref130129959"/>
      <w:bookmarkStart w:id="14" w:name="_Toc130496970"/>
      <w:r>
        <w:t xml:space="preserve">Tabel </w:t>
      </w:r>
      <w:r>
        <w:fldChar w:fldCharType="begin"/>
      </w:r>
      <w:r>
        <w:instrText xml:space="preserve"> SEQ Tabel \* ARABIC </w:instrText>
      </w:r>
      <w:r>
        <w:fldChar w:fldCharType="separate"/>
      </w:r>
      <w:r w:rsidR="00006536">
        <w:rPr>
          <w:noProof/>
        </w:rPr>
        <w:t>3</w:t>
      </w:r>
      <w:r>
        <w:fldChar w:fldCharType="end"/>
      </w:r>
      <w:bookmarkEnd w:id="13"/>
      <w:r>
        <w:t>: Vergelijking van motoren</w:t>
      </w:r>
      <w:bookmarkEnd w:id="14"/>
    </w:p>
    <w:tbl>
      <w:tblPr>
        <w:tblStyle w:val="Tabelraster"/>
        <w:tblW w:w="0" w:type="auto"/>
        <w:tblLook w:val="04A0" w:firstRow="1" w:lastRow="0" w:firstColumn="1" w:lastColumn="0" w:noHBand="0" w:noVBand="1"/>
      </w:tblPr>
      <w:tblGrid>
        <w:gridCol w:w="2121"/>
        <w:gridCol w:w="2977"/>
        <w:gridCol w:w="3119"/>
        <w:gridCol w:w="2693"/>
        <w:gridCol w:w="3084"/>
      </w:tblGrid>
      <w:tr w:rsidR="00712437" w14:paraId="1F9B8678" w14:textId="38810993" w:rsidTr="00700FE2">
        <w:tc>
          <w:tcPr>
            <w:tcW w:w="2121" w:type="dxa"/>
          </w:tcPr>
          <w:p w14:paraId="12DAFA61" w14:textId="77777777" w:rsidR="00C934AD" w:rsidRDefault="00C934AD" w:rsidP="003D67E7">
            <w:pPr>
              <w:rPr>
                <w:lang w:val="nl-NL"/>
              </w:rPr>
            </w:pPr>
          </w:p>
        </w:tc>
        <w:tc>
          <w:tcPr>
            <w:tcW w:w="2977" w:type="dxa"/>
          </w:tcPr>
          <w:p w14:paraId="75C41814" w14:textId="223D9DA6" w:rsidR="004F2337" w:rsidRPr="00E73F17" w:rsidRDefault="00C934AD" w:rsidP="00720A21">
            <w:pPr>
              <w:rPr>
                <w:b/>
                <w:bCs/>
                <w:lang w:val="nl-NL"/>
              </w:rPr>
            </w:pPr>
            <w:r w:rsidRPr="00E73F17">
              <w:rPr>
                <w:b/>
                <w:bCs/>
                <w:lang w:val="nl-NL"/>
              </w:rPr>
              <w:t>Stappen</w:t>
            </w:r>
            <w:r w:rsidR="00642DC0" w:rsidRPr="00E73F17">
              <w:rPr>
                <w:b/>
                <w:bCs/>
                <w:lang w:val="nl-NL"/>
              </w:rPr>
              <w:t>motoren</w:t>
            </w:r>
          </w:p>
        </w:tc>
        <w:tc>
          <w:tcPr>
            <w:tcW w:w="3119" w:type="dxa"/>
          </w:tcPr>
          <w:p w14:paraId="7EDCA3FC" w14:textId="30675DCD" w:rsidR="00C934AD" w:rsidRPr="00E73F17" w:rsidRDefault="008E1527" w:rsidP="003D67E7">
            <w:pPr>
              <w:rPr>
                <w:b/>
                <w:bCs/>
                <w:lang w:val="nl-NL"/>
              </w:rPr>
            </w:pPr>
            <w:r w:rsidRPr="00E73F17">
              <w:rPr>
                <w:b/>
                <w:bCs/>
                <w:lang w:val="nl-NL"/>
              </w:rPr>
              <w:t>Servomotoren</w:t>
            </w:r>
          </w:p>
        </w:tc>
        <w:tc>
          <w:tcPr>
            <w:tcW w:w="2693" w:type="dxa"/>
          </w:tcPr>
          <w:p w14:paraId="718BE9F6" w14:textId="48E72D7A" w:rsidR="00C934AD" w:rsidRPr="00E73F17" w:rsidRDefault="008E1527" w:rsidP="003D67E7">
            <w:pPr>
              <w:rPr>
                <w:b/>
                <w:bCs/>
                <w:lang w:val="nl-NL"/>
              </w:rPr>
            </w:pPr>
            <w:r w:rsidRPr="00E73F17">
              <w:rPr>
                <w:b/>
                <w:bCs/>
                <w:lang w:val="nl-NL"/>
              </w:rPr>
              <w:t>DC motoren</w:t>
            </w:r>
          </w:p>
        </w:tc>
        <w:tc>
          <w:tcPr>
            <w:tcW w:w="3084" w:type="dxa"/>
          </w:tcPr>
          <w:p w14:paraId="495921E5" w14:textId="3DB0B4FF" w:rsidR="00C934AD" w:rsidRPr="00E73F17" w:rsidRDefault="008E1527" w:rsidP="003D67E7">
            <w:pPr>
              <w:rPr>
                <w:b/>
                <w:bCs/>
                <w:lang w:val="nl-NL"/>
              </w:rPr>
            </w:pPr>
            <w:proofErr w:type="spellStart"/>
            <w:r w:rsidRPr="00E73F17">
              <w:rPr>
                <w:b/>
                <w:bCs/>
                <w:lang w:val="nl-NL"/>
              </w:rPr>
              <w:t>Brushless</w:t>
            </w:r>
            <w:proofErr w:type="spellEnd"/>
            <w:r w:rsidRPr="00E73F17">
              <w:rPr>
                <w:b/>
                <w:bCs/>
                <w:lang w:val="nl-NL"/>
              </w:rPr>
              <w:t xml:space="preserve"> DC motoren</w:t>
            </w:r>
          </w:p>
        </w:tc>
      </w:tr>
      <w:tr w:rsidR="00712437" w:rsidRPr="00C21F78" w14:paraId="60D97CAC" w14:textId="189B3F21" w:rsidTr="00700FE2">
        <w:tc>
          <w:tcPr>
            <w:tcW w:w="2121" w:type="dxa"/>
          </w:tcPr>
          <w:p w14:paraId="2C826610" w14:textId="079AE279" w:rsidR="00C934AD" w:rsidRPr="00E73F17" w:rsidRDefault="00B80B95" w:rsidP="003D67E7">
            <w:pPr>
              <w:rPr>
                <w:b/>
                <w:bCs/>
                <w:lang w:val="nl-NL"/>
              </w:rPr>
            </w:pPr>
            <w:r w:rsidRPr="00E73F17">
              <w:rPr>
                <w:b/>
                <w:bCs/>
                <w:lang w:val="nl-NL"/>
              </w:rPr>
              <w:t>Beweging</w:t>
            </w:r>
          </w:p>
        </w:tc>
        <w:tc>
          <w:tcPr>
            <w:tcW w:w="2977" w:type="dxa"/>
          </w:tcPr>
          <w:p w14:paraId="3AE4FC74" w14:textId="45952FFA" w:rsidR="003F5047" w:rsidRDefault="003F6E02" w:rsidP="00700FE2">
            <w:pPr>
              <w:rPr>
                <w:lang w:val="nl-NL"/>
              </w:rPr>
            </w:pPr>
            <w:r>
              <w:rPr>
                <w:lang w:val="nl-NL"/>
              </w:rPr>
              <w:t>Een stappen</w:t>
            </w:r>
            <w:r w:rsidR="00F21B5F">
              <w:rPr>
                <w:lang w:val="nl-NL"/>
              </w:rPr>
              <w:t>motor kan verschillende posities aanneme</w:t>
            </w:r>
            <w:r w:rsidR="00712437">
              <w:rPr>
                <w:lang w:val="nl-NL"/>
              </w:rPr>
              <w:t xml:space="preserve">n. </w:t>
            </w:r>
            <w:r w:rsidR="00700FE2">
              <w:rPr>
                <w:lang w:val="nl-NL"/>
              </w:rPr>
              <w:t>Er is een vloeiende beweging o</w:t>
            </w:r>
            <w:r w:rsidR="00D426D5">
              <w:rPr>
                <w:lang w:val="nl-NL"/>
              </w:rPr>
              <w:t xml:space="preserve">m van de ene positie naar de andere </w:t>
            </w:r>
            <w:r w:rsidR="00C94BD9">
              <w:rPr>
                <w:lang w:val="nl-NL"/>
              </w:rPr>
              <w:t>te</w:t>
            </w:r>
            <w:r w:rsidR="00F52D00">
              <w:rPr>
                <w:lang w:val="nl-NL"/>
              </w:rPr>
              <w:t xml:space="preserve"> gaan</w:t>
            </w:r>
            <w:r w:rsidR="00700FE2">
              <w:rPr>
                <w:lang w:val="nl-NL"/>
              </w:rPr>
              <w:t>.</w:t>
            </w:r>
          </w:p>
          <w:p w14:paraId="21923DB2" w14:textId="1CA0D682" w:rsidR="003F5047" w:rsidRDefault="00274373" w:rsidP="00700FE2">
            <w:pPr>
              <w:rPr>
                <w:lang w:val="nl-NL"/>
              </w:rPr>
            </w:pPr>
            <w:r>
              <w:rPr>
                <w:lang w:val="nl-NL"/>
              </w:rPr>
              <w:t>De verandering gebeur</w:t>
            </w:r>
            <w:r w:rsidR="00F52D00">
              <w:rPr>
                <w:lang w:val="nl-NL"/>
              </w:rPr>
              <w:t>t</w:t>
            </w:r>
            <w:r>
              <w:rPr>
                <w:lang w:val="nl-NL"/>
              </w:rPr>
              <w:t xml:space="preserve"> heel snel en precies.</w:t>
            </w:r>
          </w:p>
        </w:tc>
        <w:tc>
          <w:tcPr>
            <w:tcW w:w="3119" w:type="dxa"/>
          </w:tcPr>
          <w:p w14:paraId="443ED729" w14:textId="77777777" w:rsidR="00F7106E" w:rsidRDefault="00A973FC" w:rsidP="003D67E7">
            <w:pPr>
              <w:rPr>
                <w:lang w:val="nl-NL"/>
              </w:rPr>
            </w:pPr>
            <w:r>
              <w:rPr>
                <w:lang w:val="nl-NL"/>
              </w:rPr>
              <w:t>Een servomotor</w:t>
            </w:r>
            <w:r w:rsidR="00576C81">
              <w:rPr>
                <w:lang w:val="nl-NL"/>
              </w:rPr>
              <w:t xml:space="preserve"> heeft een vloeiende beweging bij het verdraaien, maar is niet altijd even precies</w:t>
            </w:r>
            <w:r w:rsidR="00DE7978">
              <w:rPr>
                <w:lang w:val="nl-NL"/>
              </w:rPr>
              <w:t xml:space="preserve"> doordat sommige motoren plastic tandwielen </w:t>
            </w:r>
            <w:r w:rsidR="006C280E">
              <w:rPr>
                <w:lang w:val="nl-NL"/>
              </w:rPr>
              <w:t>hebben</w:t>
            </w:r>
            <w:r w:rsidR="00FE4217">
              <w:rPr>
                <w:lang w:val="nl-NL"/>
              </w:rPr>
              <w:t>.</w:t>
            </w:r>
            <w:r w:rsidR="00DE7978">
              <w:rPr>
                <w:lang w:val="nl-NL"/>
              </w:rPr>
              <w:t xml:space="preserve"> </w:t>
            </w:r>
          </w:p>
          <w:p w14:paraId="02558CE4" w14:textId="6307FB41" w:rsidR="00C934AD" w:rsidRDefault="00FE4217" w:rsidP="003D67E7">
            <w:pPr>
              <w:rPr>
                <w:lang w:val="nl-NL"/>
              </w:rPr>
            </w:pPr>
            <w:r>
              <w:rPr>
                <w:lang w:val="nl-NL"/>
              </w:rPr>
              <w:t>Het</w:t>
            </w:r>
            <w:r w:rsidR="00DE7978">
              <w:rPr>
                <w:lang w:val="nl-NL"/>
              </w:rPr>
              <w:t xml:space="preserve"> voorbeeld </w:t>
            </w:r>
            <w:r w:rsidR="00D25D34">
              <w:rPr>
                <w:lang w:val="nl-NL"/>
              </w:rPr>
              <w:t>is</w:t>
            </w:r>
            <w:r w:rsidR="005C4A40">
              <w:rPr>
                <w:lang w:val="nl-NL"/>
              </w:rPr>
              <w:t xml:space="preserve"> </w:t>
            </w:r>
            <w:r w:rsidR="00D25D34">
              <w:rPr>
                <w:lang w:val="nl-NL"/>
              </w:rPr>
              <w:t xml:space="preserve">daarom </w:t>
            </w:r>
            <w:r w:rsidR="00DE7978">
              <w:rPr>
                <w:lang w:val="nl-NL"/>
              </w:rPr>
              <w:t xml:space="preserve"> met metalen tandwielen.</w:t>
            </w:r>
          </w:p>
        </w:tc>
        <w:tc>
          <w:tcPr>
            <w:tcW w:w="2693" w:type="dxa"/>
          </w:tcPr>
          <w:p w14:paraId="270AB549" w14:textId="7528CFB0" w:rsidR="00C934AD" w:rsidRDefault="00A87BF3" w:rsidP="003D67E7">
            <w:pPr>
              <w:rPr>
                <w:lang w:val="nl-NL"/>
              </w:rPr>
            </w:pPr>
            <w:r>
              <w:rPr>
                <w:lang w:val="nl-NL"/>
              </w:rPr>
              <w:t xml:space="preserve">De </w:t>
            </w:r>
            <w:r w:rsidR="009C616E">
              <w:rPr>
                <w:lang w:val="nl-NL"/>
              </w:rPr>
              <w:t xml:space="preserve">vloeiende beweging </w:t>
            </w:r>
            <w:r>
              <w:rPr>
                <w:lang w:val="nl-NL"/>
              </w:rPr>
              <w:t xml:space="preserve">van </w:t>
            </w:r>
            <w:r w:rsidR="00EB1D39">
              <w:rPr>
                <w:lang w:val="nl-NL"/>
              </w:rPr>
              <w:t>e</w:t>
            </w:r>
            <w:r w:rsidR="009C0169">
              <w:rPr>
                <w:lang w:val="nl-NL"/>
              </w:rPr>
              <w:t xml:space="preserve">en DC motor </w:t>
            </w:r>
            <w:r w:rsidR="00EB1D39">
              <w:rPr>
                <w:lang w:val="nl-NL"/>
              </w:rPr>
              <w:t>draait constant</w:t>
            </w:r>
            <w:r w:rsidR="009C616E">
              <w:rPr>
                <w:lang w:val="nl-NL"/>
              </w:rPr>
              <w:t xml:space="preserve"> in eenzelfde richting. Voor de robotarm is </w:t>
            </w:r>
            <w:r w:rsidR="0093635B">
              <w:rPr>
                <w:lang w:val="nl-NL"/>
              </w:rPr>
              <w:t xml:space="preserve">de DC motor </w:t>
            </w:r>
            <w:r w:rsidR="009C616E">
              <w:rPr>
                <w:lang w:val="nl-NL"/>
              </w:rPr>
              <w:t xml:space="preserve"> niet geschikt aangezien </w:t>
            </w:r>
            <w:r w:rsidR="00E22BFD">
              <w:rPr>
                <w:lang w:val="nl-NL"/>
              </w:rPr>
              <w:t xml:space="preserve">er </w:t>
            </w:r>
            <w:r w:rsidR="009C616E">
              <w:rPr>
                <w:lang w:val="nl-NL"/>
              </w:rPr>
              <w:t xml:space="preserve">een positie </w:t>
            </w:r>
            <w:r w:rsidR="00737A9B">
              <w:rPr>
                <w:lang w:val="nl-NL"/>
              </w:rPr>
              <w:t xml:space="preserve">moet </w:t>
            </w:r>
            <w:r w:rsidR="0093635B">
              <w:rPr>
                <w:lang w:val="nl-NL"/>
              </w:rPr>
              <w:t xml:space="preserve">worden </w:t>
            </w:r>
            <w:r w:rsidR="00737A9B">
              <w:rPr>
                <w:lang w:val="nl-NL"/>
              </w:rPr>
              <w:t>bepaald</w:t>
            </w:r>
            <w:r w:rsidR="009C616E">
              <w:rPr>
                <w:lang w:val="nl-NL"/>
              </w:rPr>
              <w:t>.</w:t>
            </w:r>
          </w:p>
        </w:tc>
        <w:tc>
          <w:tcPr>
            <w:tcW w:w="3084" w:type="dxa"/>
          </w:tcPr>
          <w:p w14:paraId="16D18DCA" w14:textId="0AA371EB" w:rsidR="00C934AD" w:rsidRPr="00C21F78" w:rsidRDefault="00700FE2" w:rsidP="003D67E7">
            <w:pPr>
              <w:rPr>
                <w:lang w:val="nl-NL"/>
              </w:rPr>
            </w:pPr>
            <w:r w:rsidRPr="00C21F78">
              <w:rPr>
                <w:lang w:val="nl-NL"/>
              </w:rPr>
              <w:t xml:space="preserve">Een </w:t>
            </w:r>
            <w:proofErr w:type="spellStart"/>
            <w:r w:rsidR="00806F1D">
              <w:rPr>
                <w:lang w:val="nl-NL"/>
              </w:rPr>
              <w:t>b</w:t>
            </w:r>
            <w:r w:rsidRPr="00C21F78">
              <w:rPr>
                <w:lang w:val="nl-NL"/>
              </w:rPr>
              <w:t>rushless</w:t>
            </w:r>
            <w:proofErr w:type="spellEnd"/>
            <w:r w:rsidRPr="00C21F78">
              <w:rPr>
                <w:lang w:val="nl-NL"/>
              </w:rPr>
              <w:t xml:space="preserve"> DC motor is </w:t>
            </w:r>
            <w:r w:rsidR="00C21F78" w:rsidRPr="00C21F78">
              <w:rPr>
                <w:lang w:val="nl-NL"/>
              </w:rPr>
              <w:t>e</w:t>
            </w:r>
            <w:r w:rsidR="00C21F78">
              <w:rPr>
                <w:lang w:val="nl-NL"/>
              </w:rPr>
              <w:t xml:space="preserve">en motor die heel vloeiend draait, maar </w:t>
            </w:r>
            <w:r w:rsidR="00C5624B">
              <w:rPr>
                <w:lang w:val="nl-NL"/>
              </w:rPr>
              <w:t>hi</w:t>
            </w:r>
            <w:r w:rsidR="008B1CAB">
              <w:rPr>
                <w:lang w:val="nl-NL"/>
              </w:rPr>
              <w:t xml:space="preserve">j </w:t>
            </w:r>
            <w:r w:rsidR="00C21F78">
              <w:rPr>
                <w:lang w:val="nl-NL"/>
              </w:rPr>
              <w:t xml:space="preserve">heeft ook een continue beweging zoals de normale DC motor. Er is ook een speciale sturing nodig om </w:t>
            </w:r>
            <w:r w:rsidR="0034115B">
              <w:rPr>
                <w:lang w:val="nl-NL"/>
              </w:rPr>
              <w:t>controle te krijgen over de snelheid</w:t>
            </w:r>
            <w:r w:rsidR="00C21F78">
              <w:rPr>
                <w:lang w:val="nl-NL"/>
              </w:rPr>
              <w:t>.</w:t>
            </w:r>
          </w:p>
        </w:tc>
      </w:tr>
      <w:tr w:rsidR="00712437" w14:paraId="623895CB" w14:textId="0C5EECDC" w:rsidTr="00700FE2">
        <w:tc>
          <w:tcPr>
            <w:tcW w:w="2121" w:type="dxa"/>
          </w:tcPr>
          <w:p w14:paraId="1290CA73" w14:textId="5B0DA31A" w:rsidR="00C934AD" w:rsidRPr="00E73F17" w:rsidRDefault="004F4D6A" w:rsidP="003D67E7">
            <w:pPr>
              <w:rPr>
                <w:b/>
                <w:bCs/>
                <w:lang w:val="nl-NL"/>
              </w:rPr>
            </w:pPr>
            <w:r w:rsidRPr="00E73F17">
              <w:rPr>
                <w:b/>
                <w:bCs/>
                <w:lang w:val="nl-NL"/>
              </w:rPr>
              <w:t>Gewicht motor</w:t>
            </w:r>
          </w:p>
        </w:tc>
        <w:tc>
          <w:tcPr>
            <w:tcW w:w="2977" w:type="dxa"/>
          </w:tcPr>
          <w:p w14:paraId="57B349D6" w14:textId="4C292231" w:rsidR="00C934AD" w:rsidRDefault="00C73A01" w:rsidP="003D67E7">
            <w:pPr>
              <w:rPr>
                <w:lang w:val="nl-NL"/>
              </w:rPr>
            </w:pPr>
            <w:r>
              <w:rPr>
                <w:lang w:val="nl-NL"/>
              </w:rPr>
              <w:t>280</w:t>
            </w:r>
            <w:r w:rsidR="00B54C87">
              <w:rPr>
                <w:lang w:val="nl-NL"/>
              </w:rPr>
              <w:t xml:space="preserve"> </w:t>
            </w:r>
            <w:r>
              <w:rPr>
                <w:lang w:val="nl-NL"/>
              </w:rPr>
              <w:t>g</w:t>
            </w:r>
          </w:p>
        </w:tc>
        <w:tc>
          <w:tcPr>
            <w:tcW w:w="3119" w:type="dxa"/>
          </w:tcPr>
          <w:p w14:paraId="14246917" w14:textId="611180D9" w:rsidR="00C934AD" w:rsidRDefault="00E60015" w:rsidP="003D67E7">
            <w:pPr>
              <w:rPr>
                <w:lang w:val="nl-NL"/>
              </w:rPr>
            </w:pPr>
            <w:r w:rsidRPr="00E60015">
              <w:rPr>
                <w:lang w:val="nl-NL"/>
              </w:rPr>
              <w:t>62</w:t>
            </w:r>
            <w:r w:rsidR="00B54C87">
              <w:rPr>
                <w:lang w:val="nl-NL"/>
              </w:rPr>
              <w:t xml:space="preserve"> </w:t>
            </w:r>
            <w:r>
              <w:rPr>
                <w:lang w:val="nl-NL"/>
              </w:rPr>
              <w:t>g</w:t>
            </w:r>
          </w:p>
        </w:tc>
        <w:tc>
          <w:tcPr>
            <w:tcW w:w="2693" w:type="dxa"/>
          </w:tcPr>
          <w:p w14:paraId="53E062BC" w14:textId="5DDBF8AE" w:rsidR="00C934AD" w:rsidRDefault="00117295" w:rsidP="003D67E7">
            <w:pPr>
              <w:rPr>
                <w:lang w:val="nl-NL"/>
              </w:rPr>
            </w:pPr>
            <w:r w:rsidRPr="00117295">
              <w:rPr>
                <w:lang w:val="nl-NL"/>
              </w:rPr>
              <w:t>200</w:t>
            </w:r>
            <w:r w:rsidR="00B54C87">
              <w:rPr>
                <w:lang w:val="nl-NL"/>
              </w:rPr>
              <w:t xml:space="preserve"> </w:t>
            </w:r>
            <w:r>
              <w:rPr>
                <w:lang w:val="nl-NL"/>
              </w:rPr>
              <w:t>g</w:t>
            </w:r>
          </w:p>
        </w:tc>
        <w:tc>
          <w:tcPr>
            <w:tcW w:w="3084" w:type="dxa"/>
          </w:tcPr>
          <w:p w14:paraId="30B1754C" w14:textId="6BD32538" w:rsidR="00C934AD" w:rsidRDefault="00C5421A" w:rsidP="003D67E7">
            <w:pPr>
              <w:rPr>
                <w:lang w:val="nl-NL"/>
              </w:rPr>
            </w:pPr>
            <w:r>
              <w:rPr>
                <w:lang w:val="nl-NL"/>
              </w:rPr>
              <w:t>29</w:t>
            </w:r>
            <w:r w:rsidR="00B54C87">
              <w:rPr>
                <w:lang w:val="nl-NL"/>
              </w:rPr>
              <w:t xml:space="preserve"> </w:t>
            </w:r>
            <w:r>
              <w:rPr>
                <w:lang w:val="nl-NL"/>
              </w:rPr>
              <w:t>g</w:t>
            </w:r>
          </w:p>
        </w:tc>
      </w:tr>
      <w:tr w:rsidR="00712437" w14:paraId="15119810" w14:textId="074A0E36" w:rsidTr="00700FE2">
        <w:tc>
          <w:tcPr>
            <w:tcW w:w="2121" w:type="dxa"/>
          </w:tcPr>
          <w:p w14:paraId="2FD7823C" w14:textId="02E30A45" w:rsidR="00C934AD" w:rsidRPr="00E73F17" w:rsidRDefault="00022EFC" w:rsidP="003D67E7">
            <w:pPr>
              <w:rPr>
                <w:b/>
                <w:bCs/>
                <w:lang w:val="nl-NL"/>
              </w:rPr>
            </w:pPr>
            <w:r w:rsidRPr="00E73F17">
              <w:rPr>
                <w:b/>
                <w:bCs/>
                <w:lang w:val="nl-NL"/>
              </w:rPr>
              <w:t>H</w:t>
            </w:r>
            <w:r w:rsidR="007D0AFC" w:rsidRPr="00E73F17">
              <w:rPr>
                <w:b/>
                <w:bCs/>
                <w:lang w:val="nl-NL"/>
              </w:rPr>
              <w:t>ef</w:t>
            </w:r>
            <w:r w:rsidRPr="00E73F17">
              <w:rPr>
                <w:b/>
                <w:bCs/>
                <w:lang w:val="nl-NL"/>
              </w:rPr>
              <w:t>kracht</w:t>
            </w:r>
          </w:p>
        </w:tc>
        <w:tc>
          <w:tcPr>
            <w:tcW w:w="2977" w:type="dxa"/>
          </w:tcPr>
          <w:p w14:paraId="79AC0A71" w14:textId="0542C999" w:rsidR="00C934AD" w:rsidRDefault="007650AD" w:rsidP="003D67E7">
            <w:pPr>
              <w:rPr>
                <w:lang w:val="nl-NL"/>
              </w:rPr>
            </w:pPr>
            <w:r>
              <w:rPr>
                <w:lang w:val="nl-NL"/>
              </w:rPr>
              <w:t>4</w:t>
            </w:r>
            <w:r w:rsidR="00F73D75">
              <w:rPr>
                <w:lang w:val="nl-NL"/>
              </w:rPr>
              <w:t>,</w:t>
            </w:r>
            <w:r>
              <w:rPr>
                <w:lang w:val="nl-NL"/>
              </w:rPr>
              <w:t>0</w:t>
            </w:r>
            <w:r w:rsidR="00B54C87">
              <w:rPr>
                <w:lang w:val="nl-NL"/>
              </w:rPr>
              <w:t xml:space="preserve"> </w:t>
            </w:r>
            <w:r>
              <w:rPr>
                <w:lang w:val="nl-NL"/>
              </w:rPr>
              <w:t>kg/cm</w:t>
            </w:r>
          </w:p>
        </w:tc>
        <w:tc>
          <w:tcPr>
            <w:tcW w:w="3119" w:type="dxa"/>
          </w:tcPr>
          <w:p w14:paraId="5819784D" w14:textId="7788F6DF" w:rsidR="00C934AD" w:rsidRDefault="003169B1" w:rsidP="003D67E7">
            <w:pPr>
              <w:rPr>
                <w:lang w:val="nl-NL"/>
              </w:rPr>
            </w:pPr>
            <w:r>
              <w:rPr>
                <w:lang w:val="nl-NL"/>
              </w:rPr>
              <w:t>25</w:t>
            </w:r>
            <w:r w:rsidR="00B54C87">
              <w:rPr>
                <w:lang w:val="nl-NL"/>
              </w:rPr>
              <w:t xml:space="preserve"> </w:t>
            </w:r>
            <w:r>
              <w:rPr>
                <w:lang w:val="nl-NL"/>
              </w:rPr>
              <w:t>kg</w:t>
            </w:r>
            <w:r w:rsidR="00A44D77">
              <w:rPr>
                <w:lang w:val="nl-NL"/>
              </w:rPr>
              <w:t>/cm</w:t>
            </w:r>
          </w:p>
        </w:tc>
        <w:tc>
          <w:tcPr>
            <w:tcW w:w="2693" w:type="dxa"/>
          </w:tcPr>
          <w:p w14:paraId="64290780" w14:textId="5AE00653" w:rsidR="00C934AD" w:rsidRDefault="0019339F" w:rsidP="003D67E7">
            <w:pPr>
              <w:rPr>
                <w:lang w:val="nl-NL"/>
              </w:rPr>
            </w:pPr>
            <w:r w:rsidRPr="0019339F">
              <w:rPr>
                <w:lang w:val="nl-NL"/>
              </w:rPr>
              <w:t>75</w:t>
            </w:r>
            <w:r w:rsidR="00B54C87">
              <w:rPr>
                <w:lang w:val="nl-NL"/>
              </w:rPr>
              <w:t xml:space="preserve"> </w:t>
            </w:r>
            <w:r w:rsidRPr="0019339F">
              <w:rPr>
                <w:lang w:val="nl-NL"/>
              </w:rPr>
              <w:t>kg</w:t>
            </w:r>
            <w:r>
              <w:rPr>
                <w:lang w:val="nl-NL"/>
              </w:rPr>
              <w:t>/</w:t>
            </w:r>
            <w:r w:rsidRPr="0019339F">
              <w:rPr>
                <w:lang w:val="nl-NL"/>
              </w:rPr>
              <w:t>cm</w:t>
            </w:r>
          </w:p>
        </w:tc>
        <w:tc>
          <w:tcPr>
            <w:tcW w:w="3084" w:type="dxa"/>
          </w:tcPr>
          <w:p w14:paraId="3F0FD1EC" w14:textId="1E47D04E" w:rsidR="00C934AD" w:rsidRDefault="00C5421A" w:rsidP="003D67E7">
            <w:pPr>
              <w:rPr>
                <w:lang w:val="nl-NL"/>
              </w:rPr>
            </w:pPr>
            <w:r>
              <w:rPr>
                <w:lang w:val="nl-NL"/>
              </w:rPr>
              <w:t>730</w:t>
            </w:r>
            <w:r w:rsidR="00B54C87">
              <w:rPr>
                <w:lang w:val="nl-NL"/>
              </w:rPr>
              <w:t xml:space="preserve"> </w:t>
            </w:r>
            <w:r>
              <w:rPr>
                <w:lang w:val="nl-NL"/>
              </w:rPr>
              <w:t>g/cm</w:t>
            </w:r>
          </w:p>
        </w:tc>
      </w:tr>
      <w:tr w:rsidR="00712437" w14:paraId="5421B7A7" w14:textId="44408013" w:rsidTr="00700FE2">
        <w:tc>
          <w:tcPr>
            <w:tcW w:w="2121" w:type="dxa"/>
          </w:tcPr>
          <w:p w14:paraId="5F035A21" w14:textId="58CE7172" w:rsidR="00C934AD" w:rsidRPr="00E73F17" w:rsidRDefault="004A22F1" w:rsidP="003D67E7">
            <w:pPr>
              <w:rPr>
                <w:b/>
                <w:bCs/>
                <w:lang w:val="nl-NL"/>
              </w:rPr>
            </w:pPr>
            <w:r w:rsidRPr="00E73F17">
              <w:rPr>
                <w:b/>
                <w:bCs/>
                <w:lang w:val="nl-NL"/>
              </w:rPr>
              <w:t>Kostprijs</w:t>
            </w:r>
          </w:p>
        </w:tc>
        <w:tc>
          <w:tcPr>
            <w:tcW w:w="2977" w:type="dxa"/>
          </w:tcPr>
          <w:p w14:paraId="1EA5864C" w14:textId="1522535E" w:rsidR="00C934AD" w:rsidRDefault="0026067E" w:rsidP="003D67E7">
            <w:pPr>
              <w:rPr>
                <w:lang w:val="nl-NL"/>
              </w:rPr>
            </w:pPr>
            <w:r>
              <w:rPr>
                <w:lang w:val="nl-NL"/>
              </w:rPr>
              <w:t>€</w:t>
            </w:r>
            <w:r w:rsidR="00B54C87">
              <w:rPr>
                <w:lang w:val="nl-NL"/>
              </w:rPr>
              <w:t xml:space="preserve"> </w:t>
            </w:r>
            <w:r>
              <w:rPr>
                <w:lang w:val="nl-NL"/>
              </w:rPr>
              <w:t>11</w:t>
            </w:r>
          </w:p>
        </w:tc>
        <w:tc>
          <w:tcPr>
            <w:tcW w:w="3119" w:type="dxa"/>
          </w:tcPr>
          <w:p w14:paraId="4F1DD113" w14:textId="5C73B462" w:rsidR="00C934AD" w:rsidRDefault="00A44D77" w:rsidP="003D67E7">
            <w:pPr>
              <w:rPr>
                <w:lang w:val="nl-NL"/>
              </w:rPr>
            </w:pPr>
            <w:r>
              <w:rPr>
                <w:lang w:val="nl-NL"/>
              </w:rPr>
              <w:t>€</w:t>
            </w:r>
            <w:r w:rsidR="00B54C87">
              <w:rPr>
                <w:lang w:val="nl-NL"/>
              </w:rPr>
              <w:t xml:space="preserve"> </w:t>
            </w:r>
            <w:r>
              <w:rPr>
                <w:lang w:val="nl-NL"/>
              </w:rPr>
              <w:t>11,5</w:t>
            </w:r>
          </w:p>
        </w:tc>
        <w:tc>
          <w:tcPr>
            <w:tcW w:w="2693" w:type="dxa"/>
          </w:tcPr>
          <w:p w14:paraId="45EA99F9" w14:textId="5F5F7332" w:rsidR="00C934AD" w:rsidRDefault="00886D34" w:rsidP="003D67E7">
            <w:pPr>
              <w:rPr>
                <w:lang w:val="nl-NL"/>
              </w:rPr>
            </w:pPr>
            <w:r>
              <w:rPr>
                <w:lang w:val="nl-NL"/>
              </w:rPr>
              <w:t>€</w:t>
            </w:r>
            <w:r w:rsidR="00B54C87">
              <w:rPr>
                <w:lang w:val="nl-NL"/>
              </w:rPr>
              <w:t xml:space="preserve"> </w:t>
            </w:r>
            <w:r>
              <w:rPr>
                <w:lang w:val="nl-NL"/>
              </w:rPr>
              <w:t>12</w:t>
            </w:r>
          </w:p>
        </w:tc>
        <w:tc>
          <w:tcPr>
            <w:tcW w:w="3084" w:type="dxa"/>
          </w:tcPr>
          <w:p w14:paraId="797E2A1F" w14:textId="440EF6A9" w:rsidR="00C934AD" w:rsidRDefault="00677DE3" w:rsidP="003D67E7">
            <w:pPr>
              <w:rPr>
                <w:lang w:val="nl-NL"/>
              </w:rPr>
            </w:pPr>
            <w:r>
              <w:rPr>
                <w:lang w:val="nl-NL"/>
              </w:rPr>
              <w:t>€</w:t>
            </w:r>
            <w:r w:rsidR="00B54C87">
              <w:rPr>
                <w:lang w:val="nl-NL"/>
              </w:rPr>
              <w:t xml:space="preserve"> </w:t>
            </w:r>
            <w:r>
              <w:rPr>
                <w:lang w:val="nl-NL"/>
              </w:rPr>
              <w:t>27,99</w:t>
            </w:r>
          </w:p>
        </w:tc>
      </w:tr>
      <w:tr w:rsidR="00712437" w14:paraId="01FF35E9" w14:textId="0C9D81F1" w:rsidTr="00700FE2">
        <w:tc>
          <w:tcPr>
            <w:tcW w:w="2121" w:type="dxa"/>
          </w:tcPr>
          <w:p w14:paraId="2C8F6579" w14:textId="62E07AA8" w:rsidR="00C934AD" w:rsidRPr="00E73F17" w:rsidRDefault="004A22F1" w:rsidP="003D67E7">
            <w:pPr>
              <w:rPr>
                <w:b/>
                <w:bCs/>
                <w:lang w:val="nl-NL"/>
              </w:rPr>
            </w:pPr>
            <w:r w:rsidRPr="00E73F17">
              <w:rPr>
                <w:b/>
                <w:bCs/>
                <w:lang w:val="nl-NL"/>
              </w:rPr>
              <w:t>Tandwielen</w:t>
            </w:r>
          </w:p>
        </w:tc>
        <w:tc>
          <w:tcPr>
            <w:tcW w:w="2977" w:type="dxa"/>
          </w:tcPr>
          <w:p w14:paraId="1434AAB3" w14:textId="0D19874B" w:rsidR="00C934AD" w:rsidRDefault="00712437" w:rsidP="003D67E7">
            <w:pPr>
              <w:rPr>
                <w:lang w:val="nl-NL"/>
              </w:rPr>
            </w:pPr>
            <w:r>
              <w:rPr>
                <w:lang w:val="nl-NL"/>
              </w:rPr>
              <w:t>Er zijn g</w:t>
            </w:r>
            <w:r w:rsidR="0026067E">
              <w:rPr>
                <w:lang w:val="nl-NL"/>
              </w:rPr>
              <w:t>een ingebouwde tandwielen</w:t>
            </w:r>
            <w:r w:rsidR="00E81B1C">
              <w:rPr>
                <w:lang w:val="nl-NL"/>
              </w:rPr>
              <w:t xml:space="preserve"> aanwezig</w:t>
            </w:r>
            <w:r w:rsidR="0026067E">
              <w:rPr>
                <w:lang w:val="nl-NL"/>
              </w:rPr>
              <w:t>.</w:t>
            </w:r>
          </w:p>
        </w:tc>
        <w:tc>
          <w:tcPr>
            <w:tcW w:w="3119" w:type="dxa"/>
          </w:tcPr>
          <w:p w14:paraId="43856367" w14:textId="066E6C30" w:rsidR="00C934AD" w:rsidRDefault="00DE1DB9" w:rsidP="003D67E7">
            <w:pPr>
              <w:rPr>
                <w:lang w:val="nl-NL"/>
              </w:rPr>
            </w:pPr>
            <w:r>
              <w:rPr>
                <w:lang w:val="nl-NL"/>
              </w:rPr>
              <w:t xml:space="preserve">De </w:t>
            </w:r>
            <w:r w:rsidR="00A44D77">
              <w:rPr>
                <w:lang w:val="nl-NL"/>
              </w:rPr>
              <w:t xml:space="preserve">motor </w:t>
            </w:r>
            <w:r>
              <w:rPr>
                <w:lang w:val="nl-NL"/>
              </w:rPr>
              <w:t xml:space="preserve">in het voorbeeld </w:t>
            </w:r>
            <w:r w:rsidR="00A44D77">
              <w:rPr>
                <w:lang w:val="nl-NL"/>
              </w:rPr>
              <w:t>heeft ingebouwde</w:t>
            </w:r>
            <w:r>
              <w:rPr>
                <w:lang w:val="nl-NL"/>
              </w:rPr>
              <w:t xml:space="preserve">, metalen en robuuste </w:t>
            </w:r>
            <w:r w:rsidR="00A44D77">
              <w:rPr>
                <w:lang w:val="nl-NL"/>
              </w:rPr>
              <w:t xml:space="preserve">tandwielen om aan een groot </w:t>
            </w:r>
            <w:r w:rsidR="00B02EE8">
              <w:rPr>
                <w:lang w:val="nl-NL"/>
              </w:rPr>
              <w:t>hefvermogen te komen.</w:t>
            </w:r>
            <w:r w:rsidR="00CA7F5C">
              <w:rPr>
                <w:lang w:val="nl-NL"/>
              </w:rPr>
              <w:t xml:space="preserve"> </w:t>
            </w:r>
          </w:p>
        </w:tc>
        <w:tc>
          <w:tcPr>
            <w:tcW w:w="2693" w:type="dxa"/>
          </w:tcPr>
          <w:p w14:paraId="6F43401B" w14:textId="6CCA73CC" w:rsidR="00C934AD" w:rsidRDefault="00DE1DB9" w:rsidP="003D67E7">
            <w:pPr>
              <w:rPr>
                <w:lang w:val="nl-NL"/>
              </w:rPr>
            </w:pPr>
            <w:r>
              <w:rPr>
                <w:lang w:val="nl-NL"/>
              </w:rPr>
              <w:t xml:space="preserve">De </w:t>
            </w:r>
            <w:r w:rsidR="00D57FAC">
              <w:rPr>
                <w:lang w:val="nl-NL"/>
              </w:rPr>
              <w:t xml:space="preserve">motor </w:t>
            </w:r>
            <w:r>
              <w:rPr>
                <w:lang w:val="nl-NL"/>
              </w:rPr>
              <w:t xml:space="preserve">in het voorbeeld </w:t>
            </w:r>
            <w:r w:rsidR="00D57FAC">
              <w:rPr>
                <w:lang w:val="nl-NL"/>
              </w:rPr>
              <w:t>heeft ingebouwde</w:t>
            </w:r>
            <w:r>
              <w:rPr>
                <w:lang w:val="nl-NL"/>
              </w:rPr>
              <w:t xml:space="preserve">, metalen en robuuste </w:t>
            </w:r>
            <w:r w:rsidR="00D57FAC">
              <w:rPr>
                <w:lang w:val="nl-NL"/>
              </w:rPr>
              <w:t xml:space="preserve">tandwielen om aan een groot hefvermogen te komen. </w:t>
            </w:r>
          </w:p>
        </w:tc>
        <w:tc>
          <w:tcPr>
            <w:tcW w:w="3084" w:type="dxa"/>
          </w:tcPr>
          <w:p w14:paraId="118EB838" w14:textId="189F8109" w:rsidR="00C934AD" w:rsidRDefault="00712437" w:rsidP="003D67E7">
            <w:pPr>
              <w:rPr>
                <w:lang w:val="nl-NL"/>
              </w:rPr>
            </w:pPr>
            <w:r>
              <w:rPr>
                <w:lang w:val="nl-NL"/>
              </w:rPr>
              <w:t>Er zijn geen ingebouwde tandwielen</w:t>
            </w:r>
            <w:r w:rsidR="00E81B1C">
              <w:rPr>
                <w:lang w:val="nl-NL"/>
              </w:rPr>
              <w:t xml:space="preserve"> aanwezig</w:t>
            </w:r>
            <w:r>
              <w:rPr>
                <w:lang w:val="nl-NL"/>
              </w:rPr>
              <w:t>.</w:t>
            </w:r>
          </w:p>
        </w:tc>
      </w:tr>
      <w:tr w:rsidR="00712437" w14:paraId="5F699E6E" w14:textId="77777777" w:rsidTr="00700FE2">
        <w:tc>
          <w:tcPr>
            <w:tcW w:w="2121" w:type="dxa"/>
          </w:tcPr>
          <w:p w14:paraId="777BB15B" w14:textId="2DADDD78" w:rsidR="004A22F1" w:rsidRPr="00E73F17" w:rsidRDefault="00622D43" w:rsidP="003D67E7">
            <w:pPr>
              <w:rPr>
                <w:b/>
                <w:bCs/>
                <w:lang w:val="nl-NL"/>
              </w:rPr>
            </w:pPr>
            <w:r w:rsidRPr="00E73F17">
              <w:rPr>
                <w:b/>
                <w:bCs/>
                <w:lang w:val="nl-NL"/>
              </w:rPr>
              <w:t xml:space="preserve">Draaihoek </w:t>
            </w:r>
          </w:p>
        </w:tc>
        <w:tc>
          <w:tcPr>
            <w:tcW w:w="2977" w:type="dxa"/>
          </w:tcPr>
          <w:p w14:paraId="5F4FF581" w14:textId="6C8CBEA7" w:rsidR="004A22F1" w:rsidRDefault="00520B36" w:rsidP="003D67E7">
            <w:pPr>
              <w:rPr>
                <w:lang w:val="nl-NL"/>
              </w:rPr>
            </w:pPr>
            <w:r>
              <w:rPr>
                <w:lang w:val="nl-NL"/>
              </w:rPr>
              <w:t>Er</w:t>
            </w:r>
            <w:r w:rsidR="00622D43">
              <w:rPr>
                <w:lang w:val="nl-NL"/>
              </w:rPr>
              <w:t xml:space="preserve"> is een stap</w:t>
            </w:r>
            <w:r w:rsidR="00217C26">
              <w:rPr>
                <w:lang w:val="nl-NL"/>
              </w:rPr>
              <w:t>hoek van 1</w:t>
            </w:r>
            <w:r w:rsidR="00792DE0">
              <w:rPr>
                <w:lang w:val="nl-NL"/>
              </w:rPr>
              <w:t>,</w:t>
            </w:r>
            <w:r w:rsidR="00217C26">
              <w:rPr>
                <w:lang w:val="nl-NL"/>
              </w:rPr>
              <w:t>8° per stap.</w:t>
            </w:r>
          </w:p>
        </w:tc>
        <w:tc>
          <w:tcPr>
            <w:tcW w:w="3119" w:type="dxa"/>
          </w:tcPr>
          <w:p w14:paraId="198A4309" w14:textId="4BC0330E" w:rsidR="004A22F1" w:rsidRDefault="00514E7E" w:rsidP="003D67E7">
            <w:pPr>
              <w:rPr>
                <w:lang w:val="nl-NL"/>
              </w:rPr>
            </w:pPr>
            <w:r>
              <w:rPr>
                <w:lang w:val="nl-NL"/>
              </w:rPr>
              <w:t>0-180°</w:t>
            </w:r>
            <w:r w:rsidR="000609EA">
              <w:rPr>
                <w:lang w:val="nl-NL"/>
              </w:rPr>
              <w:t xml:space="preserve"> aangestuurd met een </w:t>
            </w:r>
            <w:r w:rsidR="00D638FE">
              <w:rPr>
                <w:lang w:val="nl-NL"/>
              </w:rPr>
              <w:t>PWM</w:t>
            </w:r>
            <w:r w:rsidR="004E53BF">
              <w:rPr>
                <w:lang w:val="nl-NL"/>
              </w:rPr>
              <w:t>-</w:t>
            </w:r>
            <w:r w:rsidR="000609EA">
              <w:rPr>
                <w:lang w:val="nl-NL"/>
              </w:rPr>
              <w:t>signaal.</w:t>
            </w:r>
          </w:p>
        </w:tc>
        <w:tc>
          <w:tcPr>
            <w:tcW w:w="2693" w:type="dxa"/>
          </w:tcPr>
          <w:p w14:paraId="683A7CB2" w14:textId="77D32195" w:rsidR="004A22F1" w:rsidRDefault="00103AE6" w:rsidP="003D67E7">
            <w:pPr>
              <w:rPr>
                <w:lang w:val="nl-NL"/>
              </w:rPr>
            </w:pPr>
            <w:r>
              <w:rPr>
                <w:lang w:val="nl-NL"/>
              </w:rPr>
              <w:t xml:space="preserve">Een </w:t>
            </w:r>
            <w:r w:rsidR="00BB342B">
              <w:rPr>
                <w:lang w:val="nl-NL"/>
              </w:rPr>
              <w:t xml:space="preserve">DC motor heeft altijd een </w:t>
            </w:r>
            <w:r w:rsidR="00FF0B86">
              <w:rPr>
                <w:lang w:val="nl-NL"/>
              </w:rPr>
              <w:t xml:space="preserve">continue draaihoek, </w:t>
            </w:r>
            <w:r w:rsidR="001F60A2">
              <w:rPr>
                <w:lang w:val="nl-NL"/>
              </w:rPr>
              <w:t>en</w:t>
            </w:r>
            <w:r w:rsidR="00FF0B86">
              <w:rPr>
                <w:lang w:val="nl-NL"/>
              </w:rPr>
              <w:t xml:space="preserve"> is dus niet instelbaar.</w:t>
            </w:r>
          </w:p>
        </w:tc>
        <w:tc>
          <w:tcPr>
            <w:tcW w:w="3084" w:type="dxa"/>
          </w:tcPr>
          <w:p w14:paraId="26CE9CFF" w14:textId="4CCB9C43" w:rsidR="004A22F1" w:rsidRDefault="00975033" w:rsidP="003D67E7">
            <w:pPr>
              <w:rPr>
                <w:lang w:val="nl-NL"/>
              </w:rPr>
            </w:pPr>
            <w:r>
              <w:rPr>
                <w:lang w:val="nl-NL"/>
              </w:rPr>
              <w:t xml:space="preserve">Een </w:t>
            </w:r>
            <w:proofErr w:type="spellStart"/>
            <w:r>
              <w:rPr>
                <w:lang w:val="nl-NL"/>
              </w:rPr>
              <w:t>brushless</w:t>
            </w:r>
            <w:proofErr w:type="spellEnd"/>
            <w:r>
              <w:rPr>
                <w:lang w:val="nl-NL"/>
              </w:rPr>
              <w:t xml:space="preserve"> DC motor heeft altijd een continue draaihoek, </w:t>
            </w:r>
            <w:r w:rsidR="001F60A2">
              <w:rPr>
                <w:lang w:val="nl-NL"/>
              </w:rPr>
              <w:t>en</w:t>
            </w:r>
            <w:r>
              <w:rPr>
                <w:lang w:val="nl-NL"/>
              </w:rPr>
              <w:t xml:space="preserve"> is dus niet instelbaar.</w:t>
            </w:r>
          </w:p>
        </w:tc>
      </w:tr>
      <w:tr w:rsidR="00712437" w14:paraId="596DF8E5" w14:textId="77777777" w:rsidTr="00700FE2">
        <w:tc>
          <w:tcPr>
            <w:tcW w:w="2121" w:type="dxa"/>
          </w:tcPr>
          <w:p w14:paraId="56E6C9C3" w14:textId="4D12FA40" w:rsidR="00DA19F8" w:rsidRPr="00E73F17" w:rsidRDefault="00DA411C" w:rsidP="003D67E7">
            <w:pPr>
              <w:rPr>
                <w:b/>
                <w:bCs/>
                <w:lang w:val="nl-NL"/>
              </w:rPr>
            </w:pPr>
            <w:r w:rsidRPr="00E73F17">
              <w:rPr>
                <w:b/>
                <w:bCs/>
                <w:lang w:val="nl-NL"/>
              </w:rPr>
              <w:t>Stroom</w:t>
            </w:r>
          </w:p>
        </w:tc>
        <w:tc>
          <w:tcPr>
            <w:tcW w:w="2977" w:type="dxa"/>
          </w:tcPr>
          <w:p w14:paraId="6ED7325A" w14:textId="63CE9006" w:rsidR="00DA19F8" w:rsidRDefault="00DA411C" w:rsidP="003D67E7">
            <w:pPr>
              <w:rPr>
                <w:lang w:val="nl-NL"/>
              </w:rPr>
            </w:pPr>
            <w:r>
              <w:rPr>
                <w:lang w:val="nl-NL"/>
              </w:rPr>
              <w:t>1</w:t>
            </w:r>
            <w:r w:rsidR="00A66230">
              <w:rPr>
                <w:lang w:val="nl-NL"/>
              </w:rPr>
              <w:t>,</w:t>
            </w:r>
            <w:r>
              <w:rPr>
                <w:lang w:val="nl-NL"/>
              </w:rPr>
              <w:t>7</w:t>
            </w:r>
            <w:r w:rsidR="00D3754D">
              <w:rPr>
                <w:lang w:val="nl-NL"/>
              </w:rPr>
              <w:t xml:space="preserve"> </w:t>
            </w:r>
            <w:r>
              <w:rPr>
                <w:lang w:val="nl-NL"/>
              </w:rPr>
              <w:t>A</w:t>
            </w:r>
          </w:p>
        </w:tc>
        <w:tc>
          <w:tcPr>
            <w:tcW w:w="3119" w:type="dxa"/>
          </w:tcPr>
          <w:p w14:paraId="50B391D8" w14:textId="4844B364" w:rsidR="00DA19F8" w:rsidRDefault="00745B32" w:rsidP="00745B32">
            <w:pPr>
              <w:jc w:val="both"/>
              <w:rPr>
                <w:lang w:val="nl-NL"/>
              </w:rPr>
            </w:pPr>
            <w:r w:rsidRPr="00745B32">
              <w:rPr>
                <w:lang w:val="nl-NL"/>
              </w:rPr>
              <w:t>3</w:t>
            </w:r>
            <w:r w:rsidR="00A66230">
              <w:rPr>
                <w:lang w:val="nl-NL"/>
              </w:rPr>
              <w:t>,</w:t>
            </w:r>
            <w:r w:rsidRPr="00745B32">
              <w:rPr>
                <w:lang w:val="nl-NL"/>
              </w:rPr>
              <w:t>4</w:t>
            </w:r>
            <w:r w:rsidR="00D3754D">
              <w:rPr>
                <w:lang w:val="nl-NL"/>
              </w:rPr>
              <w:t xml:space="preserve"> </w:t>
            </w:r>
            <w:r>
              <w:rPr>
                <w:lang w:val="nl-NL"/>
              </w:rPr>
              <w:t>A</w:t>
            </w:r>
          </w:p>
        </w:tc>
        <w:tc>
          <w:tcPr>
            <w:tcW w:w="2693" w:type="dxa"/>
          </w:tcPr>
          <w:p w14:paraId="13EEDBB8" w14:textId="0BA0EB01" w:rsidR="00DA19F8" w:rsidRDefault="0053613A" w:rsidP="003D67E7">
            <w:pPr>
              <w:rPr>
                <w:lang w:val="nl-NL"/>
              </w:rPr>
            </w:pPr>
            <w:r w:rsidRPr="0053613A">
              <w:rPr>
                <w:lang w:val="nl-NL"/>
              </w:rPr>
              <w:t>200</w:t>
            </w:r>
            <w:r w:rsidR="00D3754D">
              <w:rPr>
                <w:lang w:val="nl-NL"/>
              </w:rPr>
              <w:t xml:space="preserve"> </w:t>
            </w:r>
            <w:r>
              <w:rPr>
                <w:lang w:val="nl-NL"/>
              </w:rPr>
              <w:t>mA</w:t>
            </w:r>
          </w:p>
        </w:tc>
        <w:tc>
          <w:tcPr>
            <w:tcW w:w="3084" w:type="dxa"/>
          </w:tcPr>
          <w:p w14:paraId="4D6FE9ED" w14:textId="37642AD4" w:rsidR="007E6391" w:rsidRDefault="00037E7A" w:rsidP="003D67E7">
            <w:pPr>
              <w:rPr>
                <w:lang w:val="nl-NL"/>
              </w:rPr>
            </w:pPr>
            <w:r>
              <w:rPr>
                <w:lang w:val="nl-NL"/>
              </w:rPr>
              <w:t>23</w:t>
            </w:r>
            <w:r w:rsidR="00D3754D">
              <w:rPr>
                <w:lang w:val="nl-NL"/>
              </w:rPr>
              <w:t xml:space="preserve"> </w:t>
            </w:r>
            <w:r>
              <w:rPr>
                <w:lang w:val="nl-NL"/>
              </w:rPr>
              <w:t>A</w:t>
            </w:r>
          </w:p>
        </w:tc>
      </w:tr>
      <w:tr w:rsidR="00712437" w14:paraId="6E30E529" w14:textId="77777777" w:rsidTr="00700FE2">
        <w:tc>
          <w:tcPr>
            <w:tcW w:w="2121" w:type="dxa"/>
          </w:tcPr>
          <w:p w14:paraId="1D9B14FF" w14:textId="11EA1881" w:rsidR="00B663FC" w:rsidRPr="00E73F17" w:rsidRDefault="00470DED" w:rsidP="003D67E7">
            <w:pPr>
              <w:rPr>
                <w:b/>
                <w:bCs/>
                <w:lang w:val="nl-NL"/>
              </w:rPr>
            </w:pPr>
            <w:r w:rsidRPr="00E73F17">
              <w:rPr>
                <w:b/>
                <w:bCs/>
                <w:lang w:val="nl-NL"/>
              </w:rPr>
              <w:t>Aanstuurbaarheid</w:t>
            </w:r>
          </w:p>
        </w:tc>
        <w:tc>
          <w:tcPr>
            <w:tcW w:w="2977" w:type="dxa"/>
          </w:tcPr>
          <w:p w14:paraId="61813BAC" w14:textId="2657F7B1" w:rsidR="00B663FC" w:rsidRDefault="00BE7BAE" w:rsidP="003D67E7">
            <w:pPr>
              <w:rPr>
                <w:lang w:val="nl-NL"/>
              </w:rPr>
            </w:pPr>
            <w:r>
              <w:rPr>
                <w:lang w:val="nl-NL"/>
              </w:rPr>
              <w:t xml:space="preserve">Aangezien </w:t>
            </w:r>
            <w:r w:rsidR="005F36FF">
              <w:rPr>
                <w:lang w:val="nl-NL"/>
              </w:rPr>
              <w:t>er</w:t>
            </w:r>
            <w:r>
              <w:rPr>
                <w:lang w:val="nl-NL"/>
              </w:rPr>
              <w:t xml:space="preserve"> meerdere spoelen gebruik</w:t>
            </w:r>
            <w:r w:rsidR="00DA6198">
              <w:rPr>
                <w:lang w:val="nl-NL"/>
              </w:rPr>
              <w:t>t</w:t>
            </w:r>
            <w:r w:rsidR="001F60A2">
              <w:rPr>
                <w:lang w:val="nl-NL"/>
              </w:rPr>
              <w:t xml:space="preserve"> worden in de motor</w:t>
            </w:r>
            <w:r>
              <w:rPr>
                <w:lang w:val="nl-NL"/>
              </w:rPr>
              <w:t xml:space="preserve"> is er een bepaalde IC nodig om ze aan te sturen</w:t>
            </w:r>
            <w:r w:rsidR="002734A1">
              <w:rPr>
                <w:lang w:val="nl-NL"/>
              </w:rPr>
              <w:t>.</w:t>
            </w:r>
          </w:p>
        </w:tc>
        <w:tc>
          <w:tcPr>
            <w:tcW w:w="3119" w:type="dxa"/>
          </w:tcPr>
          <w:p w14:paraId="35DB28CD" w14:textId="65464713" w:rsidR="00B663FC" w:rsidRDefault="009B014E" w:rsidP="003D67E7">
            <w:pPr>
              <w:rPr>
                <w:lang w:val="nl-NL"/>
              </w:rPr>
            </w:pPr>
            <w:r>
              <w:rPr>
                <w:lang w:val="nl-NL"/>
              </w:rPr>
              <w:t>De</w:t>
            </w:r>
            <w:r w:rsidR="00604AD4">
              <w:rPr>
                <w:lang w:val="nl-NL"/>
              </w:rPr>
              <w:t xml:space="preserve"> servo</w:t>
            </w:r>
            <w:r>
              <w:rPr>
                <w:lang w:val="nl-NL"/>
              </w:rPr>
              <w:t xml:space="preserve">motor heeft de mogelijkheid </w:t>
            </w:r>
            <w:r w:rsidR="00695571">
              <w:rPr>
                <w:lang w:val="nl-NL"/>
              </w:rPr>
              <w:t xml:space="preserve">om via </w:t>
            </w:r>
            <w:r w:rsidR="00D638FE">
              <w:rPr>
                <w:lang w:val="nl-NL"/>
              </w:rPr>
              <w:t>PWM</w:t>
            </w:r>
            <w:r w:rsidR="00695571">
              <w:rPr>
                <w:lang w:val="nl-NL"/>
              </w:rPr>
              <w:t xml:space="preserve"> aangestuurd te worden.</w:t>
            </w:r>
            <w:r w:rsidR="003557C5">
              <w:rPr>
                <w:lang w:val="nl-NL"/>
              </w:rPr>
              <w:t xml:space="preserve"> Dit is </w:t>
            </w:r>
            <w:r w:rsidR="00391BFB">
              <w:rPr>
                <w:lang w:val="nl-NL"/>
              </w:rPr>
              <w:t>ge</w:t>
            </w:r>
            <w:r w:rsidR="003557C5">
              <w:rPr>
                <w:lang w:val="nl-NL"/>
              </w:rPr>
              <w:t xml:space="preserve">makkelijk omdat bijna elke </w:t>
            </w:r>
            <w:r w:rsidR="008451F0">
              <w:rPr>
                <w:lang w:val="nl-NL"/>
              </w:rPr>
              <w:t>MCU</w:t>
            </w:r>
            <w:r w:rsidR="003557C5">
              <w:rPr>
                <w:lang w:val="nl-NL"/>
              </w:rPr>
              <w:t xml:space="preserve"> dit signaal </w:t>
            </w:r>
            <w:r w:rsidR="00391BFB">
              <w:rPr>
                <w:lang w:val="nl-NL"/>
              </w:rPr>
              <w:t>kan genereren</w:t>
            </w:r>
            <w:r w:rsidR="003557C5">
              <w:rPr>
                <w:lang w:val="nl-NL"/>
              </w:rPr>
              <w:t>.</w:t>
            </w:r>
          </w:p>
        </w:tc>
        <w:tc>
          <w:tcPr>
            <w:tcW w:w="2693" w:type="dxa"/>
          </w:tcPr>
          <w:p w14:paraId="33B908DB" w14:textId="3AFF71BB" w:rsidR="00B663FC" w:rsidRDefault="00FF0B86" w:rsidP="003D67E7">
            <w:pPr>
              <w:rPr>
                <w:lang w:val="nl-NL"/>
              </w:rPr>
            </w:pPr>
            <w:r>
              <w:rPr>
                <w:lang w:val="nl-NL"/>
              </w:rPr>
              <w:t xml:space="preserve">Deze motor kan aangestuurd worden </w:t>
            </w:r>
            <w:r w:rsidR="00594728">
              <w:rPr>
                <w:lang w:val="nl-NL"/>
              </w:rPr>
              <w:t>door voeding op de motor te zetten, dit werkt zonder enig stuursignaal.</w:t>
            </w:r>
          </w:p>
        </w:tc>
        <w:tc>
          <w:tcPr>
            <w:tcW w:w="3084" w:type="dxa"/>
          </w:tcPr>
          <w:p w14:paraId="5C957EDE" w14:textId="283554F8" w:rsidR="00B663FC" w:rsidRDefault="00BE71AA" w:rsidP="003D67E7">
            <w:pPr>
              <w:rPr>
                <w:lang w:val="nl-NL"/>
              </w:rPr>
            </w:pPr>
            <w:r>
              <w:rPr>
                <w:lang w:val="nl-NL"/>
              </w:rPr>
              <w:t xml:space="preserve">Om aan te sturen heeft de </w:t>
            </w:r>
            <w:proofErr w:type="spellStart"/>
            <w:r>
              <w:rPr>
                <w:lang w:val="nl-NL"/>
              </w:rPr>
              <w:t>brushless</w:t>
            </w:r>
            <w:proofErr w:type="spellEnd"/>
            <w:r>
              <w:rPr>
                <w:lang w:val="nl-NL"/>
              </w:rPr>
              <w:t xml:space="preserve"> DC motor een </w:t>
            </w:r>
            <w:r w:rsidR="00720414" w:rsidRPr="00720414">
              <w:rPr>
                <w:lang w:val="nl-NL"/>
              </w:rPr>
              <w:t>ESC</w:t>
            </w:r>
            <w:r w:rsidR="00720414">
              <w:rPr>
                <w:lang w:val="nl-NL"/>
              </w:rPr>
              <w:t xml:space="preserve"> nodig.</w:t>
            </w:r>
            <w:r w:rsidR="002C7080">
              <w:rPr>
                <w:lang w:val="nl-NL"/>
              </w:rPr>
              <w:t xml:space="preserve"> </w:t>
            </w:r>
          </w:p>
        </w:tc>
      </w:tr>
      <w:tr w:rsidR="00712437" w14:paraId="7F354C59" w14:textId="77777777" w:rsidTr="00700FE2">
        <w:tc>
          <w:tcPr>
            <w:tcW w:w="2121" w:type="dxa"/>
          </w:tcPr>
          <w:p w14:paraId="4205CC84" w14:textId="00CEA059" w:rsidR="00470DED" w:rsidRPr="00E73F17" w:rsidRDefault="00470DED" w:rsidP="003D67E7">
            <w:pPr>
              <w:rPr>
                <w:b/>
                <w:bCs/>
                <w:lang w:val="nl-NL"/>
              </w:rPr>
            </w:pPr>
            <w:r w:rsidRPr="00E73F17">
              <w:rPr>
                <w:b/>
                <w:bCs/>
                <w:lang w:val="nl-NL"/>
              </w:rPr>
              <w:t>Aansluitbaarheid</w:t>
            </w:r>
          </w:p>
        </w:tc>
        <w:tc>
          <w:tcPr>
            <w:tcW w:w="2977" w:type="dxa"/>
          </w:tcPr>
          <w:p w14:paraId="7DAB6AA7" w14:textId="4C0544B0" w:rsidR="00470DED" w:rsidRDefault="00217C26" w:rsidP="003D67E7">
            <w:pPr>
              <w:rPr>
                <w:lang w:val="nl-NL"/>
              </w:rPr>
            </w:pPr>
            <w:r>
              <w:rPr>
                <w:lang w:val="nl-NL"/>
              </w:rPr>
              <w:t xml:space="preserve">Deze motor heeft een </w:t>
            </w:r>
            <w:r w:rsidR="00531B63">
              <w:rPr>
                <w:lang w:val="nl-NL"/>
              </w:rPr>
              <w:t xml:space="preserve">dikke en stevige </w:t>
            </w:r>
            <w:r>
              <w:rPr>
                <w:lang w:val="nl-NL"/>
              </w:rPr>
              <w:t xml:space="preserve">as van </w:t>
            </w:r>
            <w:r w:rsidR="00611FE4">
              <w:rPr>
                <w:lang w:val="nl-NL"/>
              </w:rPr>
              <w:t>5</w:t>
            </w:r>
            <w:r w:rsidR="00D3754D">
              <w:rPr>
                <w:lang w:val="nl-NL"/>
              </w:rPr>
              <w:t xml:space="preserve"> </w:t>
            </w:r>
            <w:r>
              <w:rPr>
                <w:lang w:val="nl-NL"/>
              </w:rPr>
              <w:t xml:space="preserve">mm </w:t>
            </w:r>
            <w:r w:rsidR="003E6EDD">
              <w:rPr>
                <w:lang w:val="nl-NL"/>
              </w:rPr>
              <w:t xml:space="preserve">  </w:t>
            </w:r>
            <w:r>
              <w:rPr>
                <w:lang w:val="nl-NL"/>
              </w:rPr>
              <w:t>diameter om iets op aan te sluiten.</w:t>
            </w:r>
          </w:p>
          <w:p w14:paraId="7383C20F" w14:textId="121A6814" w:rsidR="003F5047" w:rsidRDefault="003F5047" w:rsidP="003D67E7">
            <w:pPr>
              <w:rPr>
                <w:lang w:val="nl-NL"/>
              </w:rPr>
            </w:pPr>
            <w:r>
              <w:rPr>
                <w:lang w:val="nl-NL"/>
              </w:rPr>
              <w:t>Een veel gebruikte motor is een NEMA</w:t>
            </w:r>
            <w:r w:rsidR="00D3754D">
              <w:rPr>
                <w:lang w:val="nl-NL"/>
              </w:rPr>
              <w:t xml:space="preserve"> </w:t>
            </w:r>
            <w:r>
              <w:rPr>
                <w:lang w:val="nl-NL"/>
              </w:rPr>
              <w:t>17 motor</w:t>
            </w:r>
            <w:r w:rsidR="00B96610">
              <w:rPr>
                <w:lang w:val="nl-NL"/>
              </w:rPr>
              <w:t xml:space="preserve"> met </w:t>
            </w:r>
            <w:r>
              <w:rPr>
                <w:lang w:val="nl-NL"/>
              </w:rPr>
              <w:t xml:space="preserve"> standaard mont</w:t>
            </w:r>
            <w:r w:rsidR="004A0944">
              <w:rPr>
                <w:lang w:val="nl-NL"/>
              </w:rPr>
              <w:t>age</w:t>
            </w:r>
            <w:r>
              <w:rPr>
                <w:lang w:val="nl-NL"/>
              </w:rPr>
              <w:t>punten</w:t>
            </w:r>
            <w:r w:rsidR="004A0944">
              <w:rPr>
                <w:lang w:val="nl-NL"/>
              </w:rPr>
              <w:t>.</w:t>
            </w:r>
          </w:p>
        </w:tc>
        <w:tc>
          <w:tcPr>
            <w:tcW w:w="3119" w:type="dxa"/>
          </w:tcPr>
          <w:p w14:paraId="0E2A6054" w14:textId="0573389C" w:rsidR="00470DED" w:rsidRDefault="00594728" w:rsidP="003D67E7">
            <w:pPr>
              <w:rPr>
                <w:lang w:val="nl-NL"/>
              </w:rPr>
            </w:pPr>
            <w:r>
              <w:rPr>
                <w:lang w:val="nl-NL"/>
              </w:rPr>
              <w:t xml:space="preserve">De motor heeft een metalen as met ribbels om betere grip te </w:t>
            </w:r>
            <w:r w:rsidR="002C78EE">
              <w:rPr>
                <w:lang w:val="nl-NL"/>
              </w:rPr>
              <w:t>krijgen</w:t>
            </w:r>
            <w:r>
              <w:rPr>
                <w:lang w:val="nl-NL"/>
              </w:rPr>
              <w:t xml:space="preserve"> en een hol center waar je een schroef kan indraaien</w:t>
            </w:r>
            <w:r w:rsidR="00D375A1">
              <w:rPr>
                <w:lang w:val="nl-NL"/>
              </w:rPr>
              <w:t xml:space="preserve">. De aansluiting is dus heel sterk en stevig. </w:t>
            </w:r>
            <w:r w:rsidR="009C0169">
              <w:rPr>
                <w:lang w:val="nl-NL"/>
              </w:rPr>
              <w:t>Een nadeel is dat de diameter van de as redelijk klein is.</w:t>
            </w:r>
          </w:p>
          <w:p w14:paraId="20B8BF0C" w14:textId="1556EF6F" w:rsidR="003F5047" w:rsidRDefault="00C51DA4" w:rsidP="003D67E7">
            <w:pPr>
              <w:rPr>
                <w:lang w:val="nl-NL"/>
              </w:rPr>
            </w:pPr>
            <w:r>
              <w:rPr>
                <w:lang w:val="nl-NL"/>
              </w:rPr>
              <w:t>Er zijn</w:t>
            </w:r>
            <w:r w:rsidR="003F5047">
              <w:rPr>
                <w:lang w:val="nl-NL"/>
              </w:rPr>
              <w:t xml:space="preserve"> </w:t>
            </w:r>
            <w:r w:rsidR="00F16F16">
              <w:rPr>
                <w:lang w:val="nl-NL"/>
              </w:rPr>
              <w:t>twee</w:t>
            </w:r>
            <w:r w:rsidR="003F5047">
              <w:rPr>
                <w:lang w:val="nl-NL"/>
              </w:rPr>
              <w:t xml:space="preserve"> mont</w:t>
            </w:r>
            <w:r w:rsidR="004A0944">
              <w:rPr>
                <w:lang w:val="nl-NL"/>
              </w:rPr>
              <w:t>age</w:t>
            </w:r>
            <w:r w:rsidR="003F5047">
              <w:rPr>
                <w:lang w:val="nl-NL"/>
              </w:rPr>
              <w:t>punten</w:t>
            </w:r>
            <w:r>
              <w:rPr>
                <w:lang w:val="nl-NL"/>
              </w:rPr>
              <w:t xml:space="preserve"> aanwezig</w:t>
            </w:r>
            <w:r w:rsidR="004A0944">
              <w:rPr>
                <w:lang w:val="nl-NL"/>
              </w:rPr>
              <w:t>.</w:t>
            </w:r>
          </w:p>
        </w:tc>
        <w:tc>
          <w:tcPr>
            <w:tcW w:w="2693" w:type="dxa"/>
          </w:tcPr>
          <w:p w14:paraId="1367EE33" w14:textId="727619A7" w:rsidR="00470DED" w:rsidRDefault="00BD3A1E" w:rsidP="003D67E7">
            <w:pPr>
              <w:rPr>
                <w:lang w:val="nl-NL"/>
              </w:rPr>
            </w:pPr>
            <w:r>
              <w:rPr>
                <w:lang w:val="nl-NL"/>
              </w:rPr>
              <w:t xml:space="preserve">De </w:t>
            </w:r>
            <w:r w:rsidR="008603D8">
              <w:rPr>
                <w:lang w:val="nl-NL"/>
              </w:rPr>
              <w:t>aan</w:t>
            </w:r>
            <w:r w:rsidR="00EB2C8C">
              <w:rPr>
                <w:lang w:val="nl-NL"/>
              </w:rPr>
              <w:t>sl</w:t>
            </w:r>
            <w:r w:rsidR="008603D8">
              <w:rPr>
                <w:lang w:val="nl-NL"/>
              </w:rPr>
              <w:t>uitbaarheid bij deze DC motor is super, hij heeft een D</w:t>
            </w:r>
            <w:r w:rsidR="00133146">
              <w:rPr>
                <w:lang w:val="nl-NL"/>
              </w:rPr>
              <w:t>-</w:t>
            </w:r>
            <w:r w:rsidR="008603D8">
              <w:rPr>
                <w:lang w:val="nl-NL"/>
              </w:rPr>
              <w:t xml:space="preserve">vormige as voor ultieme </w:t>
            </w:r>
            <w:r w:rsidR="00E44429">
              <w:rPr>
                <w:lang w:val="nl-NL"/>
              </w:rPr>
              <w:t>krachtoverbrenging.</w:t>
            </w:r>
          </w:p>
          <w:p w14:paraId="6A86041A" w14:textId="3308DBF4" w:rsidR="003F5047" w:rsidRDefault="00E44429" w:rsidP="003D67E7">
            <w:pPr>
              <w:rPr>
                <w:lang w:val="nl-NL"/>
              </w:rPr>
            </w:pPr>
            <w:r>
              <w:rPr>
                <w:lang w:val="nl-NL"/>
              </w:rPr>
              <w:t xml:space="preserve">De </w:t>
            </w:r>
            <w:proofErr w:type="spellStart"/>
            <w:r>
              <w:rPr>
                <w:lang w:val="nl-NL"/>
              </w:rPr>
              <w:t>as</w:t>
            </w:r>
            <w:r w:rsidR="00133146">
              <w:rPr>
                <w:lang w:val="nl-NL"/>
              </w:rPr>
              <w:t>d</w:t>
            </w:r>
            <w:r>
              <w:rPr>
                <w:lang w:val="nl-NL"/>
              </w:rPr>
              <w:t>iameter</w:t>
            </w:r>
            <w:proofErr w:type="spellEnd"/>
            <w:r>
              <w:rPr>
                <w:lang w:val="nl-NL"/>
              </w:rPr>
              <w:t xml:space="preserve"> is</w:t>
            </w:r>
            <w:r w:rsidR="009C0169">
              <w:rPr>
                <w:lang w:val="nl-NL"/>
              </w:rPr>
              <w:t xml:space="preserve"> </w:t>
            </w:r>
            <w:r w:rsidR="00611FE4">
              <w:rPr>
                <w:lang w:val="nl-NL"/>
              </w:rPr>
              <w:t>6</w:t>
            </w:r>
            <w:r w:rsidR="00D3754D">
              <w:rPr>
                <w:lang w:val="nl-NL"/>
              </w:rPr>
              <w:t xml:space="preserve"> </w:t>
            </w:r>
            <w:r w:rsidR="009C0169">
              <w:rPr>
                <w:lang w:val="nl-NL"/>
              </w:rPr>
              <w:t>mm</w:t>
            </w:r>
            <w:r w:rsidR="00021D24">
              <w:rPr>
                <w:lang w:val="nl-NL"/>
              </w:rPr>
              <w:t xml:space="preserve"> en de</w:t>
            </w:r>
            <w:r w:rsidR="003F5047">
              <w:rPr>
                <w:lang w:val="nl-NL"/>
              </w:rPr>
              <w:t xml:space="preserve"> motor zelf heeft geen mont</w:t>
            </w:r>
            <w:r w:rsidR="004A0944">
              <w:rPr>
                <w:lang w:val="nl-NL"/>
              </w:rPr>
              <w:t>age</w:t>
            </w:r>
            <w:r w:rsidR="003F5047">
              <w:rPr>
                <w:lang w:val="nl-NL"/>
              </w:rPr>
              <w:t>punten</w:t>
            </w:r>
            <w:r w:rsidR="004A0944">
              <w:rPr>
                <w:lang w:val="nl-NL"/>
              </w:rPr>
              <w:t>.</w:t>
            </w:r>
          </w:p>
        </w:tc>
        <w:tc>
          <w:tcPr>
            <w:tcW w:w="3084" w:type="dxa"/>
          </w:tcPr>
          <w:p w14:paraId="3C7313B8" w14:textId="184F1FFE" w:rsidR="00470DED" w:rsidRDefault="00EB2C8C" w:rsidP="003D67E7">
            <w:pPr>
              <w:rPr>
                <w:lang w:val="nl-NL"/>
              </w:rPr>
            </w:pPr>
            <w:r>
              <w:rPr>
                <w:lang w:val="nl-NL"/>
              </w:rPr>
              <w:t xml:space="preserve">De motor kan je goed koppelen aan onderdelen doordat hij een stevige metalen as heeft met een diameter van </w:t>
            </w:r>
            <w:r w:rsidR="00611FE4">
              <w:rPr>
                <w:lang w:val="nl-NL"/>
              </w:rPr>
              <w:t>15</w:t>
            </w:r>
            <w:r w:rsidR="00D3754D">
              <w:rPr>
                <w:lang w:val="nl-NL"/>
              </w:rPr>
              <w:t xml:space="preserve"> </w:t>
            </w:r>
            <w:r>
              <w:rPr>
                <w:lang w:val="nl-NL"/>
              </w:rPr>
              <w:t>mm.</w:t>
            </w:r>
            <w:r w:rsidR="00F133F9">
              <w:rPr>
                <w:lang w:val="nl-NL"/>
              </w:rPr>
              <w:t xml:space="preserve"> </w:t>
            </w:r>
            <w:r w:rsidR="005F36FF">
              <w:rPr>
                <w:lang w:val="nl-NL"/>
              </w:rPr>
              <w:t xml:space="preserve">Hierop zit </w:t>
            </w:r>
            <w:r w:rsidR="00F133F9">
              <w:rPr>
                <w:lang w:val="nl-NL"/>
              </w:rPr>
              <w:t>nog een bevestigings</w:t>
            </w:r>
            <w:r w:rsidR="006522DB">
              <w:rPr>
                <w:lang w:val="nl-NL"/>
              </w:rPr>
              <w:t xml:space="preserve">stuk dat kan </w:t>
            </w:r>
            <w:r w:rsidR="00B725F6">
              <w:rPr>
                <w:lang w:val="nl-NL"/>
              </w:rPr>
              <w:t>worden</w:t>
            </w:r>
            <w:r w:rsidR="006522DB">
              <w:rPr>
                <w:lang w:val="nl-NL"/>
              </w:rPr>
              <w:t xml:space="preserve"> vast</w:t>
            </w:r>
            <w:r w:rsidR="00B725F6">
              <w:rPr>
                <w:lang w:val="nl-NL"/>
              </w:rPr>
              <w:t>ge</w:t>
            </w:r>
            <w:r w:rsidR="006522DB">
              <w:rPr>
                <w:lang w:val="nl-NL"/>
              </w:rPr>
              <w:t>schroe</w:t>
            </w:r>
            <w:r w:rsidR="00B725F6">
              <w:rPr>
                <w:lang w:val="nl-NL"/>
              </w:rPr>
              <w:t>fd</w:t>
            </w:r>
            <w:r w:rsidR="006522DB">
              <w:rPr>
                <w:lang w:val="nl-NL"/>
              </w:rPr>
              <w:t>.</w:t>
            </w:r>
            <w:r w:rsidR="00F133F9">
              <w:rPr>
                <w:lang w:val="nl-NL"/>
              </w:rPr>
              <w:t xml:space="preserve"> </w:t>
            </w:r>
          </w:p>
          <w:p w14:paraId="325843FF" w14:textId="347208CE" w:rsidR="003F5047" w:rsidRDefault="003F5047" w:rsidP="003D67E7">
            <w:pPr>
              <w:rPr>
                <w:lang w:val="nl-NL"/>
              </w:rPr>
            </w:pPr>
            <w:r>
              <w:rPr>
                <w:lang w:val="nl-NL"/>
              </w:rPr>
              <w:t xml:space="preserve">De motor heeft </w:t>
            </w:r>
            <w:r w:rsidR="00F16F16">
              <w:rPr>
                <w:lang w:val="nl-NL"/>
              </w:rPr>
              <w:t xml:space="preserve">vier </w:t>
            </w:r>
            <w:r>
              <w:rPr>
                <w:lang w:val="nl-NL"/>
              </w:rPr>
              <w:t>mont</w:t>
            </w:r>
            <w:r w:rsidR="004A0944">
              <w:rPr>
                <w:lang w:val="nl-NL"/>
              </w:rPr>
              <w:t>age</w:t>
            </w:r>
            <w:r>
              <w:rPr>
                <w:lang w:val="nl-NL"/>
              </w:rPr>
              <w:t>punten.</w:t>
            </w:r>
          </w:p>
        </w:tc>
      </w:tr>
    </w:tbl>
    <w:p w14:paraId="7A161748" w14:textId="77777777" w:rsidR="003E1FB0" w:rsidRDefault="003E1FB0" w:rsidP="003D67E7">
      <w:pPr>
        <w:rPr>
          <w:lang w:val="nl-NL"/>
        </w:rPr>
        <w:sectPr w:rsidR="003E1FB0" w:rsidSect="003E1FB0">
          <w:pgSz w:w="16838" w:h="11906" w:orient="landscape"/>
          <w:pgMar w:top="1417" w:right="1417" w:bottom="1417" w:left="1417" w:header="708" w:footer="708" w:gutter="0"/>
          <w:cols w:space="708"/>
          <w:titlePg/>
          <w:docGrid w:linePitch="360"/>
        </w:sectPr>
      </w:pPr>
    </w:p>
    <w:p w14:paraId="59B149FB" w14:textId="12AFA48C" w:rsidR="001F5FBC" w:rsidRDefault="001F5FBC" w:rsidP="001F5FBC">
      <w:pPr>
        <w:pStyle w:val="Kop2"/>
        <w:rPr>
          <w:lang w:val="nl-NL"/>
        </w:rPr>
      </w:pPr>
      <w:bookmarkStart w:id="15" w:name="_Toc130496637"/>
      <w:r>
        <w:rPr>
          <w:lang w:val="nl-NL"/>
        </w:rPr>
        <w:t>Sensoren</w:t>
      </w:r>
      <w:bookmarkEnd w:id="15"/>
    </w:p>
    <w:p w14:paraId="768A3CB0" w14:textId="7BB137C5" w:rsidR="00D0539F" w:rsidRDefault="00BF639F" w:rsidP="00BC418B">
      <w:pPr>
        <w:rPr>
          <w:lang w:val="nl-NL"/>
        </w:rPr>
      </w:pPr>
      <w:r>
        <w:rPr>
          <w:lang w:val="nl-NL"/>
        </w:rPr>
        <w:t>Sensoren zijn van groot belang bij een robotarm</w:t>
      </w:r>
      <w:r w:rsidR="007D489A">
        <w:rPr>
          <w:lang w:val="nl-NL"/>
        </w:rPr>
        <w:t>. V</w:t>
      </w:r>
      <w:r>
        <w:rPr>
          <w:lang w:val="nl-NL"/>
        </w:rPr>
        <w:t>oor</w:t>
      </w:r>
      <w:r w:rsidR="007D489A">
        <w:rPr>
          <w:lang w:val="nl-NL"/>
        </w:rPr>
        <w:t>aleer</w:t>
      </w:r>
      <w:r>
        <w:rPr>
          <w:lang w:val="nl-NL"/>
        </w:rPr>
        <w:t xml:space="preserve"> de sensoren </w:t>
      </w:r>
      <w:r w:rsidR="007D489A">
        <w:rPr>
          <w:lang w:val="nl-NL"/>
        </w:rPr>
        <w:t xml:space="preserve">iets </w:t>
      </w:r>
      <w:r>
        <w:rPr>
          <w:lang w:val="nl-NL"/>
        </w:rPr>
        <w:t>kunnen lezen of sturen, moet</w:t>
      </w:r>
      <w:r w:rsidR="00CE4852">
        <w:rPr>
          <w:lang w:val="nl-NL"/>
        </w:rPr>
        <w:t xml:space="preserve"> er een</w:t>
      </w:r>
      <w:r>
        <w:rPr>
          <w:lang w:val="nl-NL"/>
        </w:rPr>
        <w:t xml:space="preserve"> </w:t>
      </w:r>
      <w:r w:rsidR="00EA78A7">
        <w:rPr>
          <w:lang w:val="nl-NL"/>
        </w:rPr>
        <w:t>microcontroller</w:t>
      </w:r>
      <w:r>
        <w:rPr>
          <w:lang w:val="nl-NL"/>
        </w:rPr>
        <w:t xml:space="preserve"> </w:t>
      </w:r>
      <w:r w:rsidR="00CE4852">
        <w:rPr>
          <w:lang w:val="nl-NL"/>
        </w:rPr>
        <w:t>worden</w:t>
      </w:r>
      <w:r>
        <w:rPr>
          <w:lang w:val="nl-NL"/>
        </w:rPr>
        <w:t xml:space="preserve"> </w:t>
      </w:r>
      <w:r w:rsidR="00F60456">
        <w:rPr>
          <w:lang w:val="nl-NL"/>
        </w:rPr>
        <w:t>gezocht</w:t>
      </w:r>
      <w:r>
        <w:rPr>
          <w:lang w:val="nl-NL"/>
        </w:rPr>
        <w:t xml:space="preserve">. De MCU stelt het brein van </w:t>
      </w:r>
      <w:r w:rsidR="00331C0E">
        <w:rPr>
          <w:lang w:val="nl-NL"/>
        </w:rPr>
        <w:t xml:space="preserve">de </w:t>
      </w:r>
      <w:r w:rsidR="00FD5A35">
        <w:rPr>
          <w:lang w:val="nl-NL"/>
        </w:rPr>
        <w:t>pcb</w:t>
      </w:r>
      <w:r w:rsidR="00CF5F94">
        <w:rPr>
          <w:lang w:val="nl-NL"/>
        </w:rPr>
        <w:t xml:space="preserve"> voor</w:t>
      </w:r>
      <w:r w:rsidR="00F60456">
        <w:rPr>
          <w:lang w:val="nl-NL"/>
        </w:rPr>
        <w:t xml:space="preserve"> en is </w:t>
      </w:r>
      <w:r w:rsidR="00732C8B">
        <w:rPr>
          <w:lang w:val="nl-NL"/>
        </w:rPr>
        <w:t xml:space="preserve">extreem </w:t>
      </w:r>
      <w:r w:rsidR="00F60456">
        <w:rPr>
          <w:lang w:val="nl-NL"/>
        </w:rPr>
        <w:t>belang</w:t>
      </w:r>
      <w:r w:rsidR="00732C8B">
        <w:rPr>
          <w:lang w:val="nl-NL"/>
        </w:rPr>
        <w:t>rijk</w:t>
      </w:r>
      <w:r w:rsidR="00F60456">
        <w:rPr>
          <w:lang w:val="nl-NL"/>
        </w:rPr>
        <w:t>.</w:t>
      </w:r>
    </w:p>
    <w:p w14:paraId="3593EB0E" w14:textId="6E22D79F" w:rsidR="008720A2" w:rsidRDefault="00B24CE7" w:rsidP="008720A2">
      <w:pPr>
        <w:rPr>
          <w:lang w:val="nl-NL"/>
        </w:rPr>
      </w:pPr>
      <w:r>
        <w:rPr>
          <w:lang w:val="nl-NL"/>
        </w:rPr>
        <w:t xml:space="preserve">Er bestaan verschillende modellen </w:t>
      </w:r>
      <w:r w:rsidR="00EA78A7">
        <w:rPr>
          <w:lang w:val="nl-NL"/>
        </w:rPr>
        <w:t xml:space="preserve">microcontrollers. Aangezien een wificonnectie </w:t>
      </w:r>
      <w:r w:rsidR="00912501">
        <w:rPr>
          <w:lang w:val="nl-NL"/>
        </w:rPr>
        <w:t>belangrijk</w:t>
      </w:r>
      <w:r w:rsidR="008E5272">
        <w:rPr>
          <w:lang w:val="nl-NL"/>
        </w:rPr>
        <w:t xml:space="preserve"> is om </w:t>
      </w:r>
      <w:r w:rsidR="00663E9D">
        <w:rPr>
          <w:lang w:val="nl-NL"/>
        </w:rPr>
        <w:t xml:space="preserve">bijvoorbeeld </w:t>
      </w:r>
      <w:r w:rsidR="008E5272">
        <w:rPr>
          <w:lang w:val="nl-NL"/>
        </w:rPr>
        <w:t xml:space="preserve">data te sturen naar een website, </w:t>
      </w:r>
      <w:r w:rsidR="00335D41">
        <w:rPr>
          <w:lang w:val="nl-NL"/>
        </w:rPr>
        <w:t>zijn er</w:t>
      </w:r>
      <w:r w:rsidR="00EA78A7">
        <w:rPr>
          <w:lang w:val="nl-NL"/>
        </w:rPr>
        <w:t xml:space="preserve"> enkele </w:t>
      </w:r>
      <w:r w:rsidR="00194C93">
        <w:rPr>
          <w:lang w:val="nl-NL"/>
        </w:rPr>
        <w:t>microcontrollers</w:t>
      </w:r>
      <w:r w:rsidR="00EA78A7">
        <w:rPr>
          <w:lang w:val="nl-NL"/>
        </w:rPr>
        <w:t xml:space="preserve"> </w:t>
      </w:r>
      <w:r w:rsidR="008E5272">
        <w:rPr>
          <w:lang w:val="nl-NL"/>
        </w:rPr>
        <w:t xml:space="preserve">die </w:t>
      </w:r>
      <w:r w:rsidR="00187877">
        <w:rPr>
          <w:lang w:val="nl-NL"/>
        </w:rPr>
        <w:t xml:space="preserve">gebruik maken van </w:t>
      </w:r>
      <w:r w:rsidR="008E5272">
        <w:rPr>
          <w:lang w:val="nl-NL"/>
        </w:rPr>
        <w:t>ingebouwde</w:t>
      </w:r>
      <w:r w:rsidR="00F84C39">
        <w:rPr>
          <w:lang w:val="nl-NL"/>
        </w:rPr>
        <w:t xml:space="preserve"> antennes.</w:t>
      </w:r>
      <w:r w:rsidR="008720A2" w:rsidRPr="008720A2">
        <w:t xml:space="preserve"> </w:t>
      </w:r>
      <w:r w:rsidR="00D7012A">
        <w:t>Deze laatste worden</w:t>
      </w:r>
      <w:r w:rsidR="008720A2" w:rsidRPr="00912501">
        <w:t xml:space="preserve"> gebruikt</w:t>
      </w:r>
      <w:r w:rsidR="008720A2">
        <w:t xml:space="preserve"> </w:t>
      </w:r>
      <w:r w:rsidR="008720A2" w:rsidRPr="00912501">
        <w:t xml:space="preserve">bij Internet of </w:t>
      </w:r>
      <w:proofErr w:type="spellStart"/>
      <w:r w:rsidR="008720A2" w:rsidRPr="00912501">
        <w:t>Things</w:t>
      </w:r>
      <w:proofErr w:type="spellEnd"/>
      <w:r w:rsidR="008720A2" w:rsidRPr="00912501">
        <w:t xml:space="preserve"> (</w:t>
      </w:r>
      <w:proofErr w:type="spellStart"/>
      <w:r w:rsidR="008720A2" w:rsidRPr="00912501">
        <w:t>IoT</w:t>
      </w:r>
      <w:proofErr w:type="spellEnd"/>
      <w:r w:rsidR="008720A2" w:rsidRPr="00912501">
        <w:t>) applicaties</w:t>
      </w:r>
      <w:r w:rsidR="00641843">
        <w:t>.</w:t>
      </w:r>
    </w:p>
    <w:p w14:paraId="7DDA7B15" w14:textId="4BB22520" w:rsidR="00467939" w:rsidRDefault="00982FE4" w:rsidP="00BC418B">
      <w:pPr>
        <w:rPr>
          <w:lang w:val="nl-NL"/>
        </w:rPr>
      </w:pPr>
      <w:r>
        <w:rPr>
          <w:lang w:val="nl-NL"/>
        </w:rPr>
        <w:t>Er zal een vergelijking worden gemaakt</w:t>
      </w:r>
      <w:r w:rsidR="00952739">
        <w:rPr>
          <w:lang w:val="nl-NL"/>
        </w:rPr>
        <w:t xml:space="preserve"> tussen</w:t>
      </w:r>
      <w:r w:rsidR="00377BBA">
        <w:rPr>
          <w:lang w:val="nl-NL"/>
        </w:rPr>
        <w:t xml:space="preserve"> de twee </w:t>
      </w:r>
      <w:r w:rsidR="00F26289">
        <w:rPr>
          <w:lang w:val="nl-NL"/>
        </w:rPr>
        <w:t xml:space="preserve">populairste </w:t>
      </w:r>
      <w:proofErr w:type="spellStart"/>
      <w:r w:rsidR="00F26289">
        <w:rPr>
          <w:lang w:val="nl-NL"/>
        </w:rPr>
        <w:t>MCU’s</w:t>
      </w:r>
      <w:proofErr w:type="spellEnd"/>
      <w:r w:rsidR="00F26289">
        <w:rPr>
          <w:lang w:val="nl-NL"/>
        </w:rPr>
        <w:t xml:space="preserve"> van de </w:t>
      </w:r>
      <w:r w:rsidR="00377BBA">
        <w:rPr>
          <w:lang w:val="nl-NL"/>
        </w:rPr>
        <w:t>grootspelers op de markt</w:t>
      </w:r>
      <w:r w:rsidR="00952739">
        <w:rPr>
          <w:lang w:val="nl-NL"/>
        </w:rPr>
        <w:t>, namelijk</w:t>
      </w:r>
      <w:r w:rsidR="00837DA8">
        <w:rPr>
          <w:lang w:val="nl-NL"/>
        </w:rPr>
        <w:t xml:space="preserve"> </w:t>
      </w:r>
      <w:proofErr w:type="spellStart"/>
      <w:r w:rsidR="00837DA8">
        <w:rPr>
          <w:lang w:val="nl-NL"/>
        </w:rPr>
        <w:t>Arduino</w:t>
      </w:r>
      <w:proofErr w:type="spellEnd"/>
      <w:r w:rsidR="00837DA8">
        <w:rPr>
          <w:lang w:val="nl-NL"/>
        </w:rPr>
        <w:t xml:space="preserve"> met </w:t>
      </w:r>
      <w:r w:rsidR="00194710">
        <w:rPr>
          <w:lang w:val="nl-NL"/>
        </w:rPr>
        <w:t>“</w:t>
      </w:r>
      <w:proofErr w:type="spellStart"/>
      <w:r w:rsidR="00E54B00">
        <w:rPr>
          <w:lang w:val="nl-NL"/>
        </w:rPr>
        <w:t>A</w:t>
      </w:r>
      <w:r w:rsidR="008F0ED6">
        <w:rPr>
          <w:lang w:val="nl-NL"/>
        </w:rPr>
        <w:t>rduino</w:t>
      </w:r>
      <w:proofErr w:type="spellEnd"/>
      <w:r w:rsidR="0036028E">
        <w:rPr>
          <w:lang w:val="nl-NL"/>
        </w:rPr>
        <w:t xml:space="preserve"> </w:t>
      </w:r>
      <w:proofErr w:type="spellStart"/>
      <w:r w:rsidR="0036028E">
        <w:rPr>
          <w:lang w:val="nl-NL"/>
        </w:rPr>
        <w:t>mkr</w:t>
      </w:r>
      <w:proofErr w:type="spellEnd"/>
      <w:r w:rsidR="0036028E">
        <w:rPr>
          <w:lang w:val="nl-NL"/>
        </w:rPr>
        <w:t xml:space="preserve"> wifi 1010</w:t>
      </w:r>
      <w:r w:rsidR="00194710">
        <w:rPr>
          <w:lang w:val="nl-NL"/>
        </w:rPr>
        <w:t>”</w:t>
      </w:r>
      <w:sdt>
        <w:sdtPr>
          <w:rPr>
            <w:lang w:val="nl-NL"/>
          </w:rPr>
          <w:id w:val="-1302062535"/>
          <w:citation/>
        </w:sdtPr>
        <w:sdtEndPr/>
        <w:sdtContent>
          <w:r w:rsidR="00C224B6">
            <w:rPr>
              <w:lang w:val="nl-NL"/>
            </w:rPr>
            <w:fldChar w:fldCharType="begin"/>
          </w:r>
          <w:r w:rsidR="00C224B6">
            <w:rPr>
              <w:lang w:val="nl-NL"/>
            </w:rPr>
            <w:instrText xml:space="preserve">CITATION Arduinomkrwifi1010 \l 1043 </w:instrText>
          </w:r>
          <w:r w:rsidR="00C224B6">
            <w:rPr>
              <w:lang w:val="nl-NL"/>
            </w:rPr>
            <w:fldChar w:fldCharType="separate"/>
          </w:r>
          <w:r w:rsidR="00C224B6">
            <w:rPr>
              <w:noProof/>
              <w:lang w:val="nl-NL"/>
            </w:rPr>
            <w:t xml:space="preserve"> </w:t>
          </w:r>
          <w:r w:rsidR="00C224B6" w:rsidRPr="005441F9">
            <w:rPr>
              <w:noProof/>
              <w:lang w:val="nl-NL"/>
            </w:rPr>
            <w:t>[5]</w:t>
          </w:r>
          <w:r w:rsidR="00C224B6">
            <w:rPr>
              <w:lang w:val="nl-NL"/>
            </w:rPr>
            <w:fldChar w:fldCharType="end"/>
          </w:r>
        </w:sdtContent>
      </w:sdt>
      <w:r w:rsidR="00F22327">
        <w:rPr>
          <w:lang w:val="nl-NL"/>
        </w:rPr>
        <w:t xml:space="preserve"> e</w:t>
      </w:r>
      <w:r w:rsidR="008B5212">
        <w:rPr>
          <w:lang w:val="nl-NL"/>
        </w:rPr>
        <w:t xml:space="preserve">n </w:t>
      </w:r>
      <w:proofErr w:type="spellStart"/>
      <w:r w:rsidR="008B5212" w:rsidRPr="008B5212">
        <w:rPr>
          <w:lang w:val="nl-NL"/>
        </w:rPr>
        <w:t>Espressif</w:t>
      </w:r>
      <w:proofErr w:type="spellEnd"/>
      <w:r w:rsidR="008B5212" w:rsidRPr="008B5212">
        <w:rPr>
          <w:lang w:val="nl-NL"/>
        </w:rPr>
        <w:t xml:space="preserve"> </w:t>
      </w:r>
      <w:r w:rsidR="008B5212">
        <w:rPr>
          <w:lang w:val="nl-NL"/>
        </w:rPr>
        <w:t xml:space="preserve">met </w:t>
      </w:r>
      <w:r w:rsidR="00194710">
        <w:rPr>
          <w:lang w:val="nl-NL"/>
        </w:rPr>
        <w:t>”</w:t>
      </w:r>
      <w:r w:rsidR="00E51A80">
        <w:rPr>
          <w:lang w:val="nl-NL"/>
        </w:rPr>
        <w:t>ESP32</w:t>
      </w:r>
      <w:r w:rsidR="00194710">
        <w:rPr>
          <w:lang w:val="nl-NL"/>
        </w:rPr>
        <w:t>”</w:t>
      </w:r>
      <w:r w:rsidR="00C224B6" w:rsidRPr="00C224B6">
        <w:rPr>
          <w:lang w:val="nl-NL"/>
        </w:rPr>
        <w:t xml:space="preserve"> </w:t>
      </w:r>
      <w:sdt>
        <w:sdtPr>
          <w:rPr>
            <w:lang w:val="nl-NL"/>
          </w:rPr>
          <w:id w:val="1758331593"/>
          <w:citation/>
        </w:sdtPr>
        <w:sdtEndPr/>
        <w:sdtContent>
          <w:r w:rsidR="00C224B6">
            <w:rPr>
              <w:lang w:val="nl-NL"/>
            </w:rPr>
            <w:fldChar w:fldCharType="begin"/>
          </w:r>
          <w:r w:rsidR="00C224B6">
            <w:rPr>
              <w:lang w:val="nl-NL"/>
            </w:rPr>
            <w:instrText xml:space="preserve"> CITATION ESP32 \l 1043 </w:instrText>
          </w:r>
          <w:r w:rsidR="00C224B6">
            <w:rPr>
              <w:lang w:val="nl-NL"/>
            </w:rPr>
            <w:fldChar w:fldCharType="separate"/>
          </w:r>
          <w:r w:rsidR="00C224B6" w:rsidRPr="005441F9">
            <w:rPr>
              <w:noProof/>
              <w:lang w:val="nl-NL"/>
            </w:rPr>
            <w:t>[6]</w:t>
          </w:r>
          <w:r w:rsidR="00C224B6">
            <w:rPr>
              <w:lang w:val="nl-NL"/>
            </w:rPr>
            <w:fldChar w:fldCharType="end"/>
          </w:r>
        </w:sdtContent>
      </w:sdt>
      <w:r w:rsidR="005D626F">
        <w:rPr>
          <w:lang w:val="nl-NL"/>
        </w:rPr>
        <w:t>.</w:t>
      </w:r>
    </w:p>
    <w:p w14:paraId="603E7839" w14:textId="205C97FF" w:rsidR="005D626F" w:rsidRDefault="005D626F" w:rsidP="00D96611">
      <w:r>
        <w:t>Aangezien de ESP-boards open source zijn, zijn er ook andere fabrikanten die gelijkaardige system on a chip (</w:t>
      </w:r>
      <w:proofErr w:type="spellStart"/>
      <w:r>
        <w:t>SoC</w:t>
      </w:r>
      <w:proofErr w:type="spellEnd"/>
      <w:r>
        <w:t>) microcontrollers verkopen.</w:t>
      </w:r>
      <w:r w:rsidR="00D54B53">
        <w:t xml:space="preserve"> </w:t>
      </w:r>
    </w:p>
    <w:p w14:paraId="40825608" w14:textId="7942C143" w:rsidR="00EE22EB" w:rsidRDefault="0006359B" w:rsidP="00D96611">
      <w:pPr>
        <w:rPr>
          <w:lang w:val="nl-NL"/>
        </w:rPr>
      </w:pPr>
      <w:r>
        <w:t>De</w:t>
      </w:r>
      <w:r w:rsidR="001733F0">
        <w:t xml:space="preserve"> </w:t>
      </w:r>
      <w:r>
        <w:t>ESP-boards kunnen zowel voor professione</w:t>
      </w:r>
      <w:r w:rsidR="001F7B9F">
        <w:t>le</w:t>
      </w:r>
      <w:r>
        <w:t xml:space="preserve"> als amateur</w:t>
      </w:r>
      <w:r w:rsidR="001F7B9F">
        <w:t xml:space="preserve">istische </w:t>
      </w:r>
      <w:r w:rsidR="00024BFF">
        <w:t>toepassingen</w:t>
      </w:r>
      <w:r>
        <w:t xml:space="preserve"> gebruik</w:t>
      </w:r>
      <w:r w:rsidR="001F7B9F">
        <w:t xml:space="preserve">t worden. </w:t>
      </w:r>
      <w:r w:rsidR="00024BFF">
        <w:t>D</w:t>
      </w:r>
      <w:r w:rsidR="0085440F">
        <w:t xml:space="preserve">e boards </w:t>
      </w:r>
      <w:r w:rsidR="00024BFF">
        <w:t xml:space="preserve">zijn </w:t>
      </w:r>
      <w:r w:rsidR="0085440F">
        <w:t xml:space="preserve">open source </w:t>
      </w:r>
      <w:r w:rsidR="00FC6FCB">
        <w:t xml:space="preserve">en op die manier </w:t>
      </w:r>
      <w:r w:rsidR="0085440F">
        <w:t xml:space="preserve">is het </w:t>
      </w:r>
      <w:r w:rsidR="00FC6FCB">
        <w:t>gemakkelijk</w:t>
      </w:r>
      <w:r w:rsidR="0085440F">
        <w:t xml:space="preserve"> om te achterhalen hoe ze geprogrammeerd kunnen worden.</w:t>
      </w:r>
    </w:p>
    <w:p w14:paraId="04FE5043" w14:textId="5174FCD2" w:rsidR="007D3A81" w:rsidRPr="00A73663" w:rsidRDefault="002A16B9" w:rsidP="0085440F">
      <w:pPr>
        <w:rPr>
          <w:i/>
          <w:iCs/>
          <w:lang w:val="nl-NL"/>
        </w:rPr>
        <w:sectPr w:rsidR="007D3A81" w:rsidRPr="00A73663" w:rsidSect="00995550">
          <w:pgSz w:w="11906" w:h="16838"/>
          <w:pgMar w:top="1417" w:right="1417" w:bottom="1417" w:left="1417" w:header="708" w:footer="708" w:gutter="0"/>
          <w:cols w:space="708"/>
          <w:titlePg/>
          <w:docGrid w:linePitch="360"/>
        </w:sectPr>
      </w:pPr>
      <w:r>
        <w:rPr>
          <w:noProof/>
        </w:rPr>
        <mc:AlternateContent>
          <mc:Choice Requires="wpg">
            <w:drawing>
              <wp:anchor distT="0" distB="0" distL="114300" distR="114300" simplePos="0" relativeHeight="251658257" behindDoc="0" locked="0" layoutInCell="1" allowOverlap="1" wp14:anchorId="736FDBCD" wp14:editId="37DEEB0C">
                <wp:simplePos x="0" y="0"/>
                <wp:positionH relativeFrom="column">
                  <wp:posOffset>2986405</wp:posOffset>
                </wp:positionH>
                <wp:positionV relativeFrom="paragraph">
                  <wp:posOffset>161290</wp:posOffset>
                </wp:positionV>
                <wp:extent cx="3429000" cy="3451860"/>
                <wp:effectExtent l="0" t="0" r="0" b="0"/>
                <wp:wrapTight wrapText="bothSides">
                  <wp:wrapPolygon edited="0">
                    <wp:start x="0" y="0"/>
                    <wp:lineTo x="0" y="21457"/>
                    <wp:lineTo x="21480" y="21457"/>
                    <wp:lineTo x="21480" y="0"/>
                    <wp:lineTo x="0" y="0"/>
                  </wp:wrapPolygon>
                </wp:wrapTight>
                <wp:docPr id="21" name="Groep 21"/>
                <wp:cNvGraphicFramePr/>
                <a:graphic xmlns:a="http://schemas.openxmlformats.org/drawingml/2006/main">
                  <a:graphicData uri="http://schemas.microsoft.com/office/word/2010/wordprocessingGroup">
                    <wpg:wgp>
                      <wpg:cNvGrpSpPr/>
                      <wpg:grpSpPr>
                        <a:xfrm>
                          <a:off x="0" y="0"/>
                          <a:ext cx="3429000" cy="3451860"/>
                          <a:chOff x="0" y="0"/>
                          <a:chExt cx="3429000" cy="3451860"/>
                        </a:xfrm>
                      </wpg:grpSpPr>
                      <pic:pic xmlns:pic="http://schemas.openxmlformats.org/drawingml/2006/picture">
                        <pic:nvPicPr>
                          <pic:cNvPr id="14" name="Afbeelding 14" descr="ESP32 WiFi and Bluetooth Board - CP210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wps:wsp>
                        <wps:cNvPr id="4" name="Tekstvak 1"/>
                        <wps:cNvSpPr txBox="1"/>
                        <wps:spPr>
                          <a:xfrm>
                            <a:off x="0" y="3185160"/>
                            <a:ext cx="3429000" cy="266700"/>
                          </a:xfrm>
                          <a:prstGeom prst="rect">
                            <a:avLst/>
                          </a:prstGeom>
                          <a:solidFill>
                            <a:prstClr val="white"/>
                          </a:solidFill>
                          <a:ln>
                            <a:noFill/>
                          </a:ln>
                        </wps:spPr>
                        <wps:txbx>
                          <w:txbxContent>
                            <w:p w14:paraId="2840A3C5" w14:textId="77777777" w:rsidR="00D17866" w:rsidRPr="00D539A0" w:rsidRDefault="002A16B9" w:rsidP="0063451B">
                              <w:pPr>
                                <w:pStyle w:val="Bijschrift"/>
                                <w:jc w:val="center"/>
                                <w:rPr>
                                  <w:noProof/>
                                </w:rPr>
                              </w:pPr>
                              <w:r>
                                <w:rPr>
                                  <w:noProof/>
                                </w:rPr>
                                <w:fldChar w:fldCharType="begin"/>
                              </w:r>
                              <w:r>
                                <w:rPr>
                                  <w:noProof/>
                                </w:rPr>
                                <w:instrText xml:space="preserve"> REF _Ref130402432 \h </w:instrText>
                              </w:r>
                              <w:r>
                                <w:rPr>
                                  <w:noProof/>
                                </w:rPr>
                              </w:r>
                              <w:r>
                                <w:rPr>
                                  <w:noProof/>
                                </w:rPr>
                                <w:fldChar w:fldCharType="separate"/>
                              </w:r>
                              <w:r>
                                <w:t xml:space="preserve">Figuur </w:t>
                              </w:r>
                              <w:r>
                                <w:rPr>
                                  <w:noProof/>
                                </w:rPr>
                                <w:t>2</w:t>
                              </w:r>
                              <w:r>
                                <w:t>: ESP32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36FDBCD" id="Groep 21" o:spid="_x0000_s1030" style="position:absolute;margin-left:235.15pt;margin-top:12.7pt;width:270pt;height:271.8pt;z-index:251658257;mso-height-relative:margin" coordsize="34290,345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4" o:spid="_x0000_s1031" type="#_x0000_t75" alt="ESP32 WiFi and Bluetooth Board - CP2102" style="position:absolute;width:34290;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">
                  <v:imagedata r:id="rId19" o:title="ESP32 WiFi and Bluetooth Board - CP2102"/>
                </v:shape>
                <v:shape id="Tekstvak 1" o:spid="_x0000_s1032" type="#_x0000_t202" style="position:absolute;top:31851;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840A3C5" w14:textId="77777777" w:rsidR="00D17866" w:rsidRPr="00D539A0" w:rsidRDefault="002A16B9" w:rsidP="0063451B">
                        <w:pPr>
                          <w:pStyle w:val="Bijschrift"/>
                          <w:jc w:val="center"/>
                          <w:rPr>
                            <w:noProof/>
                          </w:rPr>
                        </w:pPr>
                        <w:r>
                          <w:rPr>
                            <w:noProof/>
                          </w:rPr>
                          <w:fldChar w:fldCharType="begin"/>
                        </w:r>
                        <w:r>
                          <w:rPr>
                            <w:noProof/>
                          </w:rPr>
                          <w:instrText xml:space="preserve"> REF _Ref130402432 \h </w:instrText>
                        </w:r>
                        <w:r>
                          <w:rPr>
                            <w:noProof/>
                          </w:rPr>
                        </w:r>
                        <w:r>
                          <w:rPr>
                            <w:noProof/>
                          </w:rPr>
                          <w:fldChar w:fldCharType="separate"/>
                        </w:r>
                        <w:r>
                          <w:t xml:space="preserve">Figuur </w:t>
                        </w:r>
                        <w:r>
                          <w:rPr>
                            <w:noProof/>
                          </w:rPr>
                          <w:t>2</w:t>
                        </w:r>
                        <w:r>
                          <w:t>: ESP32</w:t>
                        </w:r>
                        <w:r>
                          <w:rPr>
                            <w:noProof/>
                          </w:rPr>
                          <w:fldChar w:fldCharType="end"/>
                        </w:r>
                      </w:p>
                    </w:txbxContent>
                  </v:textbox>
                </v:shape>
                <w10:wrap type="tight"/>
              </v:group>
            </w:pict>
          </mc:Fallback>
        </mc:AlternateContent>
      </w:r>
      <w:r w:rsidR="00C93F22">
        <w:rPr>
          <w:noProof/>
        </w:rPr>
        <mc:AlternateContent>
          <mc:Choice Requires="wps">
            <w:drawing>
              <wp:anchor distT="0" distB="0" distL="114300" distR="114300" simplePos="0" relativeHeight="251658252" behindDoc="1" locked="0" layoutInCell="1" allowOverlap="1" wp14:anchorId="17B65BCE" wp14:editId="109D00A8">
                <wp:simplePos x="0" y="0"/>
                <wp:positionH relativeFrom="column">
                  <wp:posOffset>-236855</wp:posOffset>
                </wp:positionH>
                <wp:positionV relativeFrom="paragraph">
                  <wp:posOffset>3319780</wp:posOffset>
                </wp:positionV>
                <wp:extent cx="3496945" cy="635"/>
                <wp:effectExtent l="0" t="0" r="0" b="0"/>
                <wp:wrapTight wrapText="bothSides">
                  <wp:wrapPolygon edited="0">
                    <wp:start x="0" y="0"/>
                    <wp:lineTo x="0" y="21600"/>
                    <wp:lineTo x="21600" y="21600"/>
                    <wp:lineTo x="21600" y="0"/>
                  </wp:wrapPolygon>
                </wp:wrapTight>
                <wp:docPr id="7" name="Tekstvak 7"/>
                <wp:cNvGraphicFramePr/>
                <a:graphic xmlns:a="http://schemas.openxmlformats.org/drawingml/2006/main">
                  <a:graphicData uri="http://schemas.microsoft.com/office/word/2010/wordprocessingShape">
                    <wps:wsp>
                      <wps:cNvSpPr txBox="1"/>
                      <wps:spPr>
                        <a:xfrm>
                          <a:off x="0" y="0"/>
                          <a:ext cx="3496945" cy="635"/>
                        </a:xfrm>
                        <a:prstGeom prst="rect">
                          <a:avLst/>
                        </a:prstGeom>
                        <a:solidFill>
                          <a:prstClr val="white"/>
                        </a:solidFill>
                        <a:ln>
                          <a:noFill/>
                        </a:ln>
                      </wps:spPr>
                      <wps:txbx>
                        <w:txbxContent>
                          <w:p w14:paraId="10B0DFFF" w14:textId="2D0903BB" w:rsidR="00C93F22" w:rsidRPr="00725254" w:rsidRDefault="00C93F22" w:rsidP="00C93F22">
                            <w:pPr>
                              <w:pStyle w:val="Bijschrift"/>
                              <w:jc w:val="center"/>
                              <w:rPr>
                                <w:sz w:val="24"/>
                              </w:rPr>
                            </w:pPr>
                            <w:bookmarkStart w:id="16" w:name="_Toc130397342"/>
                            <w:bookmarkStart w:id="17" w:name="_Toc130496954"/>
                            <w:r>
                              <w:t xml:space="preserve">Figuur </w:t>
                            </w:r>
                            <w:r>
                              <w:fldChar w:fldCharType="begin"/>
                            </w:r>
                            <w:r>
                              <w:instrText xml:space="preserve"> SEQ Figuur \* ARABIC </w:instrText>
                            </w:r>
                            <w:r>
                              <w:fldChar w:fldCharType="separate"/>
                            </w:r>
                            <w:r w:rsidR="00370E3E">
                              <w:rPr>
                                <w:noProof/>
                              </w:rPr>
                              <w:t>1</w:t>
                            </w:r>
                            <w:r>
                              <w:fldChar w:fldCharType="end"/>
                            </w:r>
                            <w:r>
                              <w:t xml:space="preserve">: </w:t>
                            </w:r>
                            <w:proofErr w:type="spellStart"/>
                            <w:r>
                              <w:t>Arduino</w:t>
                            </w:r>
                            <w:proofErr w:type="spellEnd"/>
                            <w:r>
                              <w:t xml:space="preserve"> </w:t>
                            </w:r>
                            <w:proofErr w:type="spellStart"/>
                            <w:r>
                              <w:t>mkr</w:t>
                            </w:r>
                            <w:proofErr w:type="spellEnd"/>
                            <w:r>
                              <w:t xml:space="preserve"> wifi 1010</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65BCE" id="Tekstvak 7" o:spid="_x0000_s1033" type="#_x0000_t202" style="position:absolute;margin-left:-18.65pt;margin-top:261.4pt;width:275.35pt;height:.05pt;z-index:-2516582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" stroked="f">
                <v:textbox style="mso-fit-shape-to-text:t" inset="0,0,0,0">
                  <w:txbxContent>
                    <w:p w14:paraId="10B0DFFF" w14:textId="2D0903BB" w:rsidR="00C93F22" w:rsidRPr="00725254" w:rsidRDefault="00C93F22" w:rsidP="00C93F22">
                      <w:pPr>
                        <w:pStyle w:val="Bijschrift"/>
                        <w:jc w:val="center"/>
                        <w:rPr>
                          <w:sz w:val="24"/>
                        </w:rPr>
                      </w:pPr>
                      <w:bookmarkStart w:id="18" w:name="_Toc130397342"/>
                      <w:bookmarkStart w:id="19" w:name="_Toc130496954"/>
                      <w:r>
                        <w:t xml:space="preserve">Figuur </w:t>
                      </w:r>
                      <w:r>
                        <w:fldChar w:fldCharType="begin"/>
                      </w:r>
                      <w:r>
                        <w:instrText xml:space="preserve"> SEQ Figuur \* ARABIC </w:instrText>
                      </w:r>
                      <w:r>
                        <w:fldChar w:fldCharType="separate"/>
                      </w:r>
                      <w:r w:rsidR="00370E3E">
                        <w:rPr>
                          <w:noProof/>
                        </w:rPr>
                        <w:t>1</w:t>
                      </w:r>
                      <w:r>
                        <w:fldChar w:fldCharType="end"/>
                      </w:r>
                      <w:r>
                        <w:t xml:space="preserve">: </w:t>
                      </w:r>
                      <w:proofErr w:type="spellStart"/>
                      <w:r>
                        <w:t>Arduino</w:t>
                      </w:r>
                      <w:proofErr w:type="spellEnd"/>
                      <w:r>
                        <w:t xml:space="preserve"> </w:t>
                      </w:r>
                      <w:proofErr w:type="spellStart"/>
                      <w:r>
                        <w:t>mkr</w:t>
                      </w:r>
                      <w:proofErr w:type="spellEnd"/>
                      <w:r>
                        <w:t xml:space="preserve"> wifi 1010</w:t>
                      </w:r>
                      <w:bookmarkEnd w:id="18"/>
                      <w:bookmarkEnd w:id="19"/>
                    </w:p>
                  </w:txbxContent>
                </v:textbox>
                <w10:wrap type="tight"/>
              </v:shape>
            </w:pict>
          </mc:Fallback>
        </mc:AlternateContent>
      </w:r>
      <w:r w:rsidR="00C93F22">
        <w:rPr>
          <w:noProof/>
        </w:rPr>
        <mc:AlternateContent>
          <mc:Choice Requires="wpg">
            <w:drawing>
              <wp:anchor distT="0" distB="0" distL="114300" distR="114300" simplePos="0" relativeHeight="251658263" behindDoc="0" locked="0" layoutInCell="1" allowOverlap="1" wp14:anchorId="4C07BAF1" wp14:editId="263AC0F3">
                <wp:simplePos x="0" y="0"/>
                <wp:positionH relativeFrom="column">
                  <wp:posOffset>-510540</wp:posOffset>
                </wp:positionH>
                <wp:positionV relativeFrom="paragraph">
                  <wp:posOffset>702310</wp:posOffset>
                </wp:positionV>
                <wp:extent cx="3625850" cy="2621280"/>
                <wp:effectExtent l="0" t="0" r="0" b="7620"/>
                <wp:wrapTight wrapText="bothSides">
                  <wp:wrapPolygon edited="0">
                    <wp:start x="567" y="0"/>
                    <wp:lineTo x="567" y="17581"/>
                    <wp:lineTo x="0" y="19465"/>
                    <wp:lineTo x="0" y="21506"/>
                    <wp:lineTo x="21449" y="21506"/>
                    <wp:lineTo x="21449" y="0"/>
                    <wp:lineTo x="567" y="0"/>
                  </wp:wrapPolygon>
                </wp:wrapTight>
                <wp:docPr id="20" name="Groep 20"/>
                <wp:cNvGraphicFramePr/>
                <a:graphic xmlns:a="http://schemas.openxmlformats.org/drawingml/2006/main">
                  <a:graphicData uri="http://schemas.microsoft.com/office/word/2010/wordprocessingGroup">
                    <wpg:wgp>
                      <wpg:cNvGrpSpPr/>
                      <wpg:grpSpPr>
                        <a:xfrm>
                          <a:off x="0" y="0"/>
                          <a:ext cx="3625850" cy="2621280"/>
                          <a:chOff x="-128905" y="0"/>
                          <a:chExt cx="3625850" cy="2621280"/>
                        </a:xfrm>
                      </wpg:grpSpPr>
                      <pic:pic xmlns:pic="http://schemas.openxmlformats.org/drawingml/2006/picture">
                        <pic:nvPicPr>
                          <pic:cNvPr id="13" name="Afbeelding 13" descr="Afbeelding met tekst, elektronica, stroomkring&#10;&#10;Automatisch gegenereerde beschrijvi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96945" cy="2621280"/>
                          </a:xfrm>
                          <a:prstGeom prst="rect">
                            <a:avLst/>
                          </a:prstGeom>
                          <a:noFill/>
                          <a:ln>
                            <a:noFill/>
                          </a:ln>
                        </pic:spPr>
                      </pic:pic>
                      <wps:wsp>
                        <wps:cNvPr id="19" name="Tekstvak 19"/>
                        <wps:cNvSpPr txBox="1"/>
                        <wps:spPr>
                          <a:xfrm>
                            <a:off x="-128905" y="2354580"/>
                            <a:ext cx="3496945" cy="266700"/>
                          </a:xfrm>
                          <a:prstGeom prst="rect">
                            <a:avLst/>
                          </a:prstGeom>
                          <a:solidFill>
                            <a:prstClr val="white"/>
                          </a:solidFill>
                          <a:ln>
                            <a:noFill/>
                          </a:ln>
                        </wps:spPr>
                        <wps:txbx>
                          <w:txbxContent>
                            <w:p w14:paraId="6E4B9807" w14:textId="76101E3E" w:rsidR="00D17866" w:rsidRPr="008B75B0" w:rsidRDefault="00D17866" w:rsidP="00C93F22">
                              <w:pPr>
                                <w:pStyle w:val="Bijschrift"/>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07BAF1" id="Groep 20" o:spid="_x0000_s1034" style="position:absolute;margin-left:-40.2pt;margin-top:55.3pt;width:285.5pt;height:206.4pt;z-index:251658263;mso-width-relative:margin;mso-height-relative:margin" coordorigin="-1289" coordsize="36258,262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">
                <v:shape id="Afbeelding 13" o:spid="_x0000_s1035" type="#_x0000_t75" alt="Afbeelding met tekst, elektronica, stroomkring&#10;&#10;Automatisch gegenereerde beschrijving" style="position:absolute;width:34969;height:26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">
                  <v:imagedata r:id="rId21" o:title="Afbeelding met tekst, elektronica, stroomkring&#10;&#10;Automatisch gegenereerde beschrijving"/>
                </v:shape>
                <v:shape id="Tekstvak 19" o:spid="_x0000_s1036" type="#_x0000_t202" style="position:absolute;left:-1289;top:23545;width:349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6E4B9807" w14:textId="76101E3E" w:rsidR="00D17866" w:rsidRPr="008B75B0" w:rsidRDefault="00D17866" w:rsidP="00C93F22">
                        <w:pPr>
                          <w:pStyle w:val="Bijschrift"/>
                          <w:jc w:val="center"/>
                          <w:rPr>
                            <w:noProof/>
                          </w:rPr>
                        </w:pPr>
                      </w:p>
                    </w:txbxContent>
                  </v:textbox>
                </v:shape>
                <w10:wrap type="tight"/>
              </v:group>
            </w:pict>
          </mc:Fallback>
        </mc:AlternateContent>
      </w:r>
      <w:r w:rsidR="00C93F22">
        <w:rPr>
          <w:noProof/>
        </w:rPr>
        <mc:AlternateContent>
          <mc:Choice Requires="wps">
            <w:drawing>
              <wp:anchor distT="0" distB="0" distL="114300" distR="114300" simplePos="0" relativeHeight="251658253" behindDoc="1" locked="0" layoutInCell="1" allowOverlap="1" wp14:anchorId="168D3893" wp14:editId="4012E8B0">
                <wp:simplePos x="0" y="0"/>
                <wp:positionH relativeFrom="column">
                  <wp:posOffset>3115310</wp:posOffset>
                </wp:positionH>
                <wp:positionV relativeFrom="paragraph">
                  <wp:posOffset>3319780</wp:posOffset>
                </wp:positionV>
                <wp:extent cx="3429000" cy="635"/>
                <wp:effectExtent l="0" t="0" r="0" b="0"/>
                <wp:wrapTight wrapText="bothSides">
                  <wp:wrapPolygon edited="0">
                    <wp:start x="0" y="0"/>
                    <wp:lineTo x="0" y="21600"/>
                    <wp:lineTo x="21600" y="21600"/>
                    <wp:lineTo x="21600" y="0"/>
                  </wp:wrapPolygon>
                </wp:wrapTight>
                <wp:docPr id="8" name="Tekstvak 8"/>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51E67F0C" w14:textId="2C80238D" w:rsidR="00C93F22" w:rsidRPr="005D4928" w:rsidRDefault="00C93F22" w:rsidP="00C93F22">
                            <w:pPr>
                              <w:pStyle w:val="Bijschrift"/>
                              <w:jc w:val="center"/>
                              <w:rPr>
                                <w:noProof/>
                                <w:sz w:val="24"/>
                              </w:rPr>
                            </w:pPr>
                            <w:bookmarkStart w:id="20" w:name="_Ref130402421"/>
                            <w:bookmarkStart w:id="21" w:name="_Toc130397343"/>
                            <w:bookmarkStart w:id="22" w:name="_Ref130402432"/>
                            <w:bookmarkStart w:id="23" w:name="_Toc130496955"/>
                            <w:r>
                              <w:t xml:space="preserve">Figuur </w:t>
                            </w:r>
                            <w:r>
                              <w:fldChar w:fldCharType="begin"/>
                            </w:r>
                            <w:r>
                              <w:instrText xml:space="preserve"> SEQ Figuur \* ARABIC </w:instrText>
                            </w:r>
                            <w:r>
                              <w:fldChar w:fldCharType="separate"/>
                            </w:r>
                            <w:r w:rsidR="00370E3E">
                              <w:rPr>
                                <w:noProof/>
                              </w:rPr>
                              <w:t>2</w:t>
                            </w:r>
                            <w:r>
                              <w:fldChar w:fldCharType="end"/>
                            </w:r>
                            <w:bookmarkEnd w:id="20"/>
                            <w:r>
                              <w:t>: ESP32</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D3893" id="Tekstvak 8" o:spid="_x0000_s1037" type="#_x0000_t202" style="position:absolute;margin-left:245.3pt;margin-top:261.4pt;width:270pt;height:.05pt;z-index:-2516582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" stroked="f">
                <v:textbox style="mso-fit-shape-to-text:t" inset="0,0,0,0">
                  <w:txbxContent>
                    <w:p w14:paraId="51E67F0C" w14:textId="2C80238D" w:rsidR="00C93F22" w:rsidRPr="005D4928" w:rsidRDefault="00C93F22" w:rsidP="00C93F22">
                      <w:pPr>
                        <w:pStyle w:val="Bijschrift"/>
                        <w:jc w:val="center"/>
                        <w:rPr>
                          <w:noProof/>
                          <w:sz w:val="24"/>
                        </w:rPr>
                      </w:pPr>
                      <w:bookmarkStart w:id="24" w:name="_Ref130402421"/>
                      <w:bookmarkStart w:id="25" w:name="_Toc130397343"/>
                      <w:bookmarkStart w:id="26" w:name="_Ref130402432"/>
                      <w:bookmarkStart w:id="27" w:name="_Toc130496955"/>
                      <w:r>
                        <w:t xml:space="preserve">Figuur </w:t>
                      </w:r>
                      <w:r>
                        <w:fldChar w:fldCharType="begin"/>
                      </w:r>
                      <w:r>
                        <w:instrText xml:space="preserve"> SEQ Figuur \* ARABIC </w:instrText>
                      </w:r>
                      <w:r>
                        <w:fldChar w:fldCharType="separate"/>
                      </w:r>
                      <w:r w:rsidR="00370E3E">
                        <w:rPr>
                          <w:noProof/>
                        </w:rPr>
                        <w:t>2</w:t>
                      </w:r>
                      <w:r>
                        <w:fldChar w:fldCharType="end"/>
                      </w:r>
                      <w:bookmarkEnd w:id="24"/>
                      <w:r>
                        <w:t>: ESP32</w:t>
                      </w:r>
                      <w:bookmarkEnd w:id="25"/>
                      <w:bookmarkEnd w:id="26"/>
                      <w:bookmarkEnd w:id="27"/>
                    </w:p>
                  </w:txbxContent>
                </v:textbox>
                <w10:wrap type="tight"/>
              </v:shape>
            </w:pict>
          </mc:Fallback>
        </mc:AlternateContent>
      </w:r>
    </w:p>
    <w:p w14:paraId="758859F4" w14:textId="6426D8CB" w:rsidR="00006536" w:rsidRDefault="00006536" w:rsidP="00006536">
      <w:pPr>
        <w:pStyle w:val="Bijschrift"/>
        <w:keepNext/>
      </w:pPr>
      <w:bookmarkStart w:id="28" w:name="_Toc130496971"/>
      <w:r>
        <w:t xml:space="preserve">Tabel </w:t>
      </w:r>
      <w:r>
        <w:fldChar w:fldCharType="begin"/>
      </w:r>
      <w:r>
        <w:instrText xml:space="preserve"> SEQ Tabel \* ARABIC </w:instrText>
      </w:r>
      <w:r>
        <w:fldChar w:fldCharType="separate"/>
      </w:r>
      <w:r>
        <w:rPr>
          <w:noProof/>
        </w:rPr>
        <w:t>4</w:t>
      </w:r>
      <w:r>
        <w:fldChar w:fldCharType="end"/>
      </w:r>
      <w:r>
        <w:t>: Microcontrollers vergelijken</w:t>
      </w:r>
      <w:bookmarkEnd w:id="28"/>
    </w:p>
    <w:tbl>
      <w:tblPr>
        <w:tblStyle w:val="Tabelraster"/>
        <w:tblW w:w="9357" w:type="dxa"/>
        <w:tblLayout w:type="fixed"/>
        <w:tblLook w:val="04A0" w:firstRow="1" w:lastRow="0" w:firstColumn="1" w:lastColumn="0" w:noHBand="0" w:noVBand="1"/>
      </w:tblPr>
      <w:tblGrid>
        <w:gridCol w:w="2923"/>
        <w:gridCol w:w="1608"/>
        <w:gridCol w:w="1609"/>
        <w:gridCol w:w="1608"/>
        <w:gridCol w:w="1609"/>
      </w:tblGrid>
      <w:tr w:rsidR="00B7634F" w14:paraId="4283073B" w14:textId="77777777" w:rsidTr="00403B25">
        <w:tc>
          <w:tcPr>
            <w:tcW w:w="2835" w:type="dxa"/>
          </w:tcPr>
          <w:p w14:paraId="7E7054D7" w14:textId="3641CD01" w:rsidR="00B7634F" w:rsidRDefault="00B7634F" w:rsidP="00B7634F">
            <w:pPr>
              <w:rPr>
                <w:lang w:val="nl-NL"/>
              </w:rPr>
            </w:pPr>
            <w:r w:rsidRPr="00101EA7">
              <w:rPr>
                <w:b/>
                <w:bCs/>
                <w:lang w:val="nl-NL"/>
              </w:rPr>
              <w:t>Fabrikant</w:t>
            </w:r>
          </w:p>
        </w:tc>
        <w:tc>
          <w:tcPr>
            <w:tcW w:w="3119" w:type="dxa"/>
            <w:gridSpan w:val="2"/>
          </w:tcPr>
          <w:p w14:paraId="3673A561" w14:textId="156266B3" w:rsidR="00B7634F" w:rsidRDefault="00B7634F" w:rsidP="00B7634F">
            <w:pPr>
              <w:rPr>
                <w:lang w:val="nl-NL"/>
              </w:rPr>
            </w:pPr>
            <w:proofErr w:type="spellStart"/>
            <w:r w:rsidRPr="00101EA7">
              <w:rPr>
                <w:b/>
                <w:bCs/>
                <w:lang w:val="nl-NL"/>
              </w:rPr>
              <w:t>Arduino</w:t>
            </w:r>
            <w:proofErr w:type="spellEnd"/>
            <w:r w:rsidRPr="00101EA7">
              <w:rPr>
                <w:b/>
                <w:bCs/>
                <w:lang w:val="nl-NL"/>
              </w:rPr>
              <w:t xml:space="preserve"> </w:t>
            </w:r>
          </w:p>
        </w:tc>
        <w:tc>
          <w:tcPr>
            <w:tcW w:w="3119" w:type="dxa"/>
            <w:gridSpan w:val="2"/>
          </w:tcPr>
          <w:p w14:paraId="0D9C5C06" w14:textId="7B0A9181" w:rsidR="00B7634F" w:rsidRDefault="00B7634F" w:rsidP="00B7634F">
            <w:pPr>
              <w:rPr>
                <w:lang w:val="nl-NL"/>
              </w:rPr>
            </w:pPr>
            <w:proofErr w:type="spellStart"/>
            <w:r w:rsidRPr="00101EA7">
              <w:rPr>
                <w:b/>
                <w:bCs/>
                <w:lang w:val="nl-NL"/>
              </w:rPr>
              <w:t>Espressif</w:t>
            </w:r>
            <w:proofErr w:type="spellEnd"/>
          </w:p>
        </w:tc>
      </w:tr>
      <w:tr w:rsidR="0022239E" w14:paraId="78C42F9A" w14:textId="77777777" w:rsidTr="00403B25">
        <w:tc>
          <w:tcPr>
            <w:tcW w:w="2835" w:type="dxa"/>
          </w:tcPr>
          <w:p w14:paraId="37B92CFD" w14:textId="03C84053" w:rsidR="0022239E" w:rsidRDefault="0022239E" w:rsidP="0022239E">
            <w:pPr>
              <w:rPr>
                <w:lang w:val="nl-NL"/>
              </w:rPr>
            </w:pPr>
            <w:r w:rsidRPr="00101EA7">
              <w:rPr>
                <w:b/>
                <w:bCs/>
                <w:lang w:val="nl-NL"/>
              </w:rPr>
              <w:t>Product</w:t>
            </w:r>
          </w:p>
        </w:tc>
        <w:tc>
          <w:tcPr>
            <w:tcW w:w="3119" w:type="dxa"/>
            <w:gridSpan w:val="2"/>
          </w:tcPr>
          <w:p w14:paraId="55FFB57C" w14:textId="3164DA8B" w:rsidR="0022239E" w:rsidRDefault="0022239E" w:rsidP="0022239E">
            <w:pPr>
              <w:rPr>
                <w:lang w:val="nl-NL"/>
              </w:rPr>
            </w:pPr>
            <w:proofErr w:type="spellStart"/>
            <w:r>
              <w:rPr>
                <w:lang w:val="nl-NL"/>
              </w:rPr>
              <w:t>Mkr</w:t>
            </w:r>
            <w:proofErr w:type="spellEnd"/>
            <w:r>
              <w:rPr>
                <w:lang w:val="nl-NL"/>
              </w:rPr>
              <w:t xml:space="preserve"> wifi 1010</w:t>
            </w:r>
          </w:p>
        </w:tc>
        <w:tc>
          <w:tcPr>
            <w:tcW w:w="3119" w:type="dxa"/>
            <w:gridSpan w:val="2"/>
          </w:tcPr>
          <w:p w14:paraId="4DE22C24" w14:textId="0520D22D" w:rsidR="0022239E" w:rsidRDefault="0022239E" w:rsidP="0022239E">
            <w:pPr>
              <w:rPr>
                <w:lang w:val="nl-NL"/>
              </w:rPr>
            </w:pPr>
            <w:r>
              <w:rPr>
                <w:lang w:val="nl-NL"/>
              </w:rPr>
              <w:t>ESP32</w:t>
            </w:r>
          </w:p>
        </w:tc>
      </w:tr>
      <w:tr w:rsidR="0022239E" w14:paraId="0C8456BB" w14:textId="77777777" w:rsidTr="00403B25">
        <w:tc>
          <w:tcPr>
            <w:tcW w:w="2835" w:type="dxa"/>
          </w:tcPr>
          <w:p w14:paraId="19630E93" w14:textId="3458656D" w:rsidR="0022239E" w:rsidRDefault="0022239E" w:rsidP="0022239E">
            <w:pPr>
              <w:rPr>
                <w:lang w:val="nl-NL"/>
              </w:rPr>
            </w:pPr>
            <w:r w:rsidRPr="00101EA7">
              <w:rPr>
                <w:b/>
                <w:bCs/>
                <w:lang w:val="nl-NL"/>
              </w:rPr>
              <w:t xml:space="preserve">Chip </w:t>
            </w:r>
          </w:p>
        </w:tc>
        <w:tc>
          <w:tcPr>
            <w:tcW w:w="3119" w:type="dxa"/>
            <w:gridSpan w:val="2"/>
          </w:tcPr>
          <w:p w14:paraId="0832D8F9" w14:textId="572BCD5B" w:rsidR="0022239E" w:rsidRDefault="0022239E" w:rsidP="0022239E">
            <w:pPr>
              <w:rPr>
                <w:lang w:val="nl-NL"/>
              </w:rPr>
            </w:pPr>
            <w:r>
              <w:rPr>
                <w:lang w:val="nl-NL"/>
              </w:rPr>
              <w:t>ATSAMD21</w:t>
            </w:r>
          </w:p>
        </w:tc>
        <w:tc>
          <w:tcPr>
            <w:tcW w:w="3119" w:type="dxa"/>
            <w:gridSpan w:val="2"/>
          </w:tcPr>
          <w:p w14:paraId="21BA8B72" w14:textId="46720110" w:rsidR="0022239E" w:rsidRDefault="0022239E" w:rsidP="0022239E">
            <w:pPr>
              <w:rPr>
                <w:lang w:val="nl-NL"/>
              </w:rPr>
            </w:pPr>
            <w:r>
              <w:rPr>
                <w:lang w:val="nl-NL"/>
              </w:rPr>
              <w:t>ESP32-WROOM-32D</w:t>
            </w:r>
          </w:p>
        </w:tc>
      </w:tr>
      <w:tr w:rsidR="00E73799" w14:paraId="00264EE7" w14:textId="77777777" w:rsidTr="00403B25">
        <w:tc>
          <w:tcPr>
            <w:tcW w:w="2835" w:type="dxa"/>
          </w:tcPr>
          <w:p w14:paraId="4BFFEDE5" w14:textId="3E37E60F" w:rsidR="00E73799" w:rsidRDefault="00E73799" w:rsidP="00E73799">
            <w:pPr>
              <w:rPr>
                <w:lang w:val="nl-NL"/>
              </w:rPr>
            </w:pPr>
            <w:r w:rsidRPr="00101EA7">
              <w:rPr>
                <w:b/>
                <w:bCs/>
                <w:lang w:val="nl-NL"/>
              </w:rPr>
              <w:t xml:space="preserve">Geheugen </w:t>
            </w:r>
          </w:p>
        </w:tc>
        <w:tc>
          <w:tcPr>
            <w:tcW w:w="1559" w:type="dxa"/>
          </w:tcPr>
          <w:p w14:paraId="7B76AE86" w14:textId="383B85FC" w:rsidR="00E73799" w:rsidRDefault="00E73799" w:rsidP="00E73799">
            <w:pPr>
              <w:rPr>
                <w:lang w:val="nl-NL"/>
              </w:rPr>
            </w:pPr>
            <w:r>
              <w:rPr>
                <w:lang w:val="nl-NL"/>
              </w:rPr>
              <w:t>FLASH: 256 kB</w:t>
            </w:r>
          </w:p>
        </w:tc>
        <w:tc>
          <w:tcPr>
            <w:tcW w:w="1560" w:type="dxa"/>
          </w:tcPr>
          <w:p w14:paraId="3456393E" w14:textId="5E8FE398" w:rsidR="00E73799" w:rsidRDefault="00E73799" w:rsidP="00E73799">
            <w:pPr>
              <w:rPr>
                <w:lang w:val="nl-NL"/>
              </w:rPr>
            </w:pPr>
            <w:r>
              <w:rPr>
                <w:lang w:val="nl-NL"/>
              </w:rPr>
              <w:t>SRAM: 32 kB</w:t>
            </w:r>
          </w:p>
        </w:tc>
        <w:tc>
          <w:tcPr>
            <w:tcW w:w="1559" w:type="dxa"/>
          </w:tcPr>
          <w:p w14:paraId="26C0157B" w14:textId="511B3042" w:rsidR="00E73799" w:rsidRDefault="00E73799" w:rsidP="00E73799">
            <w:pPr>
              <w:rPr>
                <w:lang w:val="nl-NL"/>
              </w:rPr>
            </w:pPr>
            <w:r>
              <w:rPr>
                <w:lang w:val="nl-NL"/>
              </w:rPr>
              <w:t>FLASH: 4 MB</w:t>
            </w:r>
          </w:p>
        </w:tc>
        <w:tc>
          <w:tcPr>
            <w:tcW w:w="1560" w:type="dxa"/>
          </w:tcPr>
          <w:p w14:paraId="6ADECB33" w14:textId="1B173F5A" w:rsidR="00E73799" w:rsidRDefault="00E73799" w:rsidP="00E73799">
            <w:pPr>
              <w:rPr>
                <w:lang w:val="nl-NL"/>
              </w:rPr>
            </w:pPr>
            <w:r>
              <w:rPr>
                <w:lang w:val="nl-NL"/>
              </w:rPr>
              <w:t>SRAM:</w:t>
            </w:r>
            <w:r>
              <w:t xml:space="preserve"> 520 kB</w:t>
            </w:r>
          </w:p>
        </w:tc>
      </w:tr>
      <w:tr w:rsidR="00D1641A" w14:paraId="61764E28" w14:textId="77777777" w:rsidTr="00403B25">
        <w:tc>
          <w:tcPr>
            <w:tcW w:w="2835" w:type="dxa"/>
          </w:tcPr>
          <w:p w14:paraId="58ADB2A2" w14:textId="018190AA" w:rsidR="00D1641A" w:rsidRDefault="00D1641A" w:rsidP="00D1641A">
            <w:pPr>
              <w:rPr>
                <w:lang w:val="nl-NL"/>
              </w:rPr>
            </w:pPr>
            <w:r w:rsidRPr="00101EA7">
              <w:rPr>
                <w:b/>
                <w:bCs/>
                <w:lang w:val="nl-NL"/>
              </w:rPr>
              <w:t xml:space="preserve">Interface </w:t>
            </w:r>
          </w:p>
        </w:tc>
        <w:tc>
          <w:tcPr>
            <w:tcW w:w="3119" w:type="dxa"/>
            <w:gridSpan w:val="2"/>
          </w:tcPr>
          <w:p w14:paraId="1AAACBF8" w14:textId="10C1D631" w:rsidR="00D1641A" w:rsidRDefault="00D1641A" w:rsidP="00D1641A">
            <w:pPr>
              <w:rPr>
                <w:lang w:val="nl-NL"/>
              </w:rPr>
            </w:pPr>
            <w:r w:rsidRPr="00B67B15">
              <w:rPr>
                <w:lang w:val="en-US"/>
              </w:rPr>
              <w:t>SPI/ I2C/ UART</w:t>
            </w:r>
          </w:p>
        </w:tc>
        <w:tc>
          <w:tcPr>
            <w:tcW w:w="3119" w:type="dxa"/>
            <w:gridSpan w:val="2"/>
          </w:tcPr>
          <w:p w14:paraId="255FA62A" w14:textId="7742CE12" w:rsidR="00D1641A" w:rsidRDefault="00D1641A" w:rsidP="00D1641A">
            <w:pPr>
              <w:rPr>
                <w:lang w:val="nl-NL"/>
              </w:rPr>
            </w:pPr>
            <w:r>
              <w:rPr>
                <w:lang w:val="en-US"/>
              </w:rPr>
              <w:t>SPI/ I2C/ UART</w:t>
            </w:r>
          </w:p>
        </w:tc>
      </w:tr>
      <w:tr w:rsidR="00D1641A" w14:paraId="5E389431" w14:textId="77777777" w:rsidTr="00403B25">
        <w:tc>
          <w:tcPr>
            <w:tcW w:w="2835" w:type="dxa"/>
          </w:tcPr>
          <w:p w14:paraId="12A13784" w14:textId="62977A9C" w:rsidR="00D1641A" w:rsidRDefault="00D1641A" w:rsidP="00D1641A">
            <w:pPr>
              <w:rPr>
                <w:lang w:val="nl-NL"/>
              </w:rPr>
            </w:pPr>
            <w:r w:rsidRPr="00101EA7">
              <w:rPr>
                <w:b/>
                <w:bCs/>
                <w:lang w:val="nl-NL"/>
              </w:rPr>
              <w:t>Wifi</w:t>
            </w:r>
          </w:p>
        </w:tc>
        <w:tc>
          <w:tcPr>
            <w:tcW w:w="3119" w:type="dxa"/>
            <w:gridSpan w:val="2"/>
          </w:tcPr>
          <w:p w14:paraId="4DDB7468" w14:textId="58E87230" w:rsidR="00D1641A" w:rsidRDefault="00D1641A" w:rsidP="00D1641A">
            <w:pPr>
              <w:rPr>
                <w:lang w:val="nl-NL"/>
              </w:rPr>
            </w:pPr>
            <w:r>
              <w:rPr>
                <w:lang w:val="en-US"/>
              </w:rPr>
              <w:t>Ja</w:t>
            </w:r>
          </w:p>
        </w:tc>
        <w:tc>
          <w:tcPr>
            <w:tcW w:w="3119" w:type="dxa"/>
            <w:gridSpan w:val="2"/>
          </w:tcPr>
          <w:p w14:paraId="770D8F1F" w14:textId="687179C5" w:rsidR="00D1641A" w:rsidRDefault="00D1641A" w:rsidP="00D1641A">
            <w:pPr>
              <w:rPr>
                <w:lang w:val="nl-NL"/>
              </w:rPr>
            </w:pPr>
            <w:r>
              <w:rPr>
                <w:lang w:val="en-US"/>
              </w:rPr>
              <w:t>Ja</w:t>
            </w:r>
          </w:p>
        </w:tc>
      </w:tr>
      <w:tr w:rsidR="00D1641A" w14:paraId="51095539" w14:textId="77777777" w:rsidTr="00403B25">
        <w:tc>
          <w:tcPr>
            <w:tcW w:w="2835" w:type="dxa"/>
          </w:tcPr>
          <w:p w14:paraId="3B9A066D" w14:textId="68479CFF" w:rsidR="00D1641A" w:rsidRDefault="00D1641A" w:rsidP="00D1641A">
            <w:pPr>
              <w:rPr>
                <w:lang w:val="nl-NL"/>
              </w:rPr>
            </w:pPr>
            <w:r w:rsidRPr="00101EA7">
              <w:rPr>
                <w:b/>
                <w:bCs/>
                <w:lang w:val="nl-NL"/>
              </w:rPr>
              <w:t>BLE</w:t>
            </w:r>
          </w:p>
        </w:tc>
        <w:tc>
          <w:tcPr>
            <w:tcW w:w="3119" w:type="dxa"/>
            <w:gridSpan w:val="2"/>
          </w:tcPr>
          <w:p w14:paraId="1EF54949" w14:textId="64596EB4" w:rsidR="00D1641A" w:rsidRDefault="00D1641A" w:rsidP="00D1641A">
            <w:pPr>
              <w:rPr>
                <w:lang w:val="nl-NL"/>
              </w:rPr>
            </w:pPr>
            <w:r>
              <w:rPr>
                <w:lang w:val="en-US"/>
              </w:rPr>
              <w:t>Neen</w:t>
            </w:r>
          </w:p>
        </w:tc>
        <w:tc>
          <w:tcPr>
            <w:tcW w:w="3119" w:type="dxa"/>
            <w:gridSpan w:val="2"/>
          </w:tcPr>
          <w:p w14:paraId="43092626" w14:textId="55F8DE0F" w:rsidR="00D1641A" w:rsidRDefault="00D1641A" w:rsidP="00D1641A">
            <w:pPr>
              <w:rPr>
                <w:lang w:val="nl-NL"/>
              </w:rPr>
            </w:pPr>
            <w:r>
              <w:rPr>
                <w:lang w:val="en-US"/>
              </w:rPr>
              <w:t>Ja</w:t>
            </w:r>
          </w:p>
        </w:tc>
      </w:tr>
      <w:tr w:rsidR="00200762" w14:paraId="041BFE61" w14:textId="77777777" w:rsidTr="00403B25">
        <w:tc>
          <w:tcPr>
            <w:tcW w:w="2835" w:type="dxa"/>
          </w:tcPr>
          <w:p w14:paraId="6E17483E" w14:textId="1E5EBE47" w:rsidR="00200762" w:rsidRDefault="00200762" w:rsidP="00200762">
            <w:pPr>
              <w:rPr>
                <w:lang w:val="nl-NL"/>
              </w:rPr>
            </w:pPr>
            <w:r w:rsidRPr="00101EA7">
              <w:rPr>
                <w:b/>
                <w:bCs/>
                <w:lang w:val="nl-NL"/>
              </w:rPr>
              <w:t xml:space="preserve">Voltage </w:t>
            </w:r>
          </w:p>
        </w:tc>
        <w:tc>
          <w:tcPr>
            <w:tcW w:w="1559" w:type="dxa"/>
          </w:tcPr>
          <w:p w14:paraId="0BD12697" w14:textId="7AA7679E" w:rsidR="00200762" w:rsidRDefault="00200762" w:rsidP="00200762">
            <w:pPr>
              <w:rPr>
                <w:lang w:val="nl-NL"/>
              </w:rPr>
            </w:pPr>
            <w:r>
              <w:rPr>
                <w:lang w:val="nl-NL"/>
              </w:rPr>
              <w:t>5 V input</w:t>
            </w:r>
          </w:p>
        </w:tc>
        <w:tc>
          <w:tcPr>
            <w:tcW w:w="1560" w:type="dxa"/>
          </w:tcPr>
          <w:p w14:paraId="0E3B58E1" w14:textId="033F0247" w:rsidR="00200762" w:rsidRDefault="00200762" w:rsidP="00200762">
            <w:pPr>
              <w:rPr>
                <w:lang w:val="nl-NL"/>
              </w:rPr>
            </w:pPr>
            <w:r>
              <w:rPr>
                <w:lang w:val="nl-NL"/>
              </w:rPr>
              <w:t>3,3 V output</w:t>
            </w:r>
          </w:p>
        </w:tc>
        <w:tc>
          <w:tcPr>
            <w:tcW w:w="1559" w:type="dxa"/>
          </w:tcPr>
          <w:p w14:paraId="1342B43F" w14:textId="2347043C" w:rsidR="00200762" w:rsidRDefault="00200762" w:rsidP="00200762">
            <w:pPr>
              <w:rPr>
                <w:lang w:val="nl-NL"/>
              </w:rPr>
            </w:pPr>
            <w:r>
              <w:rPr>
                <w:lang w:val="nl-NL"/>
              </w:rPr>
              <w:t>5 V input</w:t>
            </w:r>
          </w:p>
        </w:tc>
        <w:tc>
          <w:tcPr>
            <w:tcW w:w="1560" w:type="dxa"/>
          </w:tcPr>
          <w:p w14:paraId="15CD6803" w14:textId="767A2C3E" w:rsidR="00200762" w:rsidRDefault="00200762" w:rsidP="00200762">
            <w:pPr>
              <w:rPr>
                <w:lang w:val="nl-NL"/>
              </w:rPr>
            </w:pPr>
            <w:r>
              <w:rPr>
                <w:lang w:val="nl-NL"/>
              </w:rPr>
              <w:t>3,3 V output</w:t>
            </w:r>
          </w:p>
        </w:tc>
      </w:tr>
      <w:tr w:rsidR="00200762" w14:paraId="614FECEF" w14:textId="77777777" w:rsidTr="00403B25">
        <w:tc>
          <w:tcPr>
            <w:tcW w:w="2835" w:type="dxa"/>
          </w:tcPr>
          <w:p w14:paraId="40FA870F" w14:textId="33B662E4" w:rsidR="00200762" w:rsidRDefault="00200762" w:rsidP="00200762">
            <w:pPr>
              <w:rPr>
                <w:lang w:val="nl-NL"/>
              </w:rPr>
            </w:pPr>
            <w:proofErr w:type="spellStart"/>
            <w:r w:rsidRPr="00101EA7">
              <w:rPr>
                <w:b/>
                <w:bCs/>
                <w:lang w:val="nl-NL"/>
              </w:rPr>
              <w:t>Pinout</w:t>
            </w:r>
            <w:proofErr w:type="spellEnd"/>
          </w:p>
        </w:tc>
        <w:tc>
          <w:tcPr>
            <w:tcW w:w="3119" w:type="dxa"/>
            <w:gridSpan w:val="2"/>
          </w:tcPr>
          <w:p w14:paraId="661C30A6" w14:textId="6447128E" w:rsidR="00200762" w:rsidRDefault="00200762" w:rsidP="00200762">
            <w:pPr>
              <w:rPr>
                <w:lang w:val="nl-NL"/>
              </w:rPr>
            </w:pPr>
            <w:r>
              <w:rPr>
                <w:lang w:val="nl-NL"/>
              </w:rPr>
              <w:t>Digitaal/ analoog/ PWM</w:t>
            </w:r>
          </w:p>
        </w:tc>
        <w:tc>
          <w:tcPr>
            <w:tcW w:w="3119" w:type="dxa"/>
            <w:gridSpan w:val="2"/>
          </w:tcPr>
          <w:p w14:paraId="62834737" w14:textId="159FB505" w:rsidR="00200762" w:rsidRDefault="00200762" w:rsidP="00200762">
            <w:pPr>
              <w:rPr>
                <w:lang w:val="nl-NL"/>
              </w:rPr>
            </w:pPr>
            <w:r>
              <w:rPr>
                <w:lang w:val="nl-NL"/>
              </w:rPr>
              <w:t>Digitaal/ analoog/ PWM</w:t>
            </w:r>
          </w:p>
        </w:tc>
      </w:tr>
      <w:tr w:rsidR="00200762" w14:paraId="28E08CF6" w14:textId="77777777" w:rsidTr="00403B25">
        <w:tc>
          <w:tcPr>
            <w:tcW w:w="2835" w:type="dxa"/>
          </w:tcPr>
          <w:p w14:paraId="52417280" w14:textId="76FC8809" w:rsidR="00200762" w:rsidRDefault="00200762" w:rsidP="00200762">
            <w:pPr>
              <w:rPr>
                <w:lang w:val="nl-NL"/>
              </w:rPr>
            </w:pPr>
            <w:r w:rsidRPr="00101EA7">
              <w:rPr>
                <w:b/>
                <w:bCs/>
                <w:lang w:val="nl-NL"/>
              </w:rPr>
              <w:t xml:space="preserve">Afmetingen </w:t>
            </w:r>
          </w:p>
        </w:tc>
        <w:tc>
          <w:tcPr>
            <w:tcW w:w="3119" w:type="dxa"/>
            <w:gridSpan w:val="2"/>
          </w:tcPr>
          <w:p w14:paraId="33D284FF" w14:textId="2AF035B8" w:rsidR="00200762" w:rsidRDefault="00200762" w:rsidP="00200762">
            <w:pPr>
              <w:rPr>
                <w:lang w:val="nl-NL"/>
              </w:rPr>
            </w:pPr>
            <w:r>
              <w:rPr>
                <w:lang w:val="nl-NL"/>
              </w:rPr>
              <w:t>61,5 mm x 25 mm</w:t>
            </w:r>
          </w:p>
        </w:tc>
        <w:tc>
          <w:tcPr>
            <w:tcW w:w="3119" w:type="dxa"/>
            <w:gridSpan w:val="2"/>
          </w:tcPr>
          <w:p w14:paraId="2E450514" w14:textId="5C499076" w:rsidR="00200762" w:rsidRDefault="00200762" w:rsidP="00200762">
            <w:pPr>
              <w:rPr>
                <w:lang w:val="nl-NL"/>
              </w:rPr>
            </w:pPr>
            <w:r>
              <w:rPr>
                <w:lang w:val="nl-NL"/>
              </w:rPr>
              <w:t>52 mm x 28 mm</w:t>
            </w:r>
          </w:p>
        </w:tc>
      </w:tr>
      <w:tr w:rsidR="00200762" w14:paraId="2AA8C934" w14:textId="77777777" w:rsidTr="00403B25">
        <w:tc>
          <w:tcPr>
            <w:tcW w:w="2835" w:type="dxa"/>
          </w:tcPr>
          <w:p w14:paraId="498C71CA" w14:textId="50FBBED9" w:rsidR="00200762" w:rsidRDefault="00200762" w:rsidP="00200762">
            <w:pPr>
              <w:rPr>
                <w:lang w:val="nl-NL"/>
              </w:rPr>
            </w:pPr>
            <w:r w:rsidRPr="00101EA7">
              <w:rPr>
                <w:b/>
                <w:bCs/>
                <w:lang w:val="nl-NL"/>
              </w:rPr>
              <w:t xml:space="preserve">Prijs </w:t>
            </w:r>
          </w:p>
        </w:tc>
        <w:tc>
          <w:tcPr>
            <w:tcW w:w="3119" w:type="dxa"/>
            <w:gridSpan w:val="2"/>
          </w:tcPr>
          <w:p w14:paraId="2BF6239B" w14:textId="0D37D6B0" w:rsidR="00200762" w:rsidRDefault="00200762" w:rsidP="00200762">
            <w:pPr>
              <w:rPr>
                <w:lang w:val="nl-NL"/>
              </w:rPr>
            </w:pPr>
            <w:r>
              <w:rPr>
                <w:lang w:val="nl-NL"/>
              </w:rPr>
              <w:t xml:space="preserve">€ </w:t>
            </w:r>
            <w:r w:rsidRPr="00FB1A41">
              <w:rPr>
                <w:lang w:val="nl-NL"/>
              </w:rPr>
              <w:t>33,50</w:t>
            </w:r>
          </w:p>
        </w:tc>
        <w:tc>
          <w:tcPr>
            <w:tcW w:w="3119" w:type="dxa"/>
            <w:gridSpan w:val="2"/>
          </w:tcPr>
          <w:p w14:paraId="1CC0C741" w14:textId="3233CCEB" w:rsidR="00200762" w:rsidRDefault="00200762" w:rsidP="00200762">
            <w:pPr>
              <w:rPr>
                <w:lang w:val="nl-NL"/>
              </w:rPr>
            </w:pPr>
            <w:r>
              <w:rPr>
                <w:lang w:val="nl-NL"/>
              </w:rPr>
              <w:t>€ 9,50</w:t>
            </w:r>
          </w:p>
        </w:tc>
      </w:tr>
    </w:tbl>
    <w:p w14:paraId="43BB49C2" w14:textId="77777777" w:rsidR="00F21074" w:rsidRDefault="00F21074" w:rsidP="00BC418B">
      <w:pPr>
        <w:rPr>
          <w:lang w:val="nl-NL"/>
        </w:rPr>
      </w:pPr>
    </w:p>
    <w:p w14:paraId="3C5C3BA4" w14:textId="5D53BC20" w:rsidR="00C514C8" w:rsidRDefault="00646550" w:rsidP="00BC418B">
      <w:pPr>
        <w:rPr>
          <w:lang w:val="nl-NL"/>
        </w:rPr>
      </w:pPr>
      <w:r>
        <w:rPr>
          <w:lang w:val="nl-NL"/>
        </w:rPr>
        <w:t xml:space="preserve">Wat direct opvalt bij de vergelijking </w:t>
      </w:r>
      <w:r w:rsidR="00E56700">
        <w:rPr>
          <w:lang w:val="nl-NL"/>
        </w:rPr>
        <w:t>is d</w:t>
      </w:r>
      <w:r w:rsidR="000B4084">
        <w:rPr>
          <w:lang w:val="nl-NL"/>
        </w:rPr>
        <w:t>e prijs</w:t>
      </w:r>
      <w:r w:rsidR="002F40CB">
        <w:rPr>
          <w:lang w:val="nl-NL"/>
        </w:rPr>
        <w:t>,</w:t>
      </w:r>
      <w:r w:rsidR="00BD5925">
        <w:rPr>
          <w:lang w:val="nl-NL"/>
        </w:rPr>
        <w:t xml:space="preserve"> de </w:t>
      </w:r>
      <w:proofErr w:type="spellStart"/>
      <w:r w:rsidR="00BD5925">
        <w:rPr>
          <w:lang w:val="nl-NL"/>
        </w:rPr>
        <w:t>Arduino</w:t>
      </w:r>
      <w:proofErr w:type="spellEnd"/>
      <w:r w:rsidR="00BD5925">
        <w:rPr>
          <w:lang w:val="nl-NL"/>
        </w:rPr>
        <w:t xml:space="preserve"> microcontroller</w:t>
      </w:r>
      <w:r w:rsidR="002F40CB">
        <w:rPr>
          <w:lang w:val="nl-NL"/>
        </w:rPr>
        <w:t xml:space="preserve"> is veel duu</w:t>
      </w:r>
      <w:r w:rsidR="00610F9D">
        <w:rPr>
          <w:lang w:val="nl-NL"/>
        </w:rPr>
        <w:t>rder. De</w:t>
      </w:r>
      <w:r w:rsidR="00BD5925">
        <w:rPr>
          <w:lang w:val="nl-NL"/>
        </w:rPr>
        <w:t xml:space="preserve"> rest van de eigenschappen </w:t>
      </w:r>
      <w:r w:rsidR="00AD5AC0">
        <w:rPr>
          <w:lang w:val="nl-NL"/>
        </w:rPr>
        <w:t xml:space="preserve">is zo goed als </w:t>
      </w:r>
      <w:r w:rsidR="00BD5925">
        <w:rPr>
          <w:lang w:val="nl-NL"/>
        </w:rPr>
        <w:t>gelijk</w:t>
      </w:r>
      <w:r w:rsidR="00963C69">
        <w:rPr>
          <w:lang w:val="nl-NL"/>
        </w:rPr>
        <w:t>.</w:t>
      </w:r>
      <w:r w:rsidR="00BD5925">
        <w:rPr>
          <w:lang w:val="nl-NL"/>
        </w:rPr>
        <w:t xml:space="preserve"> </w:t>
      </w:r>
      <w:r w:rsidR="00963C69">
        <w:rPr>
          <w:lang w:val="nl-NL"/>
        </w:rPr>
        <w:t>B</w:t>
      </w:r>
      <w:r w:rsidR="00BD5925">
        <w:rPr>
          <w:lang w:val="nl-NL"/>
        </w:rPr>
        <w:t xml:space="preserve">ij de </w:t>
      </w:r>
      <w:proofErr w:type="spellStart"/>
      <w:r w:rsidR="00742FA3" w:rsidRPr="008B5212">
        <w:rPr>
          <w:lang w:val="nl-NL"/>
        </w:rPr>
        <w:t>Espressif</w:t>
      </w:r>
      <w:proofErr w:type="spellEnd"/>
      <w:r w:rsidR="00742FA3">
        <w:rPr>
          <w:lang w:val="nl-NL"/>
        </w:rPr>
        <w:t xml:space="preserve"> variant </w:t>
      </w:r>
      <w:r w:rsidR="0037030F">
        <w:rPr>
          <w:lang w:val="nl-NL"/>
        </w:rPr>
        <w:t>is</w:t>
      </w:r>
      <w:r w:rsidR="001B47A9">
        <w:rPr>
          <w:lang w:val="nl-NL"/>
        </w:rPr>
        <w:t xml:space="preserve"> het geheugen </w:t>
      </w:r>
      <w:r w:rsidR="00742FA3">
        <w:rPr>
          <w:lang w:val="nl-NL"/>
        </w:rPr>
        <w:t>beter</w:t>
      </w:r>
      <w:r w:rsidR="001B47A9">
        <w:rPr>
          <w:lang w:val="nl-NL"/>
        </w:rPr>
        <w:t xml:space="preserve"> </w:t>
      </w:r>
      <w:r w:rsidR="00166D24">
        <w:rPr>
          <w:lang w:val="nl-NL"/>
        </w:rPr>
        <w:t>é</w:t>
      </w:r>
      <w:r w:rsidR="001B47A9">
        <w:rPr>
          <w:lang w:val="nl-NL"/>
        </w:rPr>
        <w:t>n</w:t>
      </w:r>
      <w:r w:rsidR="00166D24">
        <w:rPr>
          <w:lang w:val="nl-NL"/>
        </w:rPr>
        <w:t xml:space="preserve"> is er</w:t>
      </w:r>
      <w:r w:rsidR="001B47A9">
        <w:rPr>
          <w:lang w:val="nl-NL"/>
        </w:rPr>
        <w:t xml:space="preserve"> de mogelijkheid om voor die goedkopere prijs zelfs BLE te hebben.</w:t>
      </w:r>
    </w:p>
    <w:p w14:paraId="229EA6C1" w14:textId="30E6A393" w:rsidR="001B47A9" w:rsidRDefault="00FC2932" w:rsidP="00BC418B">
      <w:pPr>
        <w:rPr>
          <w:lang w:val="nl-NL"/>
        </w:rPr>
      </w:pPr>
      <w:r>
        <w:rPr>
          <w:lang w:val="nl-NL"/>
        </w:rPr>
        <w:t xml:space="preserve">Er hoeft niet langer getwijfeld te worden, </w:t>
      </w:r>
      <w:r w:rsidR="007C23DF">
        <w:rPr>
          <w:lang w:val="nl-NL"/>
        </w:rPr>
        <w:t>de</w:t>
      </w:r>
      <w:r w:rsidR="005928AE">
        <w:rPr>
          <w:lang w:val="nl-NL"/>
        </w:rPr>
        <w:t xml:space="preserve"> keuze gaat naar </w:t>
      </w:r>
      <w:proofErr w:type="spellStart"/>
      <w:r>
        <w:rPr>
          <w:lang w:val="nl-NL"/>
        </w:rPr>
        <w:t>Espressif</w:t>
      </w:r>
      <w:proofErr w:type="spellEnd"/>
      <w:r>
        <w:rPr>
          <w:lang w:val="nl-NL"/>
        </w:rPr>
        <w:t xml:space="preserve"> als het op </w:t>
      </w:r>
      <w:proofErr w:type="spellStart"/>
      <w:r>
        <w:rPr>
          <w:lang w:val="nl-NL"/>
        </w:rPr>
        <w:t>MCU’s</w:t>
      </w:r>
      <w:proofErr w:type="spellEnd"/>
      <w:r>
        <w:rPr>
          <w:lang w:val="nl-NL"/>
        </w:rPr>
        <w:t xml:space="preserve"> aankomt. De ESP32 is een heel goed ondersteund</w:t>
      </w:r>
      <w:r w:rsidR="00402B20">
        <w:rPr>
          <w:lang w:val="nl-NL"/>
        </w:rPr>
        <w:t>e microcontroller</w:t>
      </w:r>
      <w:r w:rsidR="001E66EF">
        <w:rPr>
          <w:lang w:val="nl-NL"/>
        </w:rPr>
        <w:t xml:space="preserve"> om</w:t>
      </w:r>
      <w:r w:rsidR="003A4786">
        <w:rPr>
          <w:lang w:val="nl-NL"/>
        </w:rPr>
        <w:t xml:space="preserve"> de nodige doeleinden waar te maken. Dit hoeft niet precies de </w:t>
      </w:r>
      <w:r w:rsidR="00D07C23">
        <w:rPr>
          <w:lang w:val="nl-NL"/>
        </w:rPr>
        <w:t>ESP-WROOM-32 te zijn, maar kan ook een variant zijn binnen deze familie, aangezien de meeste eigenschappen gedeeld worden.</w:t>
      </w:r>
    </w:p>
    <w:p w14:paraId="4CE1CF8E" w14:textId="77777777" w:rsidR="0085440F" w:rsidRDefault="0085440F" w:rsidP="00BC418B">
      <w:pPr>
        <w:rPr>
          <w:lang w:val="nl-NL"/>
        </w:rPr>
      </w:pPr>
    </w:p>
    <w:p w14:paraId="45FB264C" w14:textId="77777777" w:rsidR="00A12D10" w:rsidRDefault="00A12D10" w:rsidP="00BC418B">
      <w:pPr>
        <w:rPr>
          <w:lang w:val="nl-NL"/>
        </w:rPr>
        <w:sectPr w:rsidR="00A12D10" w:rsidSect="00995550">
          <w:pgSz w:w="11906" w:h="16838"/>
          <w:pgMar w:top="1417" w:right="1417" w:bottom="1417" w:left="1417" w:header="708" w:footer="708" w:gutter="0"/>
          <w:cols w:space="708"/>
          <w:titlePg/>
          <w:docGrid w:linePitch="360"/>
        </w:sectPr>
      </w:pPr>
    </w:p>
    <w:p w14:paraId="569B2DFE" w14:textId="5D640694" w:rsidR="00646550" w:rsidRDefault="00B12D6E" w:rsidP="00BC418B">
      <w:pPr>
        <w:rPr>
          <w:lang w:val="nl-NL"/>
        </w:rPr>
      </w:pPr>
      <w:r>
        <w:rPr>
          <w:lang w:val="nl-NL"/>
        </w:rPr>
        <w:t>Nu de chip gevonden is, is het belangrijk om te weten welke sensoren comp</w:t>
      </w:r>
      <w:r w:rsidR="0003534B">
        <w:rPr>
          <w:lang w:val="nl-NL"/>
        </w:rPr>
        <w:t xml:space="preserve">atibel zijn met deze </w:t>
      </w:r>
      <w:proofErr w:type="spellStart"/>
      <w:r w:rsidR="0003534B">
        <w:rPr>
          <w:lang w:val="nl-NL"/>
        </w:rPr>
        <w:t>MCU’s</w:t>
      </w:r>
      <w:proofErr w:type="spellEnd"/>
      <w:r w:rsidR="0003534B">
        <w:rPr>
          <w:lang w:val="nl-NL"/>
        </w:rPr>
        <w:t>.</w:t>
      </w:r>
    </w:p>
    <w:p w14:paraId="49BF4E8E" w14:textId="01E3F8C8" w:rsidR="005A5B81" w:rsidRDefault="00491D21" w:rsidP="00BC418B">
      <w:pPr>
        <w:rPr>
          <w:lang w:val="nl-NL"/>
        </w:rPr>
      </w:pPr>
      <w:r>
        <w:rPr>
          <w:lang w:val="nl-NL"/>
        </w:rPr>
        <w:t>Er zal</w:t>
      </w:r>
      <w:r w:rsidR="005A5B81">
        <w:rPr>
          <w:lang w:val="nl-NL"/>
        </w:rPr>
        <w:t xml:space="preserve"> eerst</w:t>
      </w:r>
      <w:r>
        <w:rPr>
          <w:lang w:val="nl-NL"/>
        </w:rPr>
        <w:t xml:space="preserve"> gekeken worden </w:t>
      </w:r>
      <w:r w:rsidR="005A5B81">
        <w:rPr>
          <w:lang w:val="nl-NL"/>
        </w:rPr>
        <w:t xml:space="preserve">hoe een ESP32 </w:t>
      </w:r>
      <w:r>
        <w:rPr>
          <w:lang w:val="nl-NL"/>
        </w:rPr>
        <w:t xml:space="preserve">van spanning zal voorzien worden </w:t>
      </w:r>
      <w:r w:rsidR="00C07BF7">
        <w:rPr>
          <w:lang w:val="nl-NL"/>
        </w:rPr>
        <w:t xml:space="preserve">als er enkel </w:t>
      </w:r>
      <w:r w:rsidR="001A4880">
        <w:rPr>
          <w:lang w:val="nl-NL"/>
        </w:rPr>
        <w:t xml:space="preserve">met de chip zelf </w:t>
      </w:r>
      <w:sdt>
        <w:sdtPr>
          <w:id w:val="1526982913"/>
          <w:citation/>
        </w:sdtPr>
        <w:sdtEndPr/>
        <w:sdtContent>
          <w:r w:rsidR="005D4E97">
            <w:fldChar w:fldCharType="begin"/>
          </w:r>
          <w:r w:rsidR="005D4E97">
            <w:rPr>
              <w:lang w:val="nl-NL"/>
            </w:rPr>
            <w:instrText xml:space="preserve"> CITATION ESP32chip \l 1043 </w:instrText>
          </w:r>
          <w:r w:rsidR="005D4E97">
            <w:fldChar w:fldCharType="separate"/>
          </w:r>
          <w:r w:rsidR="005D4E97" w:rsidRPr="005D4E97">
            <w:rPr>
              <w:noProof/>
              <w:lang w:val="nl-NL"/>
            </w:rPr>
            <w:t>[7]</w:t>
          </w:r>
          <w:r w:rsidR="005D4E97">
            <w:fldChar w:fldCharType="end"/>
          </w:r>
        </w:sdtContent>
      </w:sdt>
      <w:r w:rsidR="005D4E97">
        <w:rPr>
          <w:lang w:val="nl-NL"/>
        </w:rPr>
        <w:t xml:space="preserve"> </w:t>
      </w:r>
      <w:r w:rsidR="001A4880">
        <w:rPr>
          <w:lang w:val="nl-NL"/>
        </w:rPr>
        <w:t>gewerkt word</w:t>
      </w:r>
      <w:r w:rsidR="009A4DA8">
        <w:rPr>
          <w:lang w:val="nl-NL"/>
        </w:rPr>
        <w:t>t</w:t>
      </w:r>
      <w:r w:rsidR="00845EA0">
        <w:rPr>
          <w:lang w:val="nl-NL"/>
        </w:rPr>
        <w:t>, een voorstelling van de chip ziet u hieronder in</w:t>
      </w:r>
      <w:r w:rsidR="00BC0FC9">
        <w:rPr>
          <w:lang w:val="nl-NL"/>
        </w:rPr>
        <w:t xml:space="preserve"> </w:t>
      </w:r>
      <w:r w:rsidR="00BC0FC9">
        <w:rPr>
          <w:lang w:val="nl-NL"/>
        </w:rPr>
        <w:fldChar w:fldCharType="begin"/>
      </w:r>
      <w:r w:rsidR="00BC0FC9">
        <w:rPr>
          <w:lang w:val="nl-NL"/>
        </w:rPr>
        <w:instrText xml:space="preserve"> REF _Ref130397226 \h </w:instrText>
      </w:r>
      <w:r w:rsidR="00BC0FC9">
        <w:rPr>
          <w:lang w:val="nl-NL"/>
        </w:rPr>
      </w:r>
      <w:r w:rsidR="00BC0FC9">
        <w:rPr>
          <w:lang w:val="nl-NL"/>
        </w:rPr>
        <w:fldChar w:fldCharType="separate"/>
      </w:r>
      <w:r w:rsidR="00BC0FC9">
        <w:t xml:space="preserve">Figuur </w:t>
      </w:r>
      <w:r w:rsidR="00BC0FC9">
        <w:rPr>
          <w:noProof/>
        </w:rPr>
        <w:t>3</w:t>
      </w:r>
      <w:r w:rsidR="00BC0FC9">
        <w:rPr>
          <w:lang w:val="nl-NL"/>
        </w:rPr>
        <w:fldChar w:fldCharType="end"/>
      </w:r>
      <w:r w:rsidR="001A4880">
        <w:rPr>
          <w:lang w:val="nl-NL"/>
        </w:rPr>
        <w:t>.</w:t>
      </w:r>
      <w:r w:rsidR="006753FB" w:rsidRPr="006753FB">
        <w:t xml:space="preserve"> </w:t>
      </w:r>
    </w:p>
    <w:p w14:paraId="1C24A6F7" w14:textId="77777777" w:rsidR="006753FB" w:rsidRDefault="008B51A1" w:rsidP="006753FB">
      <w:pPr>
        <w:keepNext/>
      </w:pPr>
      <w:r>
        <w:rPr>
          <w:noProof/>
        </w:rPr>
        <w:drawing>
          <wp:inline distT="0" distB="0" distL="0" distR="0" wp14:anchorId="786705B2" wp14:editId="716FF38D">
            <wp:extent cx="1543050" cy="2228850"/>
            <wp:effectExtent l="0" t="0" r="0" b="0"/>
            <wp:docPr id="22" name="Afbeelding 22"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 elektronica&#10;&#10;Automatisch gegenereerde beschrijving"/>
                    <pic:cNvPicPr/>
                  </pic:nvPicPr>
                  <pic:blipFill>
                    <a:blip r:embed="rId22"/>
                    <a:stretch>
                      <a:fillRect/>
                    </a:stretch>
                  </pic:blipFill>
                  <pic:spPr>
                    <a:xfrm>
                      <a:off x="0" y="0"/>
                      <a:ext cx="1543050" cy="2228850"/>
                    </a:xfrm>
                    <a:prstGeom prst="rect">
                      <a:avLst/>
                    </a:prstGeom>
                  </pic:spPr>
                </pic:pic>
              </a:graphicData>
            </a:graphic>
          </wp:inline>
        </w:drawing>
      </w:r>
    </w:p>
    <w:p w14:paraId="2F6F60E7" w14:textId="14FA69C0" w:rsidR="008B51A1" w:rsidRDefault="00077E79" w:rsidP="00077E79">
      <w:pPr>
        <w:pStyle w:val="Bijschrift"/>
      </w:pPr>
      <w:bookmarkStart w:id="29" w:name="_Ref130397226"/>
      <w:bookmarkStart w:id="30" w:name="_Toc130397344"/>
      <w:bookmarkStart w:id="31" w:name="_Toc130496956"/>
      <w:r>
        <w:t xml:space="preserve">Figuur </w:t>
      </w:r>
      <w:r>
        <w:fldChar w:fldCharType="begin"/>
      </w:r>
      <w:r>
        <w:instrText xml:space="preserve"> SEQ Figuur \* ARABIC </w:instrText>
      </w:r>
      <w:r>
        <w:fldChar w:fldCharType="separate"/>
      </w:r>
      <w:r w:rsidR="00370E3E">
        <w:rPr>
          <w:noProof/>
        </w:rPr>
        <w:t>3</w:t>
      </w:r>
      <w:r>
        <w:fldChar w:fldCharType="end"/>
      </w:r>
      <w:bookmarkEnd w:id="29"/>
      <w:r>
        <w:t xml:space="preserve">: </w:t>
      </w:r>
      <w:r w:rsidRPr="00432658">
        <w:t>ESP32-WROOM-32D chip zonder pcb</w:t>
      </w:r>
      <w:bookmarkEnd w:id="30"/>
      <w:bookmarkEnd w:id="31"/>
    </w:p>
    <w:p w14:paraId="51511C4C" w14:textId="6FC47893" w:rsidR="0003534B" w:rsidRDefault="00C41D24" w:rsidP="001C193F">
      <w:pPr>
        <w:pStyle w:val="Kop3"/>
        <w:rPr>
          <w:lang w:val="nl-NL"/>
        </w:rPr>
      </w:pPr>
      <w:bookmarkStart w:id="32" w:name="_Toc130496638"/>
      <w:r w:rsidRPr="00637296">
        <w:rPr>
          <w:lang w:val="nl-NL"/>
        </w:rPr>
        <w:t>Voeding</w:t>
      </w:r>
      <w:bookmarkEnd w:id="32"/>
    </w:p>
    <w:p w14:paraId="4F890A2C" w14:textId="4F909B9F" w:rsidR="00473D07" w:rsidRDefault="00473D07" w:rsidP="00473D07">
      <w:pPr>
        <w:rPr>
          <w:lang w:val="nl-NL"/>
        </w:rPr>
      </w:pPr>
      <w:r>
        <w:rPr>
          <w:lang w:val="nl-NL"/>
        </w:rPr>
        <w:t xml:space="preserve">Vroeg of laat zal er </w:t>
      </w:r>
      <w:r w:rsidR="0082092E">
        <w:rPr>
          <w:lang w:val="nl-NL"/>
        </w:rPr>
        <w:t>USB-C</w:t>
      </w:r>
      <w:r>
        <w:rPr>
          <w:lang w:val="nl-NL"/>
        </w:rPr>
        <w:t xml:space="preserve"> moeten </w:t>
      </w:r>
      <w:r w:rsidR="009D4FF7">
        <w:rPr>
          <w:lang w:val="nl-NL"/>
        </w:rPr>
        <w:t xml:space="preserve">worden </w:t>
      </w:r>
      <w:r>
        <w:rPr>
          <w:lang w:val="nl-NL"/>
        </w:rPr>
        <w:t xml:space="preserve">gebruikt </w:t>
      </w:r>
      <w:r w:rsidR="006D0F28">
        <w:rPr>
          <w:lang w:val="nl-NL"/>
        </w:rPr>
        <w:t>voor elk nieuw elektrisch apparaat op de handelsmarkt</w:t>
      </w:r>
      <w:r>
        <w:rPr>
          <w:lang w:val="nl-NL"/>
        </w:rPr>
        <w:t xml:space="preserve"> volgens volgende </w:t>
      </w:r>
      <w:r w:rsidR="003B5B4A">
        <w:rPr>
          <w:lang w:val="nl-NL"/>
        </w:rPr>
        <w:t>bron</w:t>
      </w:r>
      <w:r w:rsidR="00E6174F">
        <w:rPr>
          <w:lang w:val="nl-NL"/>
        </w:rPr>
        <w:t xml:space="preserve"> van </w:t>
      </w:r>
      <w:r w:rsidR="004F7764">
        <w:rPr>
          <w:lang w:val="nl-NL"/>
        </w:rPr>
        <w:t>het</w:t>
      </w:r>
      <w:r w:rsidR="00E6174F">
        <w:rPr>
          <w:lang w:val="nl-NL"/>
        </w:rPr>
        <w:t xml:space="preserve"> </w:t>
      </w:r>
      <w:r w:rsidR="004F7764">
        <w:rPr>
          <w:lang w:val="nl-NL"/>
        </w:rPr>
        <w:t>Europe</w:t>
      </w:r>
      <w:r w:rsidR="00C92D46">
        <w:rPr>
          <w:lang w:val="nl-NL"/>
        </w:rPr>
        <w:t>es</w:t>
      </w:r>
      <w:r w:rsidR="00E6174F">
        <w:rPr>
          <w:lang w:val="nl-NL"/>
        </w:rPr>
        <w:t xml:space="preserve"> </w:t>
      </w:r>
      <w:r w:rsidR="00F52BA8">
        <w:rPr>
          <w:lang w:val="nl-NL"/>
        </w:rPr>
        <w:t>parlement</w:t>
      </w:r>
      <w:sdt>
        <w:sdtPr>
          <w:rPr>
            <w:lang w:val="nl-NL"/>
          </w:rPr>
          <w:id w:val="-1744089716"/>
          <w:citation/>
        </w:sdtPr>
        <w:sdtEndPr/>
        <w:sdtContent>
          <w:r w:rsidR="004C2AFE">
            <w:rPr>
              <w:lang w:val="nl-NL"/>
            </w:rPr>
            <w:fldChar w:fldCharType="begin"/>
          </w:r>
          <w:r w:rsidR="004C2AFE">
            <w:rPr>
              <w:lang w:val="nl-NL"/>
            </w:rPr>
            <w:instrText xml:space="preserve"> CITATION USBC \l 1043 </w:instrText>
          </w:r>
          <w:r w:rsidR="004C2AFE">
            <w:rPr>
              <w:lang w:val="nl-NL"/>
            </w:rPr>
            <w:fldChar w:fldCharType="separate"/>
          </w:r>
          <w:r w:rsidR="004C2AFE">
            <w:rPr>
              <w:noProof/>
              <w:lang w:val="nl-NL"/>
            </w:rPr>
            <w:t xml:space="preserve"> </w:t>
          </w:r>
          <w:r w:rsidR="004C2AFE" w:rsidRPr="004C2AFE">
            <w:rPr>
              <w:noProof/>
              <w:lang w:val="nl-NL"/>
            </w:rPr>
            <w:t>[8]</w:t>
          </w:r>
          <w:r w:rsidR="004C2AFE">
            <w:rPr>
              <w:lang w:val="nl-NL"/>
            </w:rPr>
            <w:fldChar w:fldCharType="end"/>
          </w:r>
        </w:sdtContent>
      </w:sdt>
      <w:r w:rsidR="00614F15">
        <w:rPr>
          <w:lang w:val="nl-NL"/>
        </w:rPr>
        <w:t>. D</w:t>
      </w:r>
      <w:r w:rsidR="00F52BA8">
        <w:rPr>
          <w:lang w:val="nl-NL"/>
        </w:rPr>
        <w:t xml:space="preserve">it zou van start gaan </w:t>
      </w:r>
      <w:r w:rsidR="00BC37F3">
        <w:rPr>
          <w:lang w:val="nl-NL"/>
        </w:rPr>
        <w:t>in</w:t>
      </w:r>
      <w:r w:rsidR="003213BD">
        <w:rPr>
          <w:lang w:val="nl-NL"/>
        </w:rPr>
        <w:t xml:space="preserve"> de herfstperiode van 2024 en zou vanaf dan </w:t>
      </w:r>
      <w:r w:rsidR="00A75FEE">
        <w:rPr>
          <w:lang w:val="nl-NL"/>
        </w:rPr>
        <w:t>langzaam moeten ingeburgerd worden.</w:t>
      </w:r>
    </w:p>
    <w:p w14:paraId="63B293B0" w14:textId="37A69371" w:rsidR="00F21D0A" w:rsidRDefault="009A1B38" w:rsidP="00473D07">
      <w:pPr>
        <w:rPr>
          <w:noProof/>
        </w:rPr>
      </w:pPr>
      <w:r>
        <w:rPr>
          <w:lang w:val="nl-NL"/>
        </w:rPr>
        <w:t>Dit is dan ook direct een goede reden om</w:t>
      </w:r>
      <w:r w:rsidR="00BC187C">
        <w:rPr>
          <w:lang w:val="nl-NL"/>
        </w:rPr>
        <w:t xml:space="preserve"> de </w:t>
      </w:r>
      <w:r w:rsidR="0082092E">
        <w:rPr>
          <w:lang w:val="nl-NL"/>
        </w:rPr>
        <w:t>USB-C</w:t>
      </w:r>
      <w:r w:rsidR="00BC187C">
        <w:rPr>
          <w:lang w:val="nl-NL"/>
        </w:rPr>
        <w:t xml:space="preserve"> te implementeren in het project. De </w:t>
      </w:r>
      <w:r w:rsidR="00363059">
        <w:rPr>
          <w:lang w:val="nl-NL"/>
        </w:rPr>
        <w:t>co</w:t>
      </w:r>
      <w:r w:rsidR="00D30FAF">
        <w:rPr>
          <w:lang w:val="nl-NL"/>
        </w:rPr>
        <w:t>nnector</w:t>
      </w:r>
      <w:r w:rsidR="00BC187C">
        <w:rPr>
          <w:lang w:val="nl-NL"/>
        </w:rPr>
        <w:t xml:space="preserve"> heeft als eigenschap</w:t>
      </w:r>
      <w:r w:rsidR="00614C99">
        <w:rPr>
          <w:lang w:val="nl-NL"/>
        </w:rPr>
        <w:t xml:space="preserve"> dat h</w:t>
      </w:r>
      <w:r w:rsidR="00BA6D76">
        <w:rPr>
          <w:lang w:val="nl-NL"/>
        </w:rPr>
        <w:t>ij</w:t>
      </w:r>
      <w:r w:rsidR="00614C99">
        <w:rPr>
          <w:lang w:val="nl-NL"/>
        </w:rPr>
        <w:t xml:space="preserve"> gebruiksvriendelijk is. Het maakt niet uit in welke richting de kabel </w:t>
      </w:r>
      <w:r w:rsidR="00141990">
        <w:rPr>
          <w:lang w:val="nl-NL"/>
        </w:rPr>
        <w:t>wordt aangesloten</w:t>
      </w:r>
      <w:r w:rsidR="00614C99">
        <w:rPr>
          <w:lang w:val="nl-NL"/>
        </w:rPr>
        <w:t>, communicatie en voeding met het apparaat is er direct</w:t>
      </w:r>
      <w:r w:rsidR="00363059">
        <w:rPr>
          <w:lang w:val="nl-NL"/>
        </w:rPr>
        <w:t xml:space="preserve"> via de 24 pins-connector</w:t>
      </w:r>
      <w:r w:rsidR="00614C99">
        <w:rPr>
          <w:lang w:val="nl-NL"/>
        </w:rPr>
        <w:t>.</w:t>
      </w:r>
      <w:r w:rsidR="00462324">
        <w:rPr>
          <w:lang w:val="nl-NL"/>
        </w:rPr>
        <w:t xml:space="preserve"> </w:t>
      </w:r>
      <w:r w:rsidR="001C4FDB">
        <w:rPr>
          <w:lang w:val="nl-NL"/>
        </w:rPr>
        <w:t xml:space="preserve">Het grote voordeel van </w:t>
      </w:r>
      <w:r w:rsidR="0082092E">
        <w:rPr>
          <w:lang w:val="nl-NL"/>
        </w:rPr>
        <w:t>USB-C</w:t>
      </w:r>
      <w:r w:rsidR="001C4FDB">
        <w:rPr>
          <w:lang w:val="nl-NL"/>
        </w:rPr>
        <w:t xml:space="preserve"> is dat </w:t>
      </w:r>
      <w:r w:rsidR="000C46ED">
        <w:rPr>
          <w:lang w:val="nl-NL"/>
        </w:rPr>
        <w:t xml:space="preserve">er een hogere </w:t>
      </w:r>
      <w:r w:rsidR="000C46ED" w:rsidRPr="000C46ED">
        <w:rPr>
          <w:lang w:val="nl-NL"/>
        </w:rPr>
        <w:t>datatransmissiesnelheid</w:t>
      </w:r>
      <w:r w:rsidR="000C46ED">
        <w:rPr>
          <w:lang w:val="nl-NL"/>
        </w:rPr>
        <w:t xml:space="preserve"> is en </w:t>
      </w:r>
      <w:r w:rsidR="00963C6F">
        <w:rPr>
          <w:lang w:val="nl-NL"/>
        </w:rPr>
        <w:t xml:space="preserve">een </w:t>
      </w:r>
      <w:r w:rsidR="00066B44">
        <w:rPr>
          <w:lang w:val="nl-NL"/>
        </w:rPr>
        <w:t>h</w:t>
      </w:r>
      <w:r w:rsidR="00066B44" w:rsidRPr="00066B44">
        <w:rPr>
          <w:lang w:val="nl-NL"/>
        </w:rPr>
        <w:t xml:space="preserve">ogere stroomvoorziening van 100 </w:t>
      </w:r>
      <w:r w:rsidR="00CA669A">
        <w:rPr>
          <w:lang w:val="nl-NL"/>
        </w:rPr>
        <w:t>W</w:t>
      </w:r>
      <w:r w:rsidR="00066B44" w:rsidRPr="00066B44">
        <w:rPr>
          <w:lang w:val="nl-NL"/>
        </w:rPr>
        <w:t xml:space="preserve"> bij 20 </w:t>
      </w:r>
      <w:r w:rsidR="00CA669A">
        <w:rPr>
          <w:lang w:val="nl-NL"/>
        </w:rPr>
        <w:t>V</w:t>
      </w:r>
      <w:r w:rsidR="00066B44" w:rsidRPr="00066B44">
        <w:rPr>
          <w:lang w:val="nl-NL"/>
        </w:rPr>
        <w:t xml:space="preserve"> en 5</w:t>
      </w:r>
      <w:r w:rsidR="00CA669A">
        <w:rPr>
          <w:lang w:val="nl-NL"/>
        </w:rPr>
        <w:t xml:space="preserve"> A</w:t>
      </w:r>
      <w:r w:rsidR="00066B44">
        <w:rPr>
          <w:lang w:val="nl-NL"/>
        </w:rPr>
        <w:t>.</w:t>
      </w:r>
      <w:r w:rsidR="00F21D0A" w:rsidRPr="00F21D0A">
        <w:rPr>
          <w:noProof/>
        </w:rPr>
        <w:t xml:space="preserve"> </w:t>
      </w:r>
      <w:r w:rsidR="00F21D0A">
        <w:rPr>
          <w:noProof/>
        </w:rPr>
        <w:t xml:space="preserve">Een voorstelling van zo een </w:t>
      </w:r>
      <w:r w:rsidR="00F714D0">
        <w:rPr>
          <w:noProof/>
        </w:rPr>
        <w:t>connector</w:t>
      </w:r>
      <w:r w:rsidR="00F21D0A">
        <w:rPr>
          <w:noProof/>
        </w:rPr>
        <w:t xml:space="preserve"> ziet u in </w:t>
      </w:r>
      <w:r w:rsidR="00BC0FC9">
        <w:rPr>
          <w:noProof/>
        </w:rPr>
        <w:fldChar w:fldCharType="begin"/>
      </w:r>
      <w:r w:rsidR="00BC0FC9">
        <w:rPr>
          <w:noProof/>
        </w:rPr>
        <w:instrText xml:space="preserve"> REF _Ref130397276 \h </w:instrText>
      </w:r>
      <w:r w:rsidR="00BC0FC9">
        <w:rPr>
          <w:noProof/>
        </w:rPr>
      </w:r>
      <w:r w:rsidR="00BC0FC9">
        <w:rPr>
          <w:noProof/>
        </w:rPr>
        <w:fldChar w:fldCharType="separate"/>
      </w:r>
      <w:r w:rsidR="00BC0FC9">
        <w:t xml:space="preserve">Figuur </w:t>
      </w:r>
      <w:r w:rsidR="00BC0FC9">
        <w:rPr>
          <w:noProof/>
        </w:rPr>
        <w:t>4</w:t>
      </w:r>
      <w:r w:rsidR="00BC0FC9">
        <w:rPr>
          <w:noProof/>
        </w:rPr>
        <w:fldChar w:fldCharType="end"/>
      </w:r>
    </w:p>
    <w:p w14:paraId="53F4DED8" w14:textId="77777777" w:rsidR="00F466FB" w:rsidRDefault="00F21D0A" w:rsidP="00F466FB">
      <w:pPr>
        <w:keepNext/>
      </w:pPr>
      <w:r>
        <w:rPr>
          <w:noProof/>
        </w:rPr>
        <w:drawing>
          <wp:inline distT="0" distB="0" distL="0" distR="0" wp14:anchorId="051C4A75" wp14:editId="29611F41">
            <wp:extent cx="3916680" cy="1565031"/>
            <wp:effectExtent l="0" t="0" r="7620" b="0"/>
            <wp:docPr id="23" name="Afbeelding 23" descr="What is USB C? USB C Plug &amp; Receptacle Pinouts | Arrow.com | Arro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USB C? USB C Plug &amp; Receptacle Pinouts | Arrow.com | Arrow.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3113" cy="1567602"/>
                    </a:xfrm>
                    <a:prstGeom prst="rect">
                      <a:avLst/>
                    </a:prstGeom>
                    <a:noFill/>
                    <a:ln>
                      <a:noFill/>
                    </a:ln>
                  </pic:spPr>
                </pic:pic>
              </a:graphicData>
            </a:graphic>
          </wp:inline>
        </w:drawing>
      </w:r>
    </w:p>
    <w:p w14:paraId="5C1B89CC" w14:textId="55A53155" w:rsidR="00B140E9" w:rsidRDefault="001733F0" w:rsidP="001733F0">
      <w:pPr>
        <w:pStyle w:val="Bijschrift"/>
        <w:sectPr w:rsidR="00B140E9" w:rsidSect="00995550">
          <w:pgSz w:w="11906" w:h="16838"/>
          <w:pgMar w:top="1417" w:right="1417" w:bottom="1417" w:left="1417" w:header="708" w:footer="708" w:gutter="0"/>
          <w:cols w:space="708"/>
          <w:titlePg/>
          <w:docGrid w:linePitch="360"/>
        </w:sectPr>
      </w:pPr>
      <w:bookmarkStart w:id="33" w:name="_Ref130397276"/>
      <w:bookmarkStart w:id="34" w:name="_Toc130397345"/>
      <w:bookmarkStart w:id="35" w:name="_Toc130496957"/>
      <w:r>
        <w:t xml:space="preserve">Figuur </w:t>
      </w:r>
      <w:r>
        <w:fldChar w:fldCharType="begin"/>
      </w:r>
      <w:r>
        <w:instrText xml:space="preserve"> SEQ Figuur \* ARABIC </w:instrText>
      </w:r>
      <w:r>
        <w:fldChar w:fldCharType="separate"/>
      </w:r>
      <w:r w:rsidR="00370E3E">
        <w:rPr>
          <w:noProof/>
        </w:rPr>
        <w:t>4</w:t>
      </w:r>
      <w:r>
        <w:fldChar w:fldCharType="end"/>
      </w:r>
      <w:bookmarkEnd w:id="33"/>
      <w:r>
        <w:t xml:space="preserve">: </w:t>
      </w:r>
      <w:r w:rsidRPr="00143C5C">
        <w:t xml:space="preserve">USB-C </w:t>
      </w:r>
      <w:proofErr w:type="spellStart"/>
      <w:r w:rsidRPr="00143C5C">
        <w:t>pinout</w:t>
      </w:r>
      <w:bookmarkEnd w:id="34"/>
      <w:bookmarkEnd w:id="35"/>
      <w:proofErr w:type="spellEnd"/>
    </w:p>
    <w:p w14:paraId="1E0260EA" w14:textId="6D4F4FD5" w:rsidR="00F21D0A" w:rsidRPr="002411BD" w:rsidRDefault="00662028" w:rsidP="00473D07">
      <w:r>
        <w:rPr>
          <w:lang w:val="nl-NL"/>
        </w:rPr>
        <w:t xml:space="preserve">De voorstelling </w:t>
      </w:r>
      <w:r w:rsidR="00F714D0">
        <w:rPr>
          <w:lang w:val="nl-NL"/>
        </w:rPr>
        <w:t>hierboven (</w:t>
      </w:r>
      <w:r w:rsidR="00BC0FC9">
        <w:rPr>
          <w:lang w:val="nl-NL"/>
        </w:rPr>
        <w:fldChar w:fldCharType="begin"/>
      </w:r>
      <w:r w:rsidR="00BC0FC9">
        <w:rPr>
          <w:lang w:val="nl-NL"/>
        </w:rPr>
        <w:instrText xml:space="preserve"> REF _Ref130397276 \h </w:instrText>
      </w:r>
      <w:r w:rsidR="00BC0FC9">
        <w:rPr>
          <w:lang w:val="nl-NL"/>
        </w:rPr>
      </w:r>
      <w:r w:rsidR="00BC0FC9">
        <w:rPr>
          <w:lang w:val="nl-NL"/>
        </w:rPr>
        <w:fldChar w:fldCharType="separate"/>
      </w:r>
      <w:r w:rsidR="00BC0FC9">
        <w:t xml:space="preserve">Figuur </w:t>
      </w:r>
      <w:r w:rsidR="00BC0FC9">
        <w:rPr>
          <w:noProof/>
        </w:rPr>
        <w:t>4</w:t>
      </w:r>
      <w:r w:rsidR="00BC0FC9">
        <w:rPr>
          <w:lang w:val="nl-NL"/>
        </w:rPr>
        <w:fldChar w:fldCharType="end"/>
      </w:r>
      <w:r w:rsidR="00F714D0">
        <w:rPr>
          <w:lang w:val="nl-NL"/>
        </w:rPr>
        <w:t xml:space="preserve">) </w:t>
      </w:r>
      <w:r w:rsidR="001C48AD">
        <w:rPr>
          <w:lang w:val="nl-NL"/>
        </w:rPr>
        <w:t xml:space="preserve">geeft de pinnen weer voor elk mogelijk protocol. Er zijn dan ook verschillende protocollen </w:t>
      </w:r>
      <w:r w:rsidR="007C3B4D">
        <w:rPr>
          <w:lang w:val="nl-NL"/>
        </w:rPr>
        <w:t>zoals</w:t>
      </w:r>
      <w:r w:rsidR="002411BD">
        <w:rPr>
          <w:lang w:val="nl-NL"/>
        </w:rPr>
        <w:t xml:space="preserve"> </w:t>
      </w:r>
      <w:proofErr w:type="spellStart"/>
      <w:r w:rsidR="002411BD" w:rsidRPr="002411BD">
        <w:t>Thunderbolt</w:t>
      </w:r>
      <w:proofErr w:type="spellEnd"/>
      <w:r w:rsidR="002411BD" w:rsidRPr="002411BD">
        <w:t>, Displayport, HDMI en USB</w:t>
      </w:r>
      <w:r w:rsidR="00C82FB2">
        <w:rPr>
          <w:lang w:val="nl-NL"/>
        </w:rPr>
        <w:t xml:space="preserve"> </w:t>
      </w:r>
      <w:r w:rsidR="001C48AD">
        <w:rPr>
          <w:lang w:val="nl-NL"/>
        </w:rPr>
        <w:t xml:space="preserve">die </w:t>
      </w:r>
      <w:r w:rsidR="0082092E">
        <w:rPr>
          <w:lang w:val="nl-NL"/>
        </w:rPr>
        <w:t>USB-C</w:t>
      </w:r>
      <w:r w:rsidR="001C48AD">
        <w:rPr>
          <w:lang w:val="nl-NL"/>
        </w:rPr>
        <w:t xml:space="preserve"> ondersteun</w:t>
      </w:r>
      <w:r w:rsidR="00C82FB2">
        <w:rPr>
          <w:lang w:val="nl-NL"/>
        </w:rPr>
        <w:t>en</w:t>
      </w:r>
      <w:r w:rsidR="001C48AD">
        <w:rPr>
          <w:lang w:val="nl-NL"/>
        </w:rPr>
        <w:t>.</w:t>
      </w:r>
      <w:r w:rsidR="002411BD" w:rsidRPr="002411BD">
        <w:rPr>
          <w:rFonts w:ascii="Times New Roman" w:eastAsia="Cambria Math" w:hAnsi="Times New Roman" w:cs="Times New Roman"/>
        </w:rPr>
        <w:t xml:space="preserve"> </w:t>
      </w:r>
      <w:r w:rsidR="0050510D">
        <w:t>B</w:t>
      </w:r>
      <w:r w:rsidR="00DC5F1E">
        <w:t xml:space="preserve">elangrijk voor communicatie met </w:t>
      </w:r>
      <w:r w:rsidR="00B202D5">
        <w:t>de ESP</w:t>
      </w:r>
      <w:r w:rsidR="002C0815">
        <w:t>-</w:t>
      </w:r>
      <w:r w:rsidR="00B202D5">
        <w:t xml:space="preserve">chip is het </w:t>
      </w:r>
      <w:r w:rsidR="009A4A2B">
        <w:t>USB</w:t>
      </w:r>
      <w:r w:rsidR="002C0815">
        <w:t>-</w:t>
      </w:r>
      <w:r w:rsidR="00B202D5">
        <w:t xml:space="preserve">protocol. </w:t>
      </w:r>
    </w:p>
    <w:p w14:paraId="02FF47DB" w14:textId="31295563" w:rsidR="00FC5AF3" w:rsidRDefault="00FC5AF3" w:rsidP="00473D07">
      <w:r>
        <w:t>Om de ESP te voeden</w:t>
      </w:r>
      <w:r w:rsidR="004F3466">
        <w:t>,</w:t>
      </w:r>
      <w:r>
        <w:t xml:space="preserve"> is het belangrijk dat </w:t>
      </w:r>
      <w:r w:rsidR="00311820">
        <w:t>die de juiste spanning krijg</w:t>
      </w:r>
      <w:r w:rsidR="00D932EE">
        <w:t>t</w:t>
      </w:r>
      <w:r w:rsidR="00311820">
        <w:t>. De chip wordt gevoed met een spanning van 3</w:t>
      </w:r>
      <w:r w:rsidR="00C11BCE">
        <w:t>,</w:t>
      </w:r>
      <w:r w:rsidR="00311820">
        <w:t xml:space="preserve">3 </w:t>
      </w:r>
      <w:r w:rsidR="00870073">
        <w:t>V</w:t>
      </w:r>
      <w:r w:rsidR="00311820">
        <w:t xml:space="preserve"> wat met een</w:t>
      </w:r>
      <w:r w:rsidR="00727341" w:rsidRPr="00727341">
        <w:t xml:space="preserve"> Low-</w:t>
      </w:r>
      <w:proofErr w:type="spellStart"/>
      <w:r w:rsidR="00727341" w:rsidRPr="00727341">
        <w:t>dropout</w:t>
      </w:r>
      <w:proofErr w:type="spellEnd"/>
      <w:r w:rsidR="00727341" w:rsidRPr="00727341">
        <w:t xml:space="preserve"> regulator</w:t>
      </w:r>
      <w:r w:rsidR="00727341">
        <w:t xml:space="preserve"> (LDO) </w:t>
      </w:r>
      <w:r w:rsidR="00311820">
        <w:t>verkregen wordt.</w:t>
      </w:r>
    </w:p>
    <w:p w14:paraId="01C22621" w14:textId="35C06048" w:rsidR="005F6857" w:rsidRDefault="005F6857" w:rsidP="00473D07">
      <w:r>
        <w:t xml:space="preserve">Dit is een </w:t>
      </w:r>
      <w:r w:rsidR="00C0085F">
        <w:t>lineaire</w:t>
      </w:r>
      <w:r>
        <w:t xml:space="preserve"> DC-spanningsregelaar die de uitgangsspanning stabiel kan regelen op </w:t>
      </w:r>
      <w:r w:rsidR="00870073">
        <w:t>3</w:t>
      </w:r>
      <w:r w:rsidR="00C11BCE">
        <w:t>,</w:t>
      </w:r>
      <w:r w:rsidR="00870073">
        <w:t>3 V</w:t>
      </w:r>
      <w:r w:rsidR="005F5D25">
        <w:t>.</w:t>
      </w:r>
    </w:p>
    <w:p w14:paraId="469BE3A1" w14:textId="6EB30923" w:rsidR="00870073" w:rsidRDefault="00870073" w:rsidP="00473D07">
      <w:r>
        <w:t xml:space="preserve">Het systeem </w:t>
      </w:r>
      <w:r w:rsidR="00AE79A5">
        <w:t xml:space="preserve">werkt volgens het </w:t>
      </w:r>
      <w:r w:rsidR="004A1CA1">
        <w:t xml:space="preserve">principe met </w:t>
      </w:r>
      <w:r w:rsidR="004A1CA1" w:rsidRPr="004A1CA1">
        <w:t>potentiaalverschil tussen input en output</w:t>
      </w:r>
      <w:r w:rsidR="004A1CA1">
        <w:t>,</w:t>
      </w:r>
      <w:r w:rsidR="00220C98">
        <w:t xml:space="preserve"> dit wil zeggen dat de ingang altijd hoger moet zijn dan de uitgang. Het </w:t>
      </w:r>
      <w:r w:rsidR="00297FAA">
        <w:t>energie</w:t>
      </w:r>
      <w:r w:rsidR="00220C98">
        <w:t>verlies tussen deze twee spanningen wordt omgezet in</w:t>
      </w:r>
      <w:r w:rsidR="00297FAA">
        <w:t xml:space="preserve"> warmte</w:t>
      </w:r>
      <w:r w:rsidR="00E174FE">
        <w:t>.</w:t>
      </w:r>
    </w:p>
    <w:p w14:paraId="7535DF7F" w14:textId="206F45E4" w:rsidR="00E174FE" w:rsidRDefault="00E174FE" w:rsidP="00E174FE">
      <w:r>
        <w:t>Er is geen verklaring voor de specifieke waarde van de condensatoren</w:t>
      </w:r>
      <w:r w:rsidR="005A6C9E">
        <w:t xml:space="preserve"> </w:t>
      </w:r>
      <w:r>
        <w:t>die rond een LDO staan</w:t>
      </w:r>
      <w:r w:rsidR="005A6C9E" w:rsidRPr="005A6C9E">
        <w:t xml:space="preserve"> </w:t>
      </w:r>
      <w:r w:rsidR="005A6C9E">
        <w:t>(te zien in</w:t>
      </w:r>
      <w:r w:rsidR="00BC0FC9">
        <w:t xml:space="preserve"> </w:t>
      </w:r>
      <w:r w:rsidR="00BC0FC9">
        <w:fldChar w:fldCharType="begin"/>
      </w:r>
      <w:r w:rsidR="00BC0FC9">
        <w:instrText xml:space="preserve"> REF _Ref130397303 \h </w:instrText>
      </w:r>
      <w:r w:rsidR="00BC0FC9">
        <w:fldChar w:fldCharType="separate"/>
      </w:r>
      <w:r w:rsidR="00BC0FC9">
        <w:t xml:space="preserve">Figuur </w:t>
      </w:r>
      <w:r w:rsidR="00BC0FC9">
        <w:rPr>
          <w:noProof/>
        </w:rPr>
        <w:t>5</w:t>
      </w:r>
      <w:r w:rsidR="00BC0FC9">
        <w:fldChar w:fldCharType="end"/>
      </w:r>
      <w:r w:rsidR="005A6C9E">
        <w:t>)</w:t>
      </w:r>
      <w:r>
        <w:t xml:space="preserve">. De elektrolytische condensatoren dienen in een schakeling </w:t>
      </w:r>
      <w:r w:rsidR="00BA3CE5">
        <w:t>als</w:t>
      </w:r>
      <w:r>
        <w:t xml:space="preserve"> spanning</w:t>
      </w:r>
      <w:r w:rsidR="00BA3CE5">
        <w:t>sbuffer</w:t>
      </w:r>
      <w:r>
        <w:t xml:space="preserve">, dit </w:t>
      </w:r>
      <w:r w:rsidR="00BA3CE5">
        <w:t xml:space="preserve">wil zeggen dat er nog steeds een kleine spanning aanwezig is </w:t>
      </w:r>
      <w:r w:rsidR="00053D50">
        <w:t>als de algemene spanni</w:t>
      </w:r>
      <w:r w:rsidR="00575F04">
        <w:t>ngsbron plots wegvalt in het circuit</w:t>
      </w:r>
      <w:r>
        <w:t>.</w:t>
      </w:r>
    </w:p>
    <w:p w14:paraId="4934217B" w14:textId="3DF16B7B" w:rsidR="00E174FE" w:rsidRDefault="00E174FE" w:rsidP="00E174FE">
      <w:r>
        <w:t xml:space="preserve">Keramische condensatoren </w:t>
      </w:r>
      <w:r w:rsidR="003770D7">
        <w:t xml:space="preserve">zijn meestal </w:t>
      </w:r>
      <w:r w:rsidR="006432C8">
        <w:t>heel laag van capaciteit en</w:t>
      </w:r>
      <w:r>
        <w:t xml:space="preserve"> worden </w:t>
      </w:r>
      <w:r w:rsidR="00FB6EFD">
        <w:t>bij een LDO</w:t>
      </w:r>
      <w:r>
        <w:t xml:space="preserve"> gebruikt als ontkoppelcondensatoren. </w:t>
      </w:r>
      <w:r w:rsidR="00957D08">
        <w:t xml:space="preserve">Die </w:t>
      </w:r>
      <w:r w:rsidR="00FB6EFD">
        <w:t xml:space="preserve">dienen </w:t>
      </w:r>
      <w:r w:rsidR="004221F1">
        <w:t xml:space="preserve">om </w:t>
      </w:r>
      <w:r w:rsidR="00FB6EFD">
        <w:t>ruis</w:t>
      </w:r>
      <w:r>
        <w:t xml:space="preserve"> </w:t>
      </w:r>
      <w:r w:rsidR="00957D08">
        <w:t xml:space="preserve">te </w:t>
      </w:r>
      <w:r>
        <w:t>filteren</w:t>
      </w:r>
      <w:r w:rsidR="004221F1">
        <w:t xml:space="preserve"> dat aanwezig is in een schakeling</w:t>
      </w:r>
      <w:r>
        <w:t>.</w:t>
      </w:r>
      <w:sdt>
        <w:sdtPr>
          <w:id w:val="1003006047"/>
          <w:citation/>
        </w:sdtPr>
        <w:sdtEndPr/>
        <w:sdtContent>
          <w:r w:rsidR="00DB118A">
            <w:fldChar w:fldCharType="begin"/>
          </w:r>
          <w:r w:rsidR="007F428E">
            <w:rPr>
              <w:lang w:val="nl-NL"/>
            </w:rPr>
            <w:instrText xml:space="preserve">CITATION LDL1117 \l 1043 </w:instrText>
          </w:r>
          <w:r w:rsidR="00DB118A">
            <w:fldChar w:fldCharType="separate"/>
          </w:r>
          <w:r w:rsidR="007F428E">
            <w:rPr>
              <w:noProof/>
              <w:lang w:val="nl-NL"/>
            </w:rPr>
            <w:t xml:space="preserve"> </w:t>
          </w:r>
          <w:r w:rsidR="007F428E" w:rsidRPr="007F428E">
            <w:rPr>
              <w:noProof/>
              <w:lang w:val="nl-NL"/>
            </w:rPr>
            <w:t>[9]</w:t>
          </w:r>
          <w:r w:rsidR="00DB118A">
            <w:fldChar w:fldCharType="end"/>
          </w:r>
        </w:sdtContent>
      </w:sdt>
    </w:p>
    <w:p w14:paraId="045A0D0E" w14:textId="77777777" w:rsidR="00C0085F" w:rsidRDefault="00C0085F" w:rsidP="00C0085F">
      <w:pPr>
        <w:keepNext/>
      </w:pPr>
      <w:r>
        <w:rPr>
          <w:noProof/>
        </w:rPr>
        <w:drawing>
          <wp:inline distT="0" distB="0" distL="0" distR="0" wp14:anchorId="4FFE2095" wp14:editId="014FBE70">
            <wp:extent cx="3689405" cy="1988820"/>
            <wp:effectExtent l="0" t="0" r="6350" b="0"/>
            <wp:docPr id="1" name="Afbeelding 1"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diagram&#10;&#10;Automatisch gegenereerde beschrijving"/>
                    <pic:cNvPicPr/>
                  </pic:nvPicPr>
                  <pic:blipFill>
                    <a:blip r:embed="rId24"/>
                    <a:stretch>
                      <a:fillRect/>
                    </a:stretch>
                  </pic:blipFill>
                  <pic:spPr>
                    <a:xfrm>
                      <a:off x="0" y="0"/>
                      <a:ext cx="3692718" cy="1990606"/>
                    </a:xfrm>
                    <a:prstGeom prst="rect">
                      <a:avLst/>
                    </a:prstGeom>
                  </pic:spPr>
                </pic:pic>
              </a:graphicData>
            </a:graphic>
          </wp:inline>
        </w:drawing>
      </w:r>
    </w:p>
    <w:p w14:paraId="76C3B746" w14:textId="5F3CB0A1" w:rsidR="00C0085F" w:rsidRPr="002411BD" w:rsidRDefault="001733F0" w:rsidP="001733F0">
      <w:pPr>
        <w:pStyle w:val="Bijschrift"/>
      </w:pPr>
      <w:bookmarkStart w:id="36" w:name="_Ref130397303"/>
      <w:bookmarkStart w:id="37" w:name="_Toc130397346"/>
      <w:bookmarkStart w:id="38" w:name="_Toc130496958"/>
      <w:r>
        <w:t xml:space="preserve">Figuur </w:t>
      </w:r>
      <w:r>
        <w:fldChar w:fldCharType="begin"/>
      </w:r>
      <w:r>
        <w:instrText xml:space="preserve"> SEQ Figuur \* ARABIC </w:instrText>
      </w:r>
      <w:r>
        <w:fldChar w:fldCharType="separate"/>
      </w:r>
      <w:r w:rsidR="00370E3E">
        <w:rPr>
          <w:noProof/>
        </w:rPr>
        <w:t>5</w:t>
      </w:r>
      <w:r>
        <w:fldChar w:fldCharType="end"/>
      </w:r>
      <w:bookmarkEnd w:id="36"/>
      <w:r>
        <w:t>: T</w:t>
      </w:r>
      <w:r w:rsidRPr="00F93A54">
        <w:t>ypische applicatie LDO</w:t>
      </w:r>
      <w:bookmarkEnd w:id="37"/>
      <w:bookmarkEnd w:id="38"/>
    </w:p>
    <w:p w14:paraId="7D8C2219" w14:textId="09201CFB" w:rsidR="002F6E72" w:rsidRDefault="002F6E72" w:rsidP="00BC418B">
      <w:pPr>
        <w:rPr>
          <w:lang w:val="nl-NL"/>
        </w:rPr>
        <w:sectPr w:rsidR="002F6E72" w:rsidSect="00995550">
          <w:pgSz w:w="11906" w:h="16838"/>
          <w:pgMar w:top="1417" w:right="1417" w:bottom="1417" w:left="1417" w:header="708" w:footer="708" w:gutter="0"/>
          <w:cols w:space="708"/>
          <w:titlePg/>
          <w:docGrid w:linePitch="360"/>
        </w:sectPr>
      </w:pPr>
    </w:p>
    <w:p w14:paraId="5F58DB25" w14:textId="52C5605F" w:rsidR="00637296" w:rsidRDefault="00B61492" w:rsidP="001C193F">
      <w:pPr>
        <w:pStyle w:val="Kop3"/>
        <w:rPr>
          <w:lang w:val="nl-NL"/>
        </w:rPr>
      </w:pPr>
      <w:bookmarkStart w:id="39" w:name="_Toc130496639"/>
      <w:r>
        <w:rPr>
          <w:lang w:val="nl-NL"/>
        </w:rPr>
        <w:t>Communicatie</w:t>
      </w:r>
      <w:bookmarkEnd w:id="39"/>
    </w:p>
    <w:p w14:paraId="2D0FD780" w14:textId="36C62C20" w:rsidR="005A6C9E" w:rsidRDefault="007261F0" w:rsidP="00BC418B">
      <w:pPr>
        <w:rPr>
          <w:lang w:val="nl-NL"/>
        </w:rPr>
      </w:pPr>
      <w:r>
        <w:rPr>
          <w:lang w:val="nl-NL"/>
        </w:rPr>
        <w:t xml:space="preserve">Om te communiceren met een ESP-32 moet er een aparte chip </w:t>
      </w:r>
      <w:r w:rsidR="00C21F57">
        <w:rPr>
          <w:lang w:val="nl-NL"/>
        </w:rPr>
        <w:t xml:space="preserve">worden </w:t>
      </w:r>
      <w:r>
        <w:rPr>
          <w:lang w:val="nl-NL"/>
        </w:rPr>
        <w:t>gebruikt. E</w:t>
      </w:r>
      <w:r w:rsidR="00C21F57">
        <w:rPr>
          <w:lang w:val="nl-NL"/>
        </w:rPr>
        <w:t>é</w:t>
      </w:r>
      <w:r>
        <w:rPr>
          <w:lang w:val="nl-NL"/>
        </w:rPr>
        <w:t xml:space="preserve">n van de veel gebruikte mogelijkheden </w:t>
      </w:r>
      <w:r w:rsidR="0067693D">
        <w:rPr>
          <w:lang w:val="nl-NL"/>
        </w:rPr>
        <w:t xml:space="preserve">is de </w:t>
      </w:r>
      <w:r w:rsidR="00DF1D39">
        <w:rPr>
          <w:lang w:val="nl-NL"/>
        </w:rPr>
        <w:t>CP2102</w:t>
      </w:r>
      <w:r w:rsidR="0067693D">
        <w:rPr>
          <w:lang w:val="nl-NL"/>
        </w:rPr>
        <w:t xml:space="preserve">. </w:t>
      </w:r>
      <w:r w:rsidR="009558FF">
        <w:rPr>
          <w:lang w:val="nl-NL"/>
        </w:rPr>
        <w:t>Uit de</w:t>
      </w:r>
      <w:r w:rsidR="002F6E72">
        <w:rPr>
          <w:lang w:val="nl-NL"/>
        </w:rPr>
        <w:t xml:space="preserve"> </w:t>
      </w:r>
      <w:r w:rsidR="0082092E">
        <w:rPr>
          <w:lang w:val="nl-NL"/>
        </w:rPr>
        <w:t>USB-C</w:t>
      </w:r>
      <w:r w:rsidR="002F6E72">
        <w:rPr>
          <w:lang w:val="nl-NL"/>
        </w:rPr>
        <w:t xml:space="preserve"> poort </w:t>
      </w:r>
      <w:r w:rsidR="009558FF">
        <w:rPr>
          <w:lang w:val="nl-NL"/>
        </w:rPr>
        <w:t xml:space="preserve">komt </w:t>
      </w:r>
      <w:r w:rsidR="002F6E72">
        <w:rPr>
          <w:lang w:val="nl-NL"/>
        </w:rPr>
        <w:t xml:space="preserve">een protocol dat </w:t>
      </w:r>
      <w:r w:rsidR="009A4A2B">
        <w:rPr>
          <w:lang w:val="nl-NL"/>
        </w:rPr>
        <w:t>USB</w:t>
      </w:r>
      <w:r w:rsidR="00F164C9">
        <w:rPr>
          <w:lang w:val="nl-NL"/>
        </w:rPr>
        <w:t xml:space="preserve"> heet, maar dit verstaat de ESP-32 niet. Wat de ESP wel verstaat is het UART protocol. </w:t>
      </w:r>
      <w:r w:rsidR="00A75352">
        <w:rPr>
          <w:lang w:val="nl-NL"/>
        </w:rPr>
        <w:t>Dit is</w:t>
      </w:r>
      <w:r w:rsidR="000B0AAD">
        <w:rPr>
          <w:lang w:val="nl-NL"/>
        </w:rPr>
        <w:t xml:space="preserve"> </w:t>
      </w:r>
      <w:r w:rsidR="00A75352">
        <w:rPr>
          <w:lang w:val="nl-NL"/>
        </w:rPr>
        <w:t xml:space="preserve">de reden waarom </w:t>
      </w:r>
      <w:r w:rsidR="00282301">
        <w:rPr>
          <w:lang w:val="nl-NL"/>
        </w:rPr>
        <w:t>gedacht wordt</w:t>
      </w:r>
      <w:r w:rsidR="00A75352">
        <w:rPr>
          <w:lang w:val="nl-NL"/>
        </w:rPr>
        <w:t xml:space="preserve"> aan de veel gebruikte </w:t>
      </w:r>
      <w:r w:rsidR="00DF1D39">
        <w:rPr>
          <w:lang w:val="nl-NL"/>
        </w:rPr>
        <w:t>CP2102</w:t>
      </w:r>
      <w:r w:rsidR="00A75352">
        <w:rPr>
          <w:lang w:val="nl-NL"/>
        </w:rPr>
        <w:t xml:space="preserve">, </w:t>
      </w:r>
      <w:r w:rsidR="00803206">
        <w:rPr>
          <w:lang w:val="nl-NL"/>
        </w:rPr>
        <w:t xml:space="preserve">het </w:t>
      </w:r>
      <w:r w:rsidR="00A75352">
        <w:rPr>
          <w:lang w:val="nl-NL"/>
        </w:rPr>
        <w:t xml:space="preserve">is namelijk een </w:t>
      </w:r>
      <w:r w:rsidR="009A4A2B">
        <w:rPr>
          <w:lang w:val="nl-NL"/>
        </w:rPr>
        <w:t>USB</w:t>
      </w:r>
      <w:r w:rsidR="00A75352">
        <w:rPr>
          <w:lang w:val="nl-NL"/>
        </w:rPr>
        <w:t xml:space="preserve"> naar </w:t>
      </w:r>
      <w:r w:rsidR="00EB6A6B" w:rsidRPr="00EB6A6B">
        <w:rPr>
          <w:lang w:val="nl-NL"/>
        </w:rPr>
        <w:t xml:space="preserve">TTL </w:t>
      </w:r>
      <w:proofErr w:type="spellStart"/>
      <w:r w:rsidR="00EB6A6B" w:rsidRPr="00EB6A6B">
        <w:rPr>
          <w:lang w:val="nl-NL"/>
        </w:rPr>
        <w:t>Serial</w:t>
      </w:r>
      <w:proofErr w:type="spellEnd"/>
      <w:r w:rsidR="00EB6A6B" w:rsidRPr="00EB6A6B">
        <w:rPr>
          <w:lang w:val="nl-NL"/>
        </w:rPr>
        <w:t xml:space="preserve"> </w:t>
      </w:r>
      <w:r w:rsidR="00A75352">
        <w:rPr>
          <w:lang w:val="nl-NL"/>
        </w:rPr>
        <w:t>UART convertor.</w:t>
      </w:r>
    </w:p>
    <w:p w14:paraId="15AAC418" w14:textId="13FC047B" w:rsidR="00EB6A6B" w:rsidRDefault="00EB6A6B" w:rsidP="00BC418B">
      <w:pPr>
        <w:rPr>
          <w:lang w:val="nl-NL"/>
        </w:rPr>
      </w:pPr>
      <w:r>
        <w:rPr>
          <w:lang w:val="nl-NL"/>
        </w:rPr>
        <w:t xml:space="preserve">TTL staat voor </w:t>
      </w:r>
      <w:r w:rsidR="007A2780">
        <w:rPr>
          <w:lang w:val="nl-NL"/>
        </w:rPr>
        <w:t>T</w:t>
      </w:r>
      <w:r>
        <w:rPr>
          <w:lang w:val="nl-NL"/>
        </w:rPr>
        <w:t>ransistor</w:t>
      </w:r>
      <w:r w:rsidR="005C0823">
        <w:rPr>
          <w:lang w:val="nl-NL"/>
        </w:rPr>
        <w:t>-</w:t>
      </w:r>
      <w:r w:rsidR="007A2780">
        <w:rPr>
          <w:lang w:val="nl-NL"/>
        </w:rPr>
        <w:t>T</w:t>
      </w:r>
      <w:r>
        <w:rPr>
          <w:lang w:val="nl-NL"/>
        </w:rPr>
        <w:t xml:space="preserve">ransistor </w:t>
      </w:r>
      <w:r w:rsidR="00A8767E">
        <w:rPr>
          <w:lang w:val="nl-NL"/>
        </w:rPr>
        <w:t>L</w:t>
      </w:r>
      <w:r>
        <w:rPr>
          <w:lang w:val="nl-NL"/>
        </w:rPr>
        <w:t>ogica.</w:t>
      </w:r>
      <w:r w:rsidR="00391837">
        <w:rPr>
          <w:lang w:val="nl-NL"/>
        </w:rPr>
        <w:t xml:space="preserve"> Hieruit kan er </w:t>
      </w:r>
      <w:r w:rsidR="00D871C2">
        <w:rPr>
          <w:lang w:val="nl-NL"/>
        </w:rPr>
        <w:t xml:space="preserve">worden </w:t>
      </w:r>
      <w:r w:rsidR="00391837">
        <w:rPr>
          <w:lang w:val="nl-NL"/>
        </w:rPr>
        <w:t>afgeleid dat het een chip is op basis van transistoren.</w:t>
      </w:r>
      <w:r w:rsidR="00684150">
        <w:rPr>
          <w:lang w:val="nl-NL"/>
        </w:rPr>
        <w:t xml:space="preserve"> Wa</w:t>
      </w:r>
      <w:r w:rsidR="001B01A7">
        <w:rPr>
          <w:lang w:val="nl-NL"/>
        </w:rPr>
        <w:t>ar TTL ook om bekend staat</w:t>
      </w:r>
      <w:r w:rsidR="00684150">
        <w:rPr>
          <w:lang w:val="nl-NL"/>
        </w:rPr>
        <w:t>, is dat het spanning</w:t>
      </w:r>
      <w:r w:rsidR="001B01A7">
        <w:rPr>
          <w:lang w:val="nl-NL"/>
        </w:rPr>
        <w:t>sniveau</w:t>
      </w:r>
      <w:r w:rsidR="00684150">
        <w:rPr>
          <w:lang w:val="nl-NL"/>
        </w:rPr>
        <w:t xml:space="preserve"> </w:t>
      </w:r>
      <w:r w:rsidR="00B64829">
        <w:rPr>
          <w:lang w:val="nl-NL"/>
        </w:rPr>
        <w:t>van 0 tot 5 V</w:t>
      </w:r>
      <w:r w:rsidR="00D871C2">
        <w:rPr>
          <w:lang w:val="nl-NL"/>
        </w:rPr>
        <w:t xml:space="preserve"> heeft</w:t>
      </w:r>
      <w:r w:rsidR="00B64829">
        <w:rPr>
          <w:lang w:val="nl-NL"/>
        </w:rPr>
        <w:t>.</w:t>
      </w:r>
      <w:r w:rsidR="00C6687A">
        <w:rPr>
          <w:lang w:val="nl-NL"/>
        </w:rPr>
        <w:t xml:space="preserve"> </w:t>
      </w:r>
    </w:p>
    <w:p w14:paraId="128ADF93" w14:textId="22D4368C" w:rsidR="00A41EA6" w:rsidRPr="007261F0" w:rsidRDefault="00A41EA6" w:rsidP="00BC418B">
      <w:pPr>
        <w:rPr>
          <w:lang w:val="nl-NL"/>
        </w:rPr>
      </w:pPr>
      <w:r>
        <w:rPr>
          <w:lang w:val="nl-NL"/>
        </w:rPr>
        <w:t xml:space="preserve">Wat een groot voordeel is aan </w:t>
      </w:r>
      <w:r w:rsidR="006A0B68">
        <w:rPr>
          <w:lang w:val="nl-NL"/>
        </w:rPr>
        <w:t>de CP2102</w:t>
      </w:r>
      <w:r>
        <w:rPr>
          <w:lang w:val="nl-NL"/>
        </w:rPr>
        <w:t xml:space="preserve">, is dat het </w:t>
      </w:r>
      <w:r w:rsidRPr="00A41EA6">
        <w:rPr>
          <w:lang w:val="nl-NL"/>
        </w:rPr>
        <w:t>een complete plug-</w:t>
      </w:r>
      <w:proofErr w:type="spellStart"/>
      <w:r w:rsidRPr="00A41EA6">
        <w:rPr>
          <w:lang w:val="nl-NL"/>
        </w:rPr>
        <w:t>and</w:t>
      </w:r>
      <w:proofErr w:type="spellEnd"/>
      <w:r w:rsidRPr="00A41EA6">
        <w:rPr>
          <w:lang w:val="nl-NL"/>
        </w:rPr>
        <w:t>-</w:t>
      </w:r>
      <w:proofErr w:type="spellStart"/>
      <w:r w:rsidRPr="00A41EA6">
        <w:rPr>
          <w:lang w:val="nl-NL"/>
        </w:rPr>
        <w:t>play</w:t>
      </w:r>
      <w:proofErr w:type="spellEnd"/>
      <w:r w:rsidRPr="00A41EA6">
        <w:rPr>
          <w:lang w:val="nl-NL"/>
        </w:rPr>
        <w:t xml:space="preserve"> interface-oplossing </w:t>
      </w:r>
      <w:r>
        <w:rPr>
          <w:lang w:val="nl-NL"/>
        </w:rPr>
        <w:t>bied</w:t>
      </w:r>
      <w:r w:rsidR="00305A3C">
        <w:rPr>
          <w:lang w:val="nl-NL"/>
        </w:rPr>
        <w:t>t</w:t>
      </w:r>
      <w:r>
        <w:rPr>
          <w:lang w:val="nl-NL"/>
        </w:rPr>
        <w:t xml:space="preserve"> </w:t>
      </w:r>
      <w:r w:rsidRPr="00A41EA6">
        <w:rPr>
          <w:lang w:val="nl-NL"/>
        </w:rPr>
        <w:t xml:space="preserve">met royaltyvrije stuurprogramma's. </w:t>
      </w:r>
      <w:r w:rsidR="006B3609">
        <w:rPr>
          <w:lang w:val="nl-NL"/>
        </w:rPr>
        <w:t xml:space="preserve">De chip is </w:t>
      </w:r>
      <w:r w:rsidR="009A4A2B">
        <w:rPr>
          <w:lang w:val="nl-NL"/>
        </w:rPr>
        <w:t>USB</w:t>
      </w:r>
      <w:r w:rsidRPr="00A41EA6">
        <w:rPr>
          <w:lang w:val="nl-NL"/>
        </w:rPr>
        <w:t xml:space="preserve"> 2.0-compatibel</w:t>
      </w:r>
      <w:r w:rsidR="006B3609">
        <w:rPr>
          <w:lang w:val="nl-NL"/>
        </w:rPr>
        <w:t xml:space="preserve"> wat zorgt voor snelle communicatie.</w:t>
      </w:r>
      <w:r w:rsidR="008A5730">
        <w:rPr>
          <w:lang w:val="nl-NL"/>
        </w:rPr>
        <w:t xml:space="preserve"> </w:t>
      </w:r>
    </w:p>
    <w:p w14:paraId="6F6E6A4E" w14:textId="03C60A6D" w:rsidR="00B61492" w:rsidRDefault="00C537ED" w:rsidP="001C193F">
      <w:pPr>
        <w:pStyle w:val="Kop3"/>
        <w:rPr>
          <w:lang w:val="nl-NL"/>
        </w:rPr>
      </w:pPr>
      <w:bookmarkStart w:id="40" w:name="_Toc130496640"/>
      <w:r>
        <w:rPr>
          <w:lang w:val="nl-NL"/>
        </w:rPr>
        <w:t>Programmatiecircuit</w:t>
      </w:r>
      <w:bookmarkEnd w:id="40"/>
    </w:p>
    <w:p w14:paraId="2415FDD4" w14:textId="75913F9C" w:rsidR="00213090" w:rsidRDefault="007832FD" w:rsidP="00BC418B">
      <w:pPr>
        <w:rPr>
          <w:lang w:val="nl-NL"/>
        </w:rPr>
      </w:pPr>
      <w:r>
        <w:rPr>
          <w:lang w:val="nl-NL"/>
        </w:rPr>
        <w:t>E</w:t>
      </w:r>
      <w:r w:rsidR="00213090">
        <w:rPr>
          <w:lang w:val="nl-NL"/>
        </w:rPr>
        <w:t xml:space="preserve">r is een </w:t>
      </w:r>
      <w:r w:rsidR="0031456B">
        <w:rPr>
          <w:lang w:val="nl-NL"/>
        </w:rPr>
        <w:t>reset</w:t>
      </w:r>
      <w:r w:rsidR="00213090">
        <w:rPr>
          <w:lang w:val="nl-NL"/>
        </w:rPr>
        <w:t xml:space="preserve">knop en een </w:t>
      </w:r>
      <w:r w:rsidR="0031456B">
        <w:rPr>
          <w:lang w:val="nl-NL"/>
        </w:rPr>
        <w:t>flash</w:t>
      </w:r>
      <w:r w:rsidR="00DC6C28">
        <w:rPr>
          <w:lang w:val="nl-NL"/>
        </w:rPr>
        <w:t>knop</w:t>
      </w:r>
      <w:r w:rsidR="00E97579">
        <w:rPr>
          <w:lang w:val="nl-NL"/>
        </w:rPr>
        <w:t xml:space="preserve"> (</w:t>
      </w:r>
      <w:r w:rsidR="00595436">
        <w:rPr>
          <w:lang w:val="nl-NL"/>
        </w:rPr>
        <w:t xml:space="preserve">of </w:t>
      </w:r>
      <w:r w:rsidR="00E97579">
        <w:rPr>
          <w:lang w:val="nl-NL"/>
        </w:rPr>
        <w:t>bootknop)</w:t>
      </w:r>
      <w:r w:rsidR="00DC6C28">
        <w:rPr>
          <w:lang w:val="nl-NL"/>
        </w:rPr>
        <w:t xml:space="preserve"> nodig om een programma op de microcontroller te laden. </w:t>
      </w:r>
      <w:r w:rsidR="0031456B">
        <w:rPr>
          <w:lang w:val="nl-NL"/>
        </w:rPr>
        <w:t>De functie van de re</w:t>
      </w:r>
      <w:r>
        <w:rPr>
          <w:lang w:val="nl-NL"/>
        </w:rPr>
        <w:t xml:space="preserve">setknop dient om de </w:t>
      </w:r>
      <w:proofErr w:type="spellStart"/>
      <w:r>
        <w:rPr>
          <w:lang w:val="nl-NL"/>
        </w:rPr>
        <w:t>enable</w:t>
      </w:r>
      <w:proofErr w:type="spellEnd"/>
      <w:r w:rsidR="006771CF">
        <w:rPr>
          <w:lang w:val="nl-NL"/>
        </w:rPr>
        <w:t xml:space="preserve"> </w:t>
      </w:r>
      <w:r>
        <w:rPr>
          <w:lang w:val="nl-NL"/>
        </w:rPr>
        <w:t xml:space="preserve">pin van de MCU </w:t>
      </w:r>
      <w:r w:rsidR="008F17FB">
        <w:rPr>
          <w:lang w:val="nl-NL"/>
        </w:rPr>
        <w:t xml:space="preserve">naar een </w:t>
      </w:r>
      <w:proofErr w:type="spellStart"/>
      <w:r w:rsidR="008F17FB">
        <w:rPr>
          <w:lang w:val="nl-NL"/>
        </w:rPr>
        <w:t>ground</w:t>
      </w:r>
      <w:proofErr w:type="spellEnd"/>
      <w:r w:rsidR="008F17FB">
        <w:rPr>
          <w:lang w:val="nl-NL"/>
        </w:rPr>
        <w:t xml:space="preserve"> te trekken, want standaard staat de </w:t>
      </w:r>
      <w:proofErr w:type="spellStart"/>
      <w:r w:rsidR="008F17FB">
        <w:rPr>
          <w:lang w:val="nl-NL"/>
        </w:rPr>
        <w:t>enable</w:t>
      </w:r>
      <w:proofErr w:type="spellEnd"/>
      <w:r w:rsidR="006771CF">
        <w:rPr>
          <w:lang w:val="nl-NL"/>
        </w:rPr>
        <w:t xml:space="preserve"> </w:t>
      </w:r>
      <w:r w:rsidR="008F17FB">
        <w:rPr>
          <w:lang w:val="nl-NL"/>
        </w:rPr>
        <w:t>pin op een hoog niveau</w:t>
      </w:r>
      <w:r w:rsidR="00A307FF">
        <w:rPr>
          <w:lang w:val="nl-NL"/>
        </w:rPr>
        <w:t>. Als dit gebeur</w:t>
      </w:r>
      <w:r w:rsidR="007F6AB9">
        <w:rPr>
          <w:lang w:val="nl-NL"/>
        </w:rPr>
        <w:t>t</w:t>
      </w:r>
      <w:r w:rsidR="00913954">
        <w:rPr>
          <w:lang w:val="nl-NL"/>
        </w:rPr>
        <w:t>,</w:t>
      </w:r>
      <w:r w:rsidR="007F6AB9">
        <w:rPr>
          <w:lang w:val="nl-NL"/>
        </w:rPr>
        <w:t xml:space="preserve"> </w:t>
      </w:r>
      <w:r w:rsidR="00A307FF">
        <w:rPr>
          <w:lang w:val="nl-NL"/>
        </w:rPr>
        <w:t>dan wijkt de chip af van zijn standaardprogramma</w:t>
      </w:r>
      <w:r w:rsidR="000E1F9C">
        <w:rPr>
          <w:lang w:val="nl-NL"/>
        </w:rPr>
        <w:t>,</w:t>
      </w:r>
      <w:r w:rsidR="00A307FF">
        <w:rPr>
          <w:lang w:val="nl-NL"/>
        </w:rPr>
        <w:t xml:space="preserve"> </w:t>
      </w:r>
      <w:r w:rsidR="00E52138">
        <w:rPr>
          <w:lang w:val="nl-NL"/>
        </w:rPr>
        <w:t>wordt het</w:t>
      </w:r>
      <w:r w:rsidR="000E1F9C">
        <w:rPr>
          <w:lang w:val="nl-NL"/>
        </w:rPr>
        <w:t xml:space="preserve"> o</w:t>
      </w:r>
      <w:r w:rsidR="00E52138">
        <w:rPr>
          <w:lang w:val="nl-NL"/>
        </w:rPr>
        <w:t>nderbroken en dus ook gereset.</w:t>
      </w:r>
    </w:p>
    <w:p w14:paraId="32CCCA08" w14:textId="0ABA8709" w:rsidR="00896EB5" w:rsidRDefault="00F62B82" w:rsidP="00BC418B">
      <w:pPr>
        <w:rPr>
          <w:lang w:val="nl-NL"/>
        </w:rPr>
        <w:sectPr w:rsidR="00896EB5" w:rsidSect="00995550">
          <w:pgSz w:w="11906" w:h="16838"/>
          <w:pgMar w:top="1417" w:right="1417" w:bottom="1417" w:left="1417" w:header="708" w:footer="708" w:gutter="0"/>
          <w:cols w:space="708"/>
          <w:titlePg/>
          <w:docGrid w:linePitch="360"/>
        </w:sectPr>
      </w:pPr>
      <w:r>
        <w:rPr>
          <w:lang w:val="nl-NL"/>
        </w:rPr>
        <w:t>Om programma’s in te laden</w:t>
      </w:r>
      <w:r w:rsidR="001729B9">
        <w:rPr>
          <w:lang w:val="nl-NL"/>
        </w:rPr>
        <w:t xml:space="preserve"> </w:t>
      </w:r>
      <w:r w:rsidR="00EB4270">
        <w:rPr>
          <w:lang w:val="nl-NL"/>
        </w:rPr>
        <w:t>kan er gebruik worden</w:t>
      </w:r>
      <w:r w:rsidR="00205BB9">
        <w:rPr>
          <w:lang w:val="nl-NL"/>
        </w:rPr>
        <w:t xml:space="preserve"> gemaakt</w:t>
      </w:r>
      <w:r w:rsidR="00EB4270">
        <w:rPr>
          <w:lang w:val="nl-NL"/>
        </w:rPr>
        <w:t xml:space="preserve"> van een simpel transistor netwerk om automatisch in te laden. Hiervoor </w:t>
      </w:r>
      <w:r w:rsidR="009D25B9">
        <w:rPr>
          <w:lang w:val="nl-NL"/>
        </w:rPr>
        <w:t>is</w:t>
      </w:r>
      <w:r w:rsidR="00EB4270">
        <w:rPr>
          <w:lang w:val="nl-NL"/>
        </w:rPr>
        <w:t xml:space="preserve"> geen knop meer nodig. Als dit netwerk niet aanwezig is, zal </w:t>
      </w:r>
      <w:r w:rsidR="00A17CAA">
        <w:rPr>
          <w:lang w:val="nl-NL"/>
        </w:rPr>
        <w:t xml:space="preserve">tijdens het inladen van het programma op de flashknop moeten </w:t>
      </w:r>
      <w:r w:rsidR="005344C3">
        <w:rPr>
          <w:lang w:val="nl-NL"/>
        </w:rPr>
        <w:t>worden ge</w:t>
      </w:r>
      <w:r w:rsidR="00A17CAA">
        <w:rPr>
          <w:lang w:val="nl-NL"/>
        </w:rPr>
        <w:t>duw</w:t>
      </w:r>
      <w:r w:rsidR="005344C3">
        <w:rPr>
          <w:lang w:val="nl-NL"/>
        </w:rPr>
        <w:t>d</w:t>
      </w:r>
      <w:r w:rsidR="00A17CAA">
        <w:rPr>
          <w:lang w:val="nl-NL"/>
        </w:rPr>
        <w:t>.</w:t>
      </w:r>
    </w:p>
    <w:p w14:paraId="26D9444B" w14:textId="67B02F69" w:rsidR="00C537ED" w:rsidRDefault="00E45493" w:rsidP="001C193F">
      <w:pPr>
        <w:pStyle w:val="Kop3"/>
        <w:rPr>
          <w:lang w:val="nl-NL"/>
        </w:rPr>
      </w:pPr>
      <w:bookmarkStart w:id="41" w:name="_Toc130496641"/>
      <w:r>
        <w:rPr>
          <w:lang w:val="nl-NL"/>
        </w:rPr>
        <w:t>Sensor voor het aansturen van de stappenmotor</w:t>
      </w:r>
      <w:bookmarkEnd w:id="41"/>
    </w:p>
    <w:p w14:paraId="63AAF9EE" w14:textId="068C0E65" w:rsidR="00EE4CC5" w:rsidRDefault="00E168B8" w:rsidP="00BC418B">
      <w:pPr>
        <w:rPr>
          <w:lang w:val="nl-NL"/>
        </w:rPr>
      </w:pPr>
      <w:r w:rsidRPr="7E0A785D">
        <w:rPr>
          <w:lang w:val="nl-NL"/>
        </w:rPr>
        <w:t>T</w:t>
      </w:r>
      <w:r w:rsidR="000528B9">
        <w:rPr>
          <w:lang w:val="nl-NL"/>
        </w:rPr>
        <w:t>MC</w:t>
      </w:r>
      <w:r w:rsidRPr="7E0A785D">
        <w:rPr>
          <w:lang w:val="nl-NL"/>
        </w:rPr>
        <w:t>2208</w:t>
      </w:r>
      <w:r w:rsidR="6C1B50D7" w:rsidRPr="7E0A785D">
        <w:rPr>
          <w:lang w:val="nl-NL"/>
        </w:rPr>
        <w:t xml:space="preserve"> is een ultrastille tweefasige stappenmotor</w:t>
      </w:r>
      <w:r w:rsidR="00B65C19">
        <w:rPr>
          <w:lang w:val="nl-NL"/>
        </w:rPr>
        <w:t xml:space="preserve"> </w:t>
      </w:r>
      <w:r w:rsidR="6C1B50D7" w:rsidRPr="7E0A785D">
        <w:rPr>
          <w:lang w:val="nl-NL"/>
        </w:rPr>
        <w:t>driver</w:t>
      </w:r>
      <w:r w:rsidR="00B65C19">
        <w:rPr>
          <w:lang w:val="nl-NL"/>
        </w:rPr>
        <w:t xml:space="preserve"> </w:t>
      </w:r>
      <w:r w:rsidR="6C1B50D7" w:rsidRPr="7E0A785D">
        <w:rPr>
          <w:lang w:val="nl-NL"/>
        </w:rPr>
        <w:t>chip</w:t>
      </w:r>
      <w:sdt>
        <w:sdtPr>
          <w:rPr>
            <w:lang w:val="nl-NL"/>
          </w:rPr>
          <w:id w:val="-1882389050"/>
          <w:citation/>
        </w:sdtPr>
        <w:sdtEndPr/>
        <w:sdtContent>
          <w:r w:rsidR="00A45FF7">
            <w:rPr>
              <w:lang w:val="nl-NL"/>
            </w:rPr>
            <w:fldChar w:fldCharType="begin"/>
          </w:r>
          <w:r w:rsidR="007F428E">
            <w:rPr>
              <w:lang w:val="nl-NL"/>
            </w:rPr>
            <w:instrText xml:space="preserve">CITATION TMC2208 \l 1043 </w:instrText>
          </w:r>
          <w:r w:rsidR="00A45FF7">
            <w:rPr>
              <w:lang w:val="nl-NL"/>
            </w:rPr>
            <w:fldChar w:fldCharType="separate"/>
          </w:r>
          <w:r w:rsidR="007F428E">
            <w:rPr>
              <w:noProof/>
              <w:lang w:val="nl-NL"/>
            </w:rPr>
            <w:t xml:space="preserve"> </w:t>
          </w:r>
          <w:r w:rsidR="007F428E" w:rsidRPr="007F428E">
            <w:rPr>
              <w:noProof/>
              <w:lang w:val="nl-NL"/>
            </w:rPr>
            <w:t>[10]</w:t>
          </w:r>
          <w:r w:rsidR="00A45FF7">
            <w:rPr>
              <w:lang w:val="nl-NL"/>
            </w:rPr>
            <w:fldChar w:fldCharType="end"/>
          </w:r>
        </w:sdtContent>
      </w:sdt>
      <w:r w:rsidR="6C1B50D7" w:rsidRPr="7E0A785D">
        <w:rPr>
          <w:lang w:val="nl-NL"/>
        </w:rPr>
        <w:t>.</w:t>
      </w:r>
      <w:r w:rsidR="00020893">
        <w:rPr>
          <w:lang w:val="nl-NL"/>
        </w:rPr>
        <w:t xml:space="preserve"> </w:t>
      </w:r>
      <w:r w:rsidR="00026C03">
        <w:rPr>
          <w:lang w:val="nl-NL"/>
        </w:rPr>
        <w:t>Het stuurt de motoren aan door full step en microstepping</w:t>
      </w:r>
      <w:r w:rsidR="00BC1AC3">
        <w:rPr>
          <w:lang w:val="nl-NL"/>
        </w:rPr>
        <w:t xml:space="preserve">. </w:t>
      </w:r>
      <w:proofErr w:type="spellStart"/>
      <w:r w:rsidR="001568C1" w:rsidRPr="001568C1">
        <w:rPr>
          <w:lang w:val="nl-NL"/>
        </w:rPr>
        <w:t>TRINAMIC's</w:t>
      </w:r>
      <w:proofErr w:type="spellEnd"/>
      <w:r w:rsidR="001568C1" w:rsidRPr="001568C1">
        <w:rPr>
          <w:lang w:val="nl-NL"/>
        </w:rPr>
        <w:t xml:space="preserve"> geavanceerde stealthChop2</w:t>
      </w:r>
      <w:r w:rsidR="00DD4A0A">
        <w:rPr>
          <w:lang w:val="nl-NL"/>
        </w:rPr>
        <w:t xml:space="preserve"> technologie </w:t>
      </w:r>
      <w:r w:rsidR="001568C1" w:rsidRPr="001568C1">
        <w:rPr>
          <w:lang w:val="nl-NL"/>
        </w:rPr>
        <w:t>zorgt voor een geruisloze werking, maximale efficiëntie en het beste motorkoppel</w:t>
      </w:r>
      <w:r w:rsidR="00611193">
        <w:rPr>
          <w:lang w:val="nl-NL"/>
        </w:rPr>
        <w:t>.</w:t>
      </w:r>
      <w:r w:rsidR="00E51B20">
        <w:rPr>
          <w:lang w:val="nl-NL"/>
        </w:rPr>
        <w:t xml:space="preserve"> </w:t>
      </w:r>
      <w:r w:rsidR="00E51B20" w:rsidRPr="00E51B20">
        <w:rPr>
          <w:lang w:val="nl-NL"/>
        </w:rPr>
        <w:t xml:space="preserve">De snelle stroomregeling en de optionele combinatie met </w:t>
      </w:r>
      <w:proofErr w:type="spellStart"/>
      <w:r w:rsidR="00E51B20" w:rsidRPr="00E51B20">
        <w:rPr>
          <w:lang w:val="nl-NL"/>
        </w:rPr>
        <w:t>spreadCycle</w:t>
      </w:r>
      <w:proofErr w:type="spellEnd"/>
      <w:r w:rsidR="00E51B20" w:rsidRPr="00E51B20">
        <w:rPr>
          <w:lang w:val="nl-NL"/>
        </w:rPr>
        <w:t xml:space="preserve"> zorgen voor een zeer dynamische beweging.</w:t>
      </w:r>
    </w:p>
    <w:p w14:paraId="75C2B2FD" w14:textId="77777777" w:rsidR="00CB095A" w:rsidRDefault="0096522D" w:rsidP="00CB095A">
      <w:pPr>
        <w:keepNext/>
      </w:pPr>
      <w:r>
        <w:rPr>
          <w:noProof/>
        </w:rPr>
        <w:drawing>
          <wp:inline distT="0" distB="0" distL="0" distR="0" wp14:anchorId="209499FD" wp14:editId="5C274BAF">
            <wp:extent cx="2140528" cy="1263289"/>
            <wp:effectExtent l="0" t="0" r="0" b="0"/>
            <wp:docPr id="6" name="Afbeelding 6" descr="Variable rate based microstepping of stepper motor using MATLAB GUI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able rate based microstepping of stepper motor using MATLAB GUI |  Semantic Schola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887" b="7547"/>
                    <a:stretch/>
                  </pic:blipFill>
                  <pic:spPr bwMode="auto">
                    <a:xfrm>
                      <a:off x="0" y="0"/>
                      <a:ext cx="2165353" cy="1277940"/>
                    </a:xfrm>
                    <a:prstGeom prst="rect">
                      <a:avLst/>
                    </a:prstGeom>
                    <a:noFill/>
                    <a:ln>
                      <a:noFill/>
                    </a:ln>
                    <a:extLst>
                      <a:ext uri="{53640926-AAD7-44D8-BBD7-CCE9431645EC}">
                        <a14:shadowObscured xmlns:a14="http://schemas.microsoft.com/office/drawing/2010/main"/>
                      </a:ext>
                    </a:extLst>
                  </pic:spPr>
                </pic:pic>
              </a:graphicData>
            </a:graphic>
          </wp:inline>
        </w:drawing>
      </w:r>
    </w:p>
    <w:p w14:paraId="5FC36EE2" w14:textId="0D086CD4" w:rsidR="0096522D" w:rsidRPr="00676CD5" w:rsidRDefault="00CB095A" w:rsidP="00CB095A">
      <w:pPr>
        <w:pStyle w:val="Bijschrift"/>
        <w:rPr>
          <w:lang w:val="en-US"/>
        </w:rPr>
      </w:pPr>
      <w:bookmarkStart w:id="42" w:name="_Toc130496959"/>
      <w:proofErr w:type="spellStart"/>
      <w:r w:rsidRPr="00CB095A">
        <w:rPr>
          <w:lang w:val="en-US"/>
        </w:rPr>
        <w:t>Figuur</w:t>
      </w:r>
      <w:proofErr w:type="spellEnd"/>
      <w:r w:rsidRPr="00CB095A">
        <w:rPr>
          <w:lang w:val="en-US"/>
        </w:rPr>
        <w:t xml:space="preserve"> </w:t>
      </w:r>
      <w:r>
        <w:fldChar w:fldCharType="begin"/>
      </w:r>
      <w:r w:rsidRPr="00CB095A">
        <w:rPr>
          <w:lang w:val="en-US"/>
        </w:rPr>
        <w:instrText xml:space="preserve"> SEQ Figuur \* ARABIC </w:instrText>
      </w:r>
      <w:r>
        <w:fldChar w:fldCharType="separate"/>
      </w:r>
      <w:r w:rsidR="00370E3E">
        <w:rPr>
          <w:noProof/>
          <w:lang w:val="en-US"/>
        </w:rPr>
        <w:t>6</w:t>
      </w:r>
      <w:r>
        <w:fldChar w:fldCharType="end"/>
      </w:r>
      <w:r w:rsidRPr="00CB095A">
        <w:rPr>
          <w:lang w:val="en-US"/>
        </w:rPr>
        <w:t>: Full-step vs. micro-step</w:t>
      </w:r>
      <w:bookmarkEnd w:id="42"/>
    </w:p>
    <w:p w14:paraId="0F9E827D" w14:textId="40D99132" w:rsidR="00E63C7D" w:rsidRDefault="00E80B27" w:rsidP="00BC418B">
      <w:pPr>
        <w:rPr>
          <w:lang w:val="nl-NL"/>
        </w:rPr>
      </w:pPr>
      <w:r>
        <w:rPr>
          <w:lang w:val="nl-NL"/>
        </w:rPr>
        <w:t xml:space="preserve">De bedoeling van microstepping is het omzetten van </w:t>
      </w:r>
      <w:r w:rsidR="00EE1B9F">
        <w:rPr>
          <w:lang w:val="nl-NL"/>
        </w:rPr>
        <w:t>de blokgolf die de motor aanstuurt</w:t>
      </w:r>
      <w:r w:rsidR="00DF31E8">
        <w:rPr>
          <w:lang w:val="nl-NL"/>
        </w:rPr>
        <w:t xml:space="preserve"> naar een </w:t>
      </w:r>
      <w:r w:rsidR="00344697">
        <w:rPr>
          <w:lang w:val="nl-NL"/>
        </w:rPr>
        <w:t>sinusgolf</w:t>
      </w:r>
      <w:r w:rsidR="00DF31E8">
        <w:rPr>
          <w:lang w:val="nl-NL"/>
        </w:rPr>
        <w:t>.</w:t>
      </w:r>
      <w:r w:rsidR="00C01D37">
        <w:rPr>
          <w:lang w:val="nl-NL"/>
        </w:rPr>
        <w:t xml:space="preserve"> </w:t>
      </w:r>
      <w:r w:rsidR="00711FE2">
        <w:rPr>
          <w:lang w:val="nl-NL"/>
        </w:rPr>
        <w:t xml:space="preserve">Een perfecte </w:t>
      </w:r>
      <w:r w:rsidR="00344697">
        <w:rPr>
          <w:lang w:val="nl-NL"/>
        </w:rPr>
        <w:t>sinusgolf</w:t>
      </w:r>
      <w:r w:rsidR="00711FE2">
        <w:rPr>
          <w:lang w:val="nl-NL"/>
        </w:rPr>
        <w:t xml:space="preserve"> wordt nooit behaald maar de TMC</w:t>
      </w:r>
      <w:r w:rsidR="0052774A">
        <w:rPr>
          <w:lang w:val="nl-NL"/>
        </w:rPr>
        <w:t xml:space="preserve">2208 </w:t>
      </w:r>
      <w:r w:rsidR="0098305C">
        <w:rPr>
          <w:lang w:val="nl-NL"/>
        </w:rPr>
        <w:t>komt</w:t>
      </w:r>
      <w:r w:rsidR="00D3146A">
        <w:rPr>
          <w:lang w:val="nl-NL"/>
        </w:rPr>
        <w:t xml:space="preserve">, in vergelijking met </w:t>
      </w:r>
      <w:r w:rsidR="00BC1889">
        <w:rPr>
          <w:lang w:val="nl-NL"/>
        </w:rPr>
        <w:t xml:space="preserve">de </w:t>
      </w:r>
      <w:r w:rsidR="00BC1889" w:rsidRPr="00BC1889">
        <w:rPr>
          <w:lang w:val="nl-NL"/>
        </w:rPr>
        <w:t>A4988</w:t>
      </w:r>
      <w:r w:rsidR="002C730F">
        <w:rPr>
          <w:lang w:val="nl-NL"/>
        </w:rPr>
        <w:t xml:space="preserve"> en andere</w:t>
      </w:r>
      <w:r w:rsidR="00871165">
        <w:rPr>
          <w:lang w:val="nl-NL"/>
        </w:rPr>
        <w:t xml:space="preserve"> </w:t>
      </w:r>
      <w:r w:rsidR="00C73E65">
        <w:rPr>
          <w:lang w:val="nl-NL"/>
        </w:rPr>
        <w:t>chips</w:t>
      </w:r>
      <w:r w:rsidR="00BC1889">
        <w:rPr>
          <w:lang w:val="nl-NL"/>
        </w:rPr>
        <w:t xml:space="preserve">, </w:t>
      </w:r>
      <w:r w:rsidR="006B5CC2">
        <w:rPr>
          <w:lang w:val="nl-NL"/>
        </w:rPr>
        <w:t xml:space="preserve">er </w:t>
      </w:r>
      <w:r w:rsidR="00BC1889">
        <w:rPr>
          <w:lang w:val="nl-NL"/>
        </w:rPr>
        <w:t>het dichtste bij.</w:t>
      </w:r>
      <w:r w:rsidR="001B19AD">
        <w:rPr>
          <w:lang w:val="nl-NL"/>
        </w:rPr>
        <w:t xml:space="preserve"> Dit komt omdat het gebruik m</w:t>
      </w:r>
      <w:r w:rsidR="00CA0F5F">
        <w:rPr>
          <w:lang w:val="nl-NL"/>
        </w:rPr>
        <w:t>aakt van 1/256 microstepping.</w:t>
      </w:r>
      <w:r w:rsidR="00B02662">
        <w:rPr>
          <w:lang w:val="nl-NL"/>
        </w:rPr>
        <w:t xml:space="preserve"> </w:t>
      </w:r>
      <w:r w:rsidR="009720F5">
        <w:rPr>
          <w:lang w:val="nl-NL"/>
        </w:rPr>
        <w:t>Hierdoor</w:t>
      </w:r>
      <w:r w:rsidR="00472DB5">
        <w:rPr>
          <w:lang w:val="nl-NL"/>
        </w:rPr>
        <w:t xml:space="preserve"> </w:t>
      </w:r>
      <w:r w:rsidR="00770338">
        <w:rPr>
          <w:lang w:val="nl-NL"/>
        </w:rPr>
        <w:t>worden de stappen</w:t>
      </w:r>
      <w:r w:rsidR="009E0AB6">
        <w:rPr>
          <w:lang w:val="nl-NL"/>
        </w:rPr>
        <w:t xml:space="preserve"> zeer klein en word</w:t>
      </w:r>
      <w:r w:rsidR="00B252F7">
        <w:rPr>
          <w:lang w:val="nl-NL"/>
        </w:rPr>
        <w:t>en</w:t>
      </w:r>
      <w:r w:rsidR="009E0AB6">
        <w:rPr>
          <w:lang w:val="nl-NL"/>
        </w:rPr>
        <w:t xml:space="preserve"> er minimale </w:t>
      </w:r>
      <w:r w:rsidR="00336C50">
        <w:rPr>
          <w:lang w:val="nl-NL"/>
        </w:rPr>
        <w:t>trillingen gegenereerd</w:t>
      </w:r>
      <w:r w:rsidR="006C0FB1">
        <w:rPr>
          <w:lang w:val="nl-NL"/>
        </w:rPr>
        <w:t xml:space="preserve">, waardoor deze </w:t>
      </w:r>
      <w:r w:rsidR="00AB03A2">
        <w:rPr>
          <w:lang w:val="nl-NL"/>
        </w:rPr>
        <w:t>chip</w:t>
      </w:r>
      <w:r w:rsidR="006C0FB1">
        <w:rPr>
          <w:lang w:val="nl-NL"/>
        </w:rPr>
        <w:t xml:space="preserve"> </w:t>
      </w:r>
      <w:r w:rsidR="00AB03A2">
        <w:rPr>
          <w:lang w:val="nl-NL"/>
        </w:rPr>
        <w:t>de motor zeer stil doet draaien.</w:t>
      </w:r>
    </w:p>
    <w:p w14:paraId="20C6FA5F" w14:textId="5C87B378" w:rsidR="00492D4F" w:rsidRDefault="00EE4CC5" w:rsidP="00BC418B">
      <w:pPr>
        <w:rPr>
          <w:lang w:val="nl-NL"/>
        </w:rPr>
      </w:pPr>
      <w:r w:rsidRPr="00EE4CC5">
        <w:rPr>
          <w:lang w:val="nl-NL"/>
        </w:rPr>
        <w:t xml:space="preserve">Zonder microstepping maakte </w:t>
      </w:r>
      <w:r w:rsidR="00C948F5">
        <w:rPr>
          <w:lang w:val="nl-NL"/>
        </w:rPr>
        <w:t>bijvoorbeeld een</w:t>
      </w:r>
      <w:r w:rsidR="00AD6586">
        <w:rPr>
          <w:lang w:val="nl-NL"/>
        </w:rPr>
        <w:t xml:space="preserve"> 4</w:t>
      </w:r>
      <w:r w:rsidR="008306F1">
        <w:rPr>
          <w:lang w:val="nl-NL"/>
        </w:rPr>
        <w:t>-</w:t>
      </w:r>
      <w:r w:rsidR="009B24F5">
        <w:rPr>
          <w:lang w:val="nl-NL"/>
        </w:rPr>
        <w:t>stappen</w:t>
      </w:r>
      <w:r w:rsidR="00C948F5">
        <w:rPr>
          <w:lang w:val="nl-NL"/>
        </w:rPr>
        <w:t>motor</w:t>
      </w:r>
      <w:r w:rsidRPr="00EE4CC5">
        <w:rPr>
          <w:lang w:val="nl-NL"/>
        </w:rPr>
        <w:t xml:space="preserve"> </w:t>
      </w:r>
      <w:r w:rsidR="00AD6586">
        <w:rPr>
          <w:lang w:val="nl-NL"/>
        </w:rPr>
        <w:t>vier</w:t>
      </w:r>
      <w:r w:rsidRPr="00EE4CC5">
        <w:rPr>
          <w:lang w:val="nl-NL"/>
        </w:rPr>
        <w:t xml:space="preserve"> stappen per volledige </w:t>
      </w:r>
      <w:r w:rsidR="00112B41" w:rsidRPr="00EE4CC5">
        <w:rPr>
          <w:lang w:val="nl-NL"/>
        </w:rPr>
        <w:t>aswenteling</w:t>
      </w:r>
      <w:r w:rsidRPr="00EE4CC5">
        <w:rPr>
          <w:lang w:val="nl-NL"/>
        </w:rPr>
        <w:t xml:space="preserve"> (dus </w:t>
      </w:r>
      <w:r w:rsidR="004A1C3C">
        <w:rPr>
          <w:lang w:val="nl-NL"/>
        </w:rPr>
        <w:t>90</w:t>
      </w:r>
      <w:r w:rsidRPr="00EE4CC5">
        <w:rPr>
          <w:lang w:val="nl-NL"/>
        </w:rPr>
        <w:t>° per stap). Door gebruik te maken van een 1/</w:t>
      </w:r>
      <w:r w:rsidR="00110C69">
        <w:rPr>
          <w:lang w:val="nl-NL"/>
        </w:rPr>
        <w:t>2</w:t>
      </w:r>
      <w:r w:rsidR="005B1BA4">
        <w:rPr>
          <w:lang w:val="nl-NL"/>
        </w:rPr>
        <w:t>56</w:t>
      </w:r>
      <w:r w:rsidRPr="00EE4CC5">
        <w:rPr>
          <w:lang w:val="nl-NL"/>
        </w:rPr>
        <w:t xml:space="preserve"> microstepping worden de motorspoelen zo aangestuurd dat er</w:t>
      </w:r>
      <w:r w:rsidR="00BD261B">
        <w:rPr>
          <w:lang w:val="nl-NL"/>
        </w:rPr>
        <w:t xml:space="preserve"> </w:t>
      </w:r>
      <w:r w:rsidRPr="00EE4CC5">
        <w:rPr>
          <w:lang w:val="nl-NL"/>
        </w:rPr>
        <w:t xml:space="preserve"> </w:t>
      </w:r>
      <m:oMath>
        <m:r>
          <m:rPr>
            <m:sty m:val="p"/>
          </m:rPr>
          <w:rPr>
            <w:rFonts w:ascii="Cambria Math" w:hAnsi="Cambria Math"/>
            <w:lang w:val="nl-NL"/>
          </w:rPr>
          <m:t xml:space="preserve">4*256=1024 </m:t>
        </m:r>
      </m:oMath>
      <w:r w:rsidR="00BD261B">
        <w:rPr>
          <w:rFonts w:eastAsiaTheme="minorEastAsia"/>
          <w:lang w:val="nl-NL"/>
        </w:rPr>
        <w:t xml:space="preserve"> </w:t>
      </w:r>
      <w:r w:rsidRPr="00EE4CC5">
        <w:rPr>
          <w:lang w:val="nl-NL"/>
        </w:rPr>
        <w:t xml:space="preserve">stappen nodig zijn om een volledige omwenteling te maken (dus </w:t>
      </w:r>
      <w:r w:rsidR="00FC2C62" w:rsidRPr="00FC2C62">
        <w:rPr>
          <w:lang w:val="nl-NL"/>
        </w:rPr>
        <w:t>0,</w:t>
      </w:r>
      <w:r w:rsidR="00B00E11" w:rsidRPr="00B00E11">
        <w:rPr>
          <w:lang w:val="nl-NL"/>
        </w:rPr>
        <w:t>3515625</w:t>
      </w:r>
      <w:r w:rsidRPr="00EE4CC5">
        <w:rPr>
          <w:lang w:val="nl-NL"/>
        </w:rPr>
        <w:t>° per microstap).</w:t>
      </w:r>
    </w:p>
    <w:p w14:paraId="4B2FACAF" w14:textId="6998AEFD" w:rsidR="000776C2" w:rsidRDefault="000776C2" w:rsidP="009C22E5">
      <w:pPr>
        <w:spacing w:after="0"/>
        <w:rPr>
          <w:lang w:val="nl-NL"/>
        </w:rPr>
      </w:pPr>
      <w:r>
        <w:rPr>
          <w:lang w:val="nl-NL"/>
        </w:rPr>
        <w:t>Eigenschappen</w:t>
      </w:r>
      <w:sdt>
        <w:sdtPr>
          <w:rPr>
            <w:lang w:val="nl-NL"/>
          </w:rPr>
          <w:id w:val="866561738"/>
          <w:citation/>
        </w:sdtPr>
        <w:sdtEndPr/>
        <w:sdtContent>
          <w:r w:rsidR="003A3E90">
            <w:rPr>
              <w:lang w:val="nl-NL"/>
            </w:rPr>
            <w:fldChar w:fldCharType="begin"/>
          </w:r>
          <w:r w:rsidR="003A3E90">
            <w:rPr>
              <w:lang w:val="nl-NL"/>
            </w:rPr>
            <w:instrText xml:space="preserve"> CITATION TMC2208datasheet \l 1043 </w:instrText>
          </w:r>
          <w:r w:rsidR="003A3E90">
            <w:rPr>
              <w:lang w:val="nl-NL"/>
            </w:rPr>
            <w:fldChar w:fldCharType="separate"/>
          </w:r>
          <w:r w:rsidR="003A3E90">
            <w:rPr>
              <w:noProof/>
              <w:lang w:val="nl-NL"/>
            </w:rPr>
            <w:t xml:space="preserve"> </w:t>
          </w:r>
          <w:r w:rsidR="003A3E90" w:rsidRPr="003A3E90">
            <w:rPr>
              <w:noProof/>
              <w:lang w:val="nl-NL"/>
            </w:rPr>
            <w:t>[11]</w:t>
          </w:r>
          <w:r w:rsidR="003A3E90">
            <w:rPr>
              <w:lang w:val="nl-NL"/>
            </w:rPr>
            <w:fldChar w:fldCharType="end"/>
          </w:r>
        </w:sdtContent>
      </w:sdt>
      <w:r>
        <w:rPr>
          <w:lang w:val="nl-NL"/>
        </w:rPr>
        <w:t>:</w:t>
      </w:r>
    </w:p>
    <w:p w14:paraId="29C08539" w14:textId="1532CC8B" w:rsidR="00CA49C2" w:rsidRDefault="00196E06" w:rsidP="00CA49C2">
      <w:pPr>
        <w:pStyle w:val="Lijstalinea"/>
        <w:numPr>
          <w:ilvl w:val="0"/>
          <w:numId w:val="44"/>
        </w:numPr>
        <w:rPr>
          <w:lang w:val="nl-NL"/>
        </w:rPr>
      </w:pPr>
      <w:r w:rsidRPr="00196E06">
        <w:rPr>
          <w:lang w:val="nl-NL"/>
        </w:rPr>
        <w:t>Aandrijfcapaciteit tot 1,2 A (RMS) continue spoelstroom - 2 A piek</w:t>
      </w:r>
    </w:p>
    <w:p w14:paraId="4B7651F4" w14:textId="371FD183" w:rsidR="00196E06" w:rsidRPr="00A63678" w:rsidRDefault="003821DB" w:rsidP="00CA49C2">
      <w:pPr>
        <w:pStyle w:val="Lijstalinea"/>
        <w:numPr>
          <w:ilvl w:val="0"/>
          <w:numId w:val="44"/>
        </w:numPr>
        <w:rPr>
          <w:lang w:val="en-GB"/>
        </w:rPr>
      </w:pPr>
      <w:r w:rsidRPr="00A63678">
        <w:rPr>
          <w:lang w:val="en-GB"/>
        </w:rPr>
        <w:t xml:space="preserve">STEP/DIR-interface met 2, 4, 8, 16 of 32 </w:t>
      </w:r>
      <w:proofErr w:type="spellStart"/>
      <w:r w:rsidRPr="00A63678">
        <w:rPr>
          <w:lang w:val="en-GB"/>
        </w:rPr>
        <w:t>microstep</w:t>
      </w:r>
      <w:proofErr w:type="spellEnd"/>
      <w:r w:rsidRPr="00A63678">
        <w:rPr>
          <w:lang w:val="en-GB"/>
        </w:rPr>
        <w:t xml:space="preserve"> </w:t>
      </w:r>
      <w:proofErr w:type="spellStart"/>
      <w:r w:rsidRPr="00A63678">
        <w:rPr>
          <w:lang w:val="en-GB"/>
        </w:rPr>
        <w:t>pininstelling</w:t>
      </w:r>
      <w:proofErr w:type="spellEnd"/>
    </w:p>
    <w:p w14:paraId="0B44EEA7" w14:textId="48D822B3" w:rsidR="009E06E9" w:rsidRDefault="009E06E9" w:rsidP="00CA49C2">
      <w:pPr>
        <w:pStyle w:val="Lijstalinea"/>
        <w:numPr>
          <w:ilvl w:val="0"/>
          <w:numId w:val="44"/>
        </w:numPr>
        <w:rPr>
          <w:lang w:val="nl-NL"/>
        </w:rPr>
      </w:pPr>
      <w:r w:rsidRPr="009E06E9">
        <w:rPr>
          <w:lang w:val="nl-NL"/>
        </w:rPr>
        <w:t xml:space="preserve">256 microstappen door </w:t>
      </w:r>
      <w:proofErr w:type="spellStart"/>
      <w:r w:rsidRPr="009E06E9">
        <w:rPr>
          <w:lang w:val="nl-NL"/>
        </w:rPr>
        <w:t>microPlyer</w:t>
      </w:r>
      <w:proofErr w:type="spellEnd"/>
      <w:r w:rsidRPr="009E06E9">
        <w:rPr>
          <w:lang w:val="nl-NL"/>
        </w:rPr>
        <w:t>™-interpolatie</w:t>
      </w:r>
    </w:p>
    <w:p w14:paraId="0D67E96E" w14:textId="6D1D0D72" w:rsidR="000D7256" w:rsidRDefault="008F0EF2" w:rsidP="00CA49C2">
      <w:pPr>
        <w:pStyle w:val="Lijstalinea"/>
        <w:numPr>
          <w:ilvl w:val="0"/>
          <w:numId w:val="44"/>
        </w:numPr>
        <w:rPr>
          <w:lang w:val="nl-NL"/>
        </w:rPr>
      </w:pPr>
      <w:r>
        <w:rPr>
          <w:lang w:val="nl-NL"/>
        </w:rPr>
        <w:t>S</w:t>
      </w:r>
      <w:r w:rsidR="000D7256" w:rsidRPr="000D7256">
        <w:rPr>
          <w:lang w:val="nl-NL"/>
        </w:rPr>
        <w:t>tealthChop2 voor stille werking en vloeiende bewegingen (standaardinstelling)</w:t>
      </w:r>
    </w:p>
    <w:p w14:paraId="03F19228" w14:textId="05A20A16" w:rsidR="00CF431B" w:rsidRDefault="008F0EF2" w:rsidP="00CA49C2">
      <w:pPr>
        <w:pStyle w:val="Lijstalinea"/>
        <w:numPr>
          <w:ilvl w:val="0"/>
          <w:numId w:val="44"/>
        </w:numPr>
        <w:rPr>
          <w:lang w:val="nl-NL"/>
        </w:rPr>
      </w:pPr>
      <w:proofErr w:type="spellStart"/>
      <w:r>
        <w:rPr>
          <w:lang w:val="nl-NL"/>
        </w:rPr>
        <w:t>S</w:t>
      </w:r>
      <w:r w:rsidR="00927F22" w:rsidRPr="00927F22">
        <w:rPr>
          <w:lang w:val="nl-NL"/>
        </w:rPr>
        <w:t>preadCycle</w:t>
      </w:r>
      <w:proofErr w:type="spellEnd"/>
      <w:r w:rsidR="00927F22" w:rsidRPr="00927F22">
        <w:rPr>
          <w:lang w:val="nl-NL"/>
        </w:rPr>
        <w:t xml:space="preserve"> zeer dynamische motorbesturing chopper (</w:t>
      </w:r>
      <w:r w:rsidR="002C3148">
        <w:rPr>
          <w:lang w:val="nl-NL"/>
        </w:rPr>
        <w:t>schakelbaar</w:t>
      </w:r>
      <w:r w:rsidR="00927F22" w:rsidRPr="00927F22">
        <w:rPr>
          <w:lang w:val="nl-NL"/>
        </w:rPr>
        <w:t xml:space="preserve"> via UART)</w:t>
      </w:r>
    </w:p>
    <w:p w14:paraId="1B9C7D03" w14:textId="00C0B4B7" w:rsidR="004F35B9" w:rsidRDefault="006E048F" w:rsidP="00CA49C2">
      <w:pPr>
        <w:pStyle w:val="Lijstalinea"/>
        <w:numPr>
          <w:ilvl w:val="0"/>
          <w:numId w:val="44"/>
        </w:numPr>
        <w:rPr>
          <w:lang w:val="nl-NL"/>
        </w:rPr>
      </w:pPr>
      <w:r w:rsidRPr="006E048F">
        <w:rPr>
          <w:lang w:val="nl-NL"/>
        </w:rPr>
        <w:t>Voedingsspanning motor: 5,5 tot 36</w:t>
      </w:r>
      <w:r w:rsidR="00685BBF">
        <w:rPr>
          <w:lang w:val="nl-NL"/>
        </w:rPr>
        <w:t xml:space="preserve"> </w:t>
      </w:r>
      <w:r w:rsidRPr="006E048F">
        <w:rPr>
          <w:lang w:val="nl-NL"/>
        </w:rPr>
        <w:t>V</w:t>
      </w:r>
    </w:p>
    <w:p w14:paraId="6DC9A19C" w14:textId="7BE18D05" w:rsidR="006E048F" w:rsidRDefault="0030534F" w:rsidP="00CA49C2">
      <w:pPr>
        <w:pStyle w:val="Lijstalinea"/>
        <w:numPr>
          <w:ilvl w:val="0"/>
          <w:numId w:val="44"/>
        </w:numPr>
        <w:rPr>
          <w:lang w:val="nl-NL"/>
        </w:rPr>
      </w:pPr>
      <w:r w:rsidRPr="0030534F">
        <w:rPr>
          <w:lang w:val="nl-NL"/>
        </w:rPr>
        <w:t>Logische voedingsspanning: 3,3 tot 5</w:t>
      </w:r>
      <w:r w:rsidR="00685BBF">
        <w:rPr>
          <w:lang w:val="nl-NL"/>
        </w:rPr>
        <w:t xml:space="preserve"> </w:t>
      </w:r>
      <w:r w:rsidRPr="0030534F">
        <w:rPr>
          <w:lang w:val="nl-NL"/>
        </w:rPr>
        <w:t>V</w:t>
      </w:r>
    </w:p>
    <w:p w14:paraId="04141F1D" w14:textId="5399FABD" w:rsidR="006D0612" w:rsidRPr="002F4960" w:rsidRDefault="00A52B67" w:rsidP="00CA49C2">
      <w:pPr>
        <w:pStyle w:val="Lijstalinea"/>
        <w:numPr>
          <w:ilvl w:val="0"/>
          <w:numId w:val="44"/>
        </w:numPr>
        <w:rPr>
          <w:lang w:val="nl-NL"/>
        </w:rPr>
      </w:pPr>
      <w:r w:rsidRPr="00A52B67">
        <w:rPr>
          <w:lang w:val="nl-NL"/>
        </w:rPr>
        <w:t>Automatische stand-by</w:t>
      </w:r>
      <w:r w:rsidR="007C1EE4">
        <w:rPr>
          <w:lang w:val="nl-NL"/>
        </w:rPr>
        <w:t xml:space="preserve"> </w:t>
      </w:r>
      <w:r w:rsidRPr="00A52B67">
        <w:rPr>
          <w:lang w:val="nl-NL"/>
        </w:rPr>
        <w:t>stroomreductie (optie)</w:t>
      </w:r>
    </w:p>
    <w:p w14:paraId="75E3DCFD" w14:textId="7DA890D7" w:rsidR="002F5CF9" w:rsidRDefault="00D64A19" w:rsidP="00CA49C2">
      <w:pPr>
        <w:pStyle w:val="Lijstalinea"/>
        <w:numPr>
          <w:ilvl w:val="0"/>
          <w:numId w:val="44"/>
        </w:numPr>
        <w:rPr>
          <w:lang w:val="nl-NL"/>
        </w:rPr>
      </w:pPr>
      <w:r w:rsidRPr="00D64A19">
        <w:rPr>
          <w:lang w:val="nl-NL"/>
        </w:rPr>
        <w:t>Passief remmen en vrijloop</w:t>
      </w:r>
    </w:p>
    <w:p w14:paraId="47259552" w14:textId="288933F8" w:rsidR="00EE2A7F" w:rsidRDefault="00EE2A7F" w:rsidP="00CA49C2">
      <w:pPr>
        <w:pStyle w:val="Lijstalinea"/>
        <w:numPr>
          <w:ilvl w:val="0"/>
          <w:numId w:val="44"/>
        </w:numPr>
        <w:rPr>
          <w:lang w:val="nl-NL"/>
        </w:rPr>
      </w:pPr>
      <w:r w:rsidRPr="00EE2A7F">
        <w:rPr>
          <w:lang w:val="nl-NL"/>
        </w:rPr>
        <w:t xml:space="preserve">Single </w:t>
      </w:r>
      <w:proofErr w:type="spellStart"/>
      <w:r w:rsidRPr="00EE2A7F">
        <w:rPr>
          <w:lang w:val="nl-NL"/>
        </w:rPr>
        <w:t>Wire</w:t>
      </w:r>
      <w:proofErr w:type="spellEnd"/>
      <w:r w:rsidRPr="00EE2A7F">
        <w:rPr>
          <w:lang w:val="nl-NL"/>
        </w:rPr>
        <w:t xml:space="preserve"> UART&amp; OTP voor geavanceerde </w:t>
      </w:r>
      <w:r w:rsidR="00287AA9" w:rsidRPr="00287AA9">
        <w:rPr>
          <w:lang w:val="nl-NL"/>
        </w:rPr>
        <w:t>configuratie-instelling</w:t>
      </w:r>
      <w:r w:rsidR="00287AA9">
        <w:rPr>
          <w:lang w:val="nl-NL"/>
        </w:rPr>
        <w:t>en</w:t>
      </w:r>
    </w:p>
    <w:p w14:paraId="5580396F" w14:textId="50819CB1" w:rsidR="00757776" w:rsidRDefault="00757776" w:rsidP="00CA49C2">
      <w:pPr>
        <w:pStyle w:val="Lijstalinea"/>
        <w:numPr>
          <w:ilvl w:val="0"/>
          <w:numId w:val="44"/>
        </w:numPr>
        <w:rPr>
          <w:lang w:val="nl-NL"/>
        </w:rPr>
      </w:pPr>
      <w:r w:rsidRPr="00757776">
        <w:rPr>
          <w:lang w:val="nl-NL"/>
        </w:rPr>
        <w:t xml:space="preserve">Geïntegreerde </w:t>
      </w:r>
      <w:proofErr w:type="spellStart"/>
      <w:r w:rsidRPr="00757776">
        <w:rPr>
          <w:lang w:val="nl-NL"/>
        </w:rPr>
        <w:t>pulsgenerator</w:t>
      </w:r>
      <w:proofErr w:type="spellEnd"/>
      <w:r w:rsidRPr="00757776">
        <w:rPr>
          <w:lang w:val="nl-NL"/>
        </w:rPr>
        <w:t xml:space="preserve"> voor zelfstandige beweging</w:t>
      </w:r>
    </w:p>
    <w:p w14:paraId="5B1403D9" w14:textId="6488BAE3" w:rsidR="00565AE7" w:rsidRDefault="002E211D" w:rsidP="00C70F00">
      <w:pPr>
        <w:rPr>
          <w:lang w:val="nl-NL"/>
        </w:rPr>
      </w:pPr>
      <w:r>
        <w:rPr>
          <w:lang w:val="nl-NL"/>
        </w:rPr>
        <w:t xml:space="preserve">Een andere keuze </w:t>
      </w:r>
      <w:r w:rsidR="006F3E04">
        <w:rPr>
          <w:lang w:val="nl-NL"/>
        </w:rPr>
        <w:t>om de motoren aan</w:t>
      </w:r>
      <w:r w:rsidR="0021238D">
        <w:rPr>
          <w:lang w:val="nl-NL"/>
        </w:rPr>
        <w:t xml:space="preserve"> te sturen </w:t>
      </w:r>
      <w:r w:rsidR="00C9571C">
        <w:rPr>
          <w:lang w:val="nl-NL"/>
        </w:rPr>
        <w:t>is de</w:t>
      </w:r>
      <w:r w:rsidR="0021238D">
        <w:rPr>
          <w:lang w:val="nl-NL"/>
        </w:rPr>
        <w:t xml:space="preserve"> A</w:t>
      </w:r>
      <w:r w:rsidR="00564761">
        <w:rPr>
          <w:lang w:val="nl-NL"/>
        </w:rPr>
        <w:t>4988</w:t>
      </w:r>
      <w:r w:rsidR="008732BD">
        <w:rPr>
          <w:lang w:val="nl-NL"/>
        </w:rPr>
        <w:t xml:space="preserve"> </w:t>
      </w:r>
      <w:r w:rsidR="008732BD" w:rsidRPr="000525C2">
        <w:rPr>
          <w:lang w:val="nl-NL"/>
        </w:rPr>
        <w:t xml:space="preserve">microstepping </w:t>
      </w:r>
      <w:r w:rsidR="00B65C19">
        <w:rPr>
          <w:lang w:val="nl-NL"/>
        </w:rPr>
        <w:t>stappen</w:t>
      </w:r>
      <w:r w:rsidR="008732BD" w:rsidRPr="000525C2">
        <w:rPr>
          <w:lang w:val="nl-NL"/>
        </w:rPr>
        <w:t xml:space="preserve">motor driver. </w:t>
      </w:r>
      <w:r w:rsidR="00355CB2" w:rsidRPr="000525C2">
        <w:rPr>
          <w:lang w:val="nl-NL"/>
        </w:rPr>
        <w:t xml:space="preserve">Het voordeel van deze chip </w:t>
      </w:r>
      <w:r w:rsidR="000525C2" w:rsidRPr="000525C2">
        <w:rPr>
          <w:lang w:val="nl-NL"/>
        </w:rPr>
        <w:t>is dat deze een beetje</w:t>
      </w:r>
      <w:r w:rsidR="00286B7D">
        <w:rPr>
          <w:lang w:val="nl-NL"/>
        </w:rPr>
        <w:t xml:space="preserve"> goedkoper is. </w:t>
      </w:r>
      <w:r w:rsidR="0060332A">
        <w:rPr>
          <w:lang w:val="nl-NL"/>
        </w:rPr>
        <w:t>H</w:t>
      </w:r>
      <w:r w:rsidR="00286B7D">
        <w:rPr>
          <w:lang w:val="nl-NL"/>
        </w:rPr>
        <w:t xml:space="preserve">et nadeel en de reden waarom deze chip niet </w:t>
      </w:r>
      <w:r w:rsidR="00DB060B">
        <w:rPr>
          <w:lang w:val="nl-NL"/>
        </w:rPr>
        <w:t>gebruikt wordt</w:t>
      </w:r>
      <w:r w:rsidR="0060332A">
        <w:rPr>
          <w:lang w:val="nl-NL"/>
        </w:rPr>
        <w:t>,</w:t>
      </w:r>
      <w:r w:rsidR="00286B7D">
        <w:rPr>
          <w:lang w:val="nl-NL"/>
        </w:rPr>
        <w:t xml:space="preserve"> is dat de motor</w:t>
      </w:r>
      <w:r w:rsidR="00BB190E">
        <w:rPr>
          <w:lang w:val="nl-NL"/>
        </w:rPr>
        <w:t>en veel meer lawaai maken.</w:t>
      </w:r>
    </w:p>
    <w:p w14:paraId="3E9CC414" w14:textId="23890866" w:rsidR="00A12D10" w:rsidRPr="00C70F00" w:rsidRDefault="00A12D10" w:rsidP="00C70F00">
      <w:pPr>
        <w:rPr>
          <w:lang w:val="nl-NL"/>
        </w:rPr>
        <w:sectPr w:rsidR="00A12D10" w:rsidRPr="00C70F00" w:rsidSect="00995550">
          <w:pgSz w:w="11906" w:h="16838"/>
          <w:pgMar w:top="1417" w:right="1417" w:bottom="1417" w:left="1417" w:header="708" w:footer="708" w:gutter="0"/>
          <w:cols w:space="708"/>
          <w:titlePg/>
          <w:docGrid w:linePitch="360"/>
        </w:sectPr>
      </w:pPr>
    </w:p>
    <w:p w14:paraId="794428FC" w14:textId="3B81CA36" w:rsidR="00E11664" w:rsidRDefault="00643788" w:rsidP="00E11664">
      <w:pPr>
        <w:pStyle w:val="Kop2"/>
        <w:rPr>
          <w:lang w:val="nl-NL"/>
        </w:rPr>
      </w:pPr>
      <w:bookmarkStart w:id="43" w:name="_Toc130496642"/>
      <w:r>
        <w:rPr>
          <w:lang w:val="nl-NL"/>
        </w:rPr>
        <w:t>Mechanica</w:t>
      </w:r>
      <w:bookmarkEnd w:id="43"/>
    </w:p>
    <w:p w14:paraId="4F105B54" w14:textId="31942CAC" w:rsidR="00750CC5" w:rsidRDefault="00750CC5" w:rsidP="00810531">
      <w:r>
        <w:t>In een vorig hoofdstuk werden de verschillende types motoren al besproken. Zoals werd bekeken heeft ieder type motor een verschillende draagkracht, en is die dus ook beter toepasbaar op verschillende punten.</w:t>
      </w:r>
    </w:p>
    <w:p w14:paraId="418C7A69" w14:textId="56E86F24" w:rsidR="00750CC5" w:rsidRDefault="00750CC5" w:rsidP="00810531">
      <w:r>
        <w:t>Bij industriële armen wordt voor de scharnierpunten gebruik gemaakt van st</w:t>
      </w:r>
      <w:r w:rsidR="00FE3A80">
        <w:t>a</w:t>
      </w:r>
      <w:r>
        <w:t>ppe</w:t>
      </w:r>
      <w:r w:rsidR="00FE3A80">
        <w:t>n</w:t>
      </w:r>
      <w:r>
        <w:t>motoren en servomotoren. Afhankelijk van het type motor is een andere mechanische ontwerpstrategie nodig. Het prototype</w:t>
      </w:r>
      <w:r w:rsidR="00690D2C">
        <w:t>,</w:t>
      </w:r>
      <w:r>
        <w:t xml:space="preserve"> besproken in dit dossier</w:t>
      </w:r>
      <w:r w:rsidR="00690D2C">
        <w:t>,</w:t>
      </w:r>
      <w:r>
        <w:t xml:space="preserve"> zal worden uitgewerkt met een 3D-printer, ook dat is een belangrijk punt om rekening mee te houden. De verschillende mogelijkheden met deze eigenschappen kunnen worden opgedeeld in </w:t>
      </w:r>
      <w:r w:rsidR="00AC496B">
        <w:t>drie</w:t>
      </w:r>
      <w:r>
        <w:t xml:space="preserve"> groepen</w:t>
      </w:r>
      <w:r w:rsidR="00A468C8">
        <w:t>.</w:t>
      </w:r>
      <w:r w:rsidR="00A468C8">
        <w:br/>
        <w:t>Deze groepen bestaan</w:t>
      </w:r>
      <w:r w:rsidR="00385C03">
        <w:t xml:space="preserve"> uit een cartesische, een </w:t>
      </w:r>
      <w:proofErr w:type="spellStart"/>
      <w:r w:rsidR="00385C03">
        <w:t>articulated</w:t>
      </w:r>
      <w:proofErr w:type="spellEnd"/>
      <w:r w:rsidR="00385C03">
        <w:t xml:space="preserve"> en een SCARA-robotarm</w:t>
      </w:r>
      <w:r w:rsidR="00BF3A9E">
        <w:t>, waarvan hieronder een afbeelding.</w:t>
      </w:r>
      <w:r w:rsidR="00A961BE">
        <w:t xml:space="preserve"> </w:t>
      </w:r>
      <w:r w:rsidR="00A961BE">
        <w:fldChar w:fldCharType="begin"/>
      </w:r>
      <w:r w:rsidR="00A961BE">
        <w:instrText xml:space="preserve"> REF _Ref130494019 \h </w:instrText>
      </w:r>
      <w:r w:rsidR="00A961BE">
        <w:fldChar w:fldCharType="separate"/>
      </w:r>
      <w:r w:rsidR="00A961BE">
        <w:t xml:space="preserve">Figuur </w:t>
      </w:r>
      <w:r w:rsidR="00A961BE">
        <w:rPr>
          <w:noProof/>
        </w:rPr>
        <w:t>7</w:t>
      </w:r>
      <w:r w:rsidR="00A961BE">
        <w:fldChar w:fldCharType="end"/>
      </w:r>
      <w:sdt>
        <w:sdtPr>
          <w:id w:val="933473012"/>
          <w:citation/>
        </w:sdtPr>
        <w:sdtEndPr/>
        <w:sdtContent>
          <w:r w:rsidR="005A4E8E">
            <w:fldChar w:fldCharType="begin"/>
          </w:r>
          <w:r w:rsidR="005A4E8E">
            <w:rPr>
              <w:lang w:val="nl-NL"/>
            </w:rPr>
            <w:instrText xml:space="preserve"> CITATION Soortenrobotarmen \l 1043 </w:instrText>
          </w:r>
          <w:r w:rsidR="005A4E8E">
            <w:fldChar w:fldCharType="separate"/>
          </w:r>
          <w:r w:rsidR="005A4E8E">
            <w:rPr>
              <w:noProof/>
              <w:lang w:val="nl-NL"/>
            </w:rPr>
            <w:t xml:space="preserve"> </w:t>
          </w:r>
          <w:r w:rsidR="005A4E8E" w:rsidRPr="005A4E8E">
            <w:rPr>
              <w:noProof/>
              <w:lang w:val="nl-NL"/>
            </w:rPr>
            <w:t>[12]</w:t>
          </w:r>
          <w:r w:rsidR="005A4E8E">
            <w:fldChar w:fldCharType="end"/>
          </w:r>
        </w:sdtContent>
      </w:sdt>
    </w:p>
    <w:p w14:paraId="5C8FF637" w14:textId="73F754D0" w:rsidR="00AC496B" w:rsidRDefault="00AC496B" w:rsidP="00AC496B">
      <w:pPr>
        <w:keepNext/>
        <w:spacing w:before="144" w:after="144"/>
        <w:jc w:val="center"/>
      </w:pPr>
      <w:r>
        <w:rPr>
          <w:noProof/>
        </w:rPr>
        <w:drawing>
          <wp:inline distT="0" distB="0" distL="0" distR="0" wp14:anchorId="2C9F5B19" wp14:editId="3F02BE30">
            <wp:extent cx="3415145" cy="1922220"/>
            <wp:effectExtent l="0" t="0" r="0" b="1905"/>
            <wp:docPr id="35" name="Afbeelding 35"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diagram&#10;&#10;Automatisch gegenereerde beschrijving"/>
                    <pic:cNvPicPr/>
                  </pic:nvPicPr>
                  <pic:blipFill>
                    <a:blip r:embed="rId26"/>
                    <a:stretch>
                      <a:fillRect/>
                    </a:stretch>
                  </pic:blipFill>
                  <pic:spPr>
                    <a:xfrm>
                      <a:off x="0" y="0"/>
                      <a:ext cx="3430400" cy="1930806"/>
                    </a:xfrm>
                    <a:prstGeom prst="rect">
                      <a:avLst/>
                    </a:prstGeom>
                  </pic:spPr>
                </pic:pic>
              </a:graphicData>
            </a:graphic>
          </wp:inline>
        </w:drawing>
      </w:r>
    </w:p>
    <w:p w14:paraId="4540E044" w14:textId="09FD9426" w:rsidR="00750CC5" w:rsidRDefault="00AC496B" w:rsidP="00AC496B">
      <w:pPr>
        <w:pStyle w:val="Bijschrift"/>
        <w:jc w:val="center"/>
      </w:pPr>
      <w:bookmarkStart w:id="44" w:name="_Ref130494019"/>
      <w:bookmarkStart w:id="45" w:name="_Toc130496960"/>
      <w:r>
        <w:t xml:space="preserve">Figuur </w:t>
      </w:r>
      <w:r>
        <w:fldChar w:fldCharType="begin"/>
      </w:r>
      <w:r>
        <w:instrText xml:space="preserve"> SEQ Figuur \* ARABIC </w:instrText>
      </w:r>
      <w:r>
        <w:fldChar w:fldCharType="separate"/>
      </w:r>
      <w:r w:rsidR="00370E3E">
        <w:rPr>
          <w:noProof/>
        </w:rPr>
        <w:t>7</w:t>
      </w:r>
      <w:r>
        <w:fldChar w:fldCharType="end"/>
      </w:r>
      <w:bookmarkEnd w:id="44"/>
      <w:r>
        <w:t>: Verschillende types robotarmen</w:t>
      </w:r>
      <w:bookmarkEnd w:id="45"/>
    </w:p>
    <w:p w14:paraId="2194DF3B" w14:textId="27603581" w:rsidR="006E4195" w:rsidRPr="0018520F" w:rsidRDefault="006E4195" w:rsidP="006E4195">
      <w:pPr>
        <w:pStyle w:val="Kop3"/>
      </w:pPr>
      <w:bookmarkStart w:id="46" w:name="_Toc130496643"/>
      <w:r>
        <w:t>Cartesische</w:t>
      </w:r>
      <w:r w:rsidR="009A7F33">
        <w:t xml:space="preserve"> robotarm</w:t>
      </w:r>
      <w:bookmarkEnd w:id="46"/>
    </w:p>
    <w:p w14:paraId="2C5117CE" w14:textId="01EB0B21" w:rsidR="001828A1" w:rsidRDefault="00603ED9" w:rsidP="001828A1">
      <w:pPr>
        <w:spacing w:before="144" w:after="144"/>
        <w:sectPr w:rsidR="001828A1" w:rsidSect="00995550">
          <w:pgSz w:w="11906" w:h="16838"/>
          <w:pgMar w:top="1417" w:right="1417" w:bottom="1417" w:left="1417" w:header="708" w:footer="708" w:gutter="0"/>
          <w:cols w:space="708"/>
          <w:titlePg/>
          <w:docGrid w:linePitch="360"/>
        </w:sectPr>
      </w:pPr>
      <w:r>
        <w:rPr>
          <w:noProof/>
        </w:rPr>
        <mc:AlternateContent>
          <mc:Choice Requires="wps">
            <w:drawing>
              <wp:anchor distT="0" distB="0" distL="114300" distR="114300" simplePos="0" relativeHeight="251658261" behindDoc="0" locked="0" layoutInCell="1" allowOverlap="1" wp14:anchorId="6336CBF7" wp14:editId="6B7945D4">
                <wp:simplePos x="0" y="0"/>
                <wp:positionH relativeFrom="column">
                  <wp:posOffset>48260</wp:posOffset>
                </wp:positionH>
                <wp:positionV relativeFrom="paragraph">
                  <wp:posOffset>2830195</wp:posOffset>
                </wp:positionV>
                <wp:extent cx="1738630" cy="635"/>
                <wp:effectExtent l="0" t="0" r="0" b="0"/>
                <wp:wrapSquare wrapText="bothSides"/>
                <wp:docPr id="39" name="Tekstvak 39"/>
                <wp:cNvGraphicFramePr/>
                <a:graphic xmlns:a="http://schemas.openxmlformats.org/drawingml/2006/main">
                  <a:graphicData uri="http://schemas.microsoft.com/office/word/2010/wordprocessingShape">
                    <wps:wsp>
                      <wps:cNvSpPr txBox="1"/>
                      <wps:spPr>
                        <a:xfrm>
                          <a:off x="0" y="0"/>
                          <a:ext cx="1738630" cy="635"/>
                        </a:xfrm>
                        <a:prstGeom prst="rect">
                          <a:avLst/>
                        </a:prstGeom>
                        <a:solidFill>
                          <a:prstClr val="white"/>
                        </a:solidFill>
                        <a:ln>
                          <a:noFill/>
                        </a:ln>
                      </wps:spPr>
                      <wps:txbx>
                        <w:txbxContent>
                          <w:p w14:paraId="5AD21EFF" w14:textId="0050B5C1" w:rsidR="00603ED9" w:rsidRPr="0052024D" w:rsidRDefault="00603ED9" w:rsidP="00603ED9">
                            <w:pPr>
                              <w:pStyle w:val="Bijschrift"/>
                              <w:rPr>
                                <w:noProof/>
                                <w:sz w:val="24"/>
                              </w:rPr>
                            </w:pPr>
                            <w:bookmarkStart w:id="47" w:name="_Ref130494385"/>
                            <w:bookmarkStart w:id="48" w:name="_Toc130496961"/>
                            <w:r>
                              <w:t xml:space="preserve">Figuur </w:t>
                            </w:r>
                            <w:r>
                              <w:fldChar w:fldCharType="begin"/>
                            </w:r>
                            <w:r>
                              <w:instrText xml:space="preserve"> SEQ Figuur \* ARABIC </w:instrText>
                            </w:r>
                            <w:r>
                              <w:fldChar w:fldCharType="separate"/>
                            </w:r>
                            <w:r w:rsidR="00370E3E">
                              <w:rPr>
                                <w:noProof/>
                              </w:rPr>
                              <w:t>8</w:t>
                            </w:r>
                            <w:r>
                              <w:fldChar w:fldCharType="end"/>
                            </w:r>
                            <w:bookmarkEnd w:id="47"/>
                            <w:r>
                              <w:t>: Cartesische robotarm en de aluminium profielen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6CBF7" id="Tekstvak 39" o:spid="_x0000_s1038" type="#_x0000_t202" style="position:absolute;margin-left:3.8pt;margin-top:222.85pt;width:136.9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" stroked="f">
                <v:textbox style="mso-fit-shape-to-text:t" inset="0,0,0,0">
                  <w:txbxContent>
                    <w:p w14:paraId="5AD21EFF" w14:textId="0050B5C1" w:rsidR="00603ED9" w:rsidRPr="0052024D" w:rsidRDefault="00603ED9" w:rsidP="00603ED9">
                      <w:pPr>
                        <w:pStyle w:val="Bijschrift"/>
                        <w:rPr>
                          <w:noProof/>
                          <w:sz w:val="24"/>
                        </w:rPr>
                      </w:pPr>
                      <w:bookmarkStart w:id="49" w:name="_Ref130494385"/>
                      <w:bookmarkStart w:id="50" w:name="_Toc130496961"/>
                      <w:r>
                        <w:t xml:space="preserve">Figuur </w:t>
                      </w:r>
                      <w:r>
                        <w:fldChar w:fldCharType="begin"/>
                      </w:r>
                      <w:r>
                        <w:instrText xml:space="preserve"> SEQ Figuur \* ARABIC </w:instrText>
                      </w:r>
                      <w:r>
                        <w:fldChar w:fldCharType="separate"/>
                      </w:r>
                      <w:r w:rsidR="00370E3E">
                        <w:rPr>
                          <w:noProof/>
                        </w:rPr>
                        <w:t>8</w:t>
                      </w:r>
                      <w:r>
                        <w:fldChar w:fldCharType="end"/>
                      </w:r>
                      <w:bookmarkEnd w:id="49"/>
                      <w:r>
                        <w:t>: Cartesische robotarm en de aluminium profielen</w:t>
                      </w:r>
                      <w:bookmarkEnd w:id="50"/>
                    </w:p>
                  </w:txbxContent>
                </v:textbox>
                <w10:wrap type="square"/>
              </v:shape>
            </w:pict>
          </mc:Fallback>
        </mc:AlternateContent>
      </w:r>
      <w:r>
        <w:rPr>
          <w:noProof/>
        </w:rPr>
        <w:drawing>
          <wp:anchor distT="0" distB="0" distL="114300" distR="114300" simplePos="0" relativeHeight="251658260" behindDoc="0" locked="0" layoutInCell="1" allowOverlap="1" wp14:anchorId="0605D100" wp14:editId="67723780">
            <wp:simplePos x="0" y="0"/>
            <wp:positionH relativeFrom="column">
              <wp:posOffset>48837</wp:posOffset>
            </wp:positionH>
            <wp:positionV relativeFrom="paragraph">
              <wp:posOffset>87341</wp:posOffset>
            </wp:positionV>
            <wp:extent cx="1738630" cy="2686050"/>
            <wp:effectExtent l="0" t="0" r="635" b="0"/>
            <wp:wrapSquare wrapText="bothSides"/>
            <wp:docPr id="38" name="Afbeelding 38" descr="Afbeelding met tekst, gereedschap, molenaa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 gereedschap, molenaar&#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1738630" cy="2686050"/>
                    </a:xfrm>
                    <a:prstGeom prst="rect">
                      <a:avLst/>
                    </a:prstGeom>
                  </pic:spPr>
                </pic:pic>
              </a:graphicData>
            </a:graphic>
            <wp14:sizeRelH relativeFrom="margin">
              <wp14:pctWidth>0</wp14:pctWidth>
            </wp14:sizeRelH>
            <wp14:sizeRelV relativeFrom="margin">
              <wp14:pctHeight>0</wp14:pctHeight>
            </wp14:sizeRelV>
          </wp:anchor>
        </w:drawing>
      </w:r>
      <w:r w:rsidR="0018520F">
        <w:t>D</w:t>
      </w:r>
      <w:r w:rsidR="0018520F" w:rsidRPr="00650E0C">
        <w:t>e cartesische</w:t>
      </w:r>
      <w:r w:rsidR="00750CC5" w:rsidRPr="00650E0C">
        <w:t xml:space="preserve"> robot gelijkt het meeste op een klassieke CNC-machine of 3D-printer. Cartesische of lineaire robots werken op </w:t>
      </w:r>
      <w:r w:rsidR="00E135CB">
        <w:t>drie</w:t>
      </w:r>
      <w:r w:rsidR="00750CC5" w:rsidRPr="00650E0C">
        <w:t xml:space="preserve"> assen: X,Y en Z. Deze </w:t>
      </w:r>
      <w:r w:rsidR="00060C11">
        <w:t>drie</w:t>
      </w:r>
      <w:r w:rsidR="00750CC5" w:rsidRPr="00650E0C">
        <w:t xml:space="preserve"> assen maken een beweging</w:t>
      </w:r>
      <w:r w:rsidR="00DE4D7B">
        <w:t xml:space="preserve"> mogelijk</w:t>
      </w:r>
      <w:r w:rsidR="00750CC5" w:rsidRPr="00650E0C">
        <w:t xml:space="preserve"> van links naar rechts, van voor naar </w:t>
      </w:r>
      <w:r w:rsidR="00FD6133">
        <w:t>a</w:t>
      </w:r>
      <w:r w:rsidR="00750CC5" w:rsidRPr="00650E0C">
        <w:t xml:space="preserve">chter en </w:t>
      </w:r>
      <w:r w:rsidR="0056700A">
        <w:t xml:space="preserve">van </w:t>
      </w:r>
      <w:r w:rsidR="00750CC5" w:rsidRPr="00650E0C">
        <w:t>boven naar beneden. Door de specifieke opbouw van dit type</w:t>
      </w:r>
      <w:r w:rsidR="00F244C6">
        <w:t xml:space="preserve"> robot</w:t>
      </w:r>
      <w:r w:rsidR="00750CC5" w:rsidRPr="00650E0C">
        <w:t xml:space="preserve"> is </w:t>
      </w:r>
      <w:r w:rsidR="00F244C6">
        <w:t>hij</w:t>
      </w:r>
      <w:r w:rsidR="00750CC5" w:rsidRPr="00650E0C">
        <w:t xml:space="preserve"> erg flexibel. Zo kan die afhankelijk van de toepassing snel en eenvoudig worden aangepast. Deze hoge flexibiliteit is te danken aan de typerende aluminiumprofielen waaruit d</w:t>
      </w:r>
      <w:r w:rsidR="001D5CDC">
        <w:t>e robot</w:t>
      </w:r>
      <w:r w:rsidR="00750CC5" w:rsidRPr="00650E0C">
        <w:t xml:space="preserve"> is opgebouwd. Deze profielen zijn internationaal verkrijgbaar in verschillende lengtes en breedtes en laten zich erg makkelijk bewerken. Hierdoor kunnen lagers, geleiders, … makkelijk en snel worden gemonteerd. Door deze standaardprofielen kan ook de prijs van een cartesisch systeem erg aantrekkelijk zijn.</w:t>
      </w:r>
      <w:r w:rsidR="00044F4D">
        <w:t xml:space="preserve"> </w:t>
      </w:r>
      <w:r w:rsidR="00044F4D">
        <w:fldChar w:fldCharType="begin"/>
      </w:r>
      <w:r w:rsidR="00044F4D">
        <w:instrText xml:space="preserve"> REF _Ref130494385 \h </w:instrText>
      </w:r>
      <w:r w:rsidR="00044F4D">
        <w:fldChar w:fldCharType="separate"/>
      </w:r>
      <w:r w:rsidR="00044F4D">
        <w:t xml:space="preserve">Figuur </w:t>
      </w:r>
      <w:r w:rsidR="00044F4D">
        <w:rPr>
          <w:noProof/>
        </w:rPr>
        <w:t>8</w:t>
      </w:r>
      <w:r w:rsidR="00044F4D">
        <w:fldChar w:fldCharType="end"/>
      </w:r>
      <w:sdt>
        <w:sdtPr>
          <w:id w:val="-1058553302"/>
          <w:citation/>
        </w:sdtPr>
        <w:sdtEndPr/>
        <w:sdtContent>
          <w:r w:rsidR="008C2278">
            <w:fldChar w:fldCharType="begin"/>
          </w:r>
          <w:r w:rsidR="00282361">
            <w:rPr>
              <w:lang w:val="nl-NL"/>
            </w:rPr>
            <w:instrText xml:space="preserve">CITATION cartesischerobotarm \l 1043 </w:instrText>
          </w:r>
          <w:r w:rsidR="008C2278">
            <w:fldChar w:fldCharType="separate"/>
          </w:r>
          <w:r w:rsidR="00282361">
            <w:rPr>
              <w:noProof/>
              <w:lang w:val="nl-NL"/>
            </w:rPr>
            <w:t xml:space="preserve"> </w:t>
          </w:r>
          <w:r w:rsidR="00282361" w:rsidRPr="00282361">
            <w:rPr>
              <w:noProof/>
              <w:lang w:val="nl-NL"/>
            </w:rPr>
            <w:t>[13]</w:t>
          </w:r>
          <w:r w:rsidR="008C2278">
            <w:fldChar w:fldCharType="end"/>
          </w:r>
        </w:sdtContent>
      </w:sdt>
      <w:sdt>
        <w:sdtPr>
          <w:id w:val="1544093271"/>
          <w:citation/>
        </w:sdtPr>
        <w:sdtEndPr/>
        <w:sdtContent>
          <w:r w:rsidR="001828A1">
            <w:fldChar w:fldCharType="begin"/>
          </w:r>
          <w:r w:rsidR="001828A1">
            <w:rPr>
              <w:lang w:val="nl-NL"/>
            </w:rPr>
            <w:instrText xml:space="preserve"> CITATION aluminiumprofiel \l 1043 </w:instrText>
          </w:r>
          <w:r w:rsidR="001828A1">
            <w:fldChar w:fldCharType="separate"/>
          </w:r>
          <w:r w:rsidR="001828A1" w:rsidRPr="001828A1">
            <w:rPr>
              <w:noProof/>
              <w:lang w:val="nl-NL"/>
            </w:rPr>
            <w:t>[14]</w:t>
          </w:r>
          <w:r w:rsidR="001828A1">
            <w:fldChar w:fldCharType="end"/>
          </w:r>
        </w:sdtContent>
      </w:sdt>
    </w:p>
    <w:p w14:paraId="64724FD7" w14:textId="1CDC931F" w:rsidR="001953A3" w:rsidRDefault="001953A3" w:rsidP="00650E0C">
      <w:r>
        <w:t>Een mogelijke toepassing van dit ontwerp is het open</w:t>
      </w:r>
      <w:r w:rsidR="00E7087D">
        <w:t xml:space="preserve"> </w:t>
      </w:r>
      <w:r>
        <w:t xml:space="preserve">source </w:t>
      </w:r>
      <w:proofErr w:type="spellStart"/>
      <w:r>
        <w:t>LumenP</w:t>
      </w:r>
      <w:r w:rsidR="00C53B14">
        <w:t>n</w:t>
      </w:r>
      <w:r>
        <w:t>P</w:t>
      </w:r>
      <w:proofErr w:type="spellEnd"/>
      <w:r>
        <w:t xml:space="preserve"> project door </w:t>
      </w:r>
      <w:proofErr w:type="spellStart"/>
      <w:r>
        <w:t>Opulo</w:t>
      </w:r>
      <w:proofErr w:type="spellEnd"/>
      <w:r>
        <w:t>.</w:t>
      </w:r>
      <w:r w:rsidR="00044F4D">
        <w:t xml:space="preserve"> </w:t>
      </w:r>
      <w:r w:rsidR="00044F4D">
        <w:fldChar w:fldCharType="begin"/>
      </w:r>
      <w:r w:rsidR="00044F4D">
        <w:instrText xml:space="preserve"> REF _Ref130494417 \h </w:instrText>
      </w:r>
      <w:r w:rsidR="00044F4D">
        <w:fldChar w:fldCharType="separate"/>
      </w:r>
      <w:r w:rsidR="00044F4D">
        <w:t xml:space="preserve">Figuur </w:t>
      </w:r>
      <w:r w:rsidR="00044F4D">
        <w:rPr>
          <w:noProof/>
        </w:rPr>
        <w:t>9</w:t>
      </w:r>
      <w:r w:rsidR="00044F4D">
        <w:fldChar w:fldCharType="end"/>
      </w:r>
      <w:sdt>
        <w:sdtPr>
          <w:id w:val="86038647"/>
          <w:citation/>
        </w:sdtPr>
        <w:sdtEndPr/>
        <w:sdtContent>
          <w:r w:rsidR="00CF7258">
            <w:fldChar w:fldCharType="begin"/>
          </w:r>
          <w:r w:rsidR="00CF7258">
            <w:rPr>
              <w:lang w:val="nl-NL"/>
            </w:rPr>
            <w:instrText xml:space="preserve"> CITATION LumenPnP \l 1043 </w:instrText>
          </w:r>
          <w:r w:rsidR="00CF7258">
            <w:fldChar w:fldCharType="separate"/>
          </w:r>
          <w:r w:rsidR="00CF7258">
            <w:rPr>
              <w:noProof/>
              <w:lang w:val="nl-NL"/>
            </w:rPr>
            <w:t xml:space="preserve"> </w:t>
          </w:r>
          <w:r w:rsidR="00CF7258" w:rsidRPr="00CF7258">
            <w:rPr>
              <w:noProof/>
              <w:lang w:val="nl-NL"/>
            </w:rPr>
            <w:t>[15]</w:t>
          </w:r>
          <w:r w:rsidR="00CF7258">
            <w:fldChar w:fldCharType="end"/>
          </w:r>
        </w:sdtContent>
      </w:sdt>
    </w:p>
    <w:p w14:paraId="658DC081" w14:textId="77777777" w:rsidR="00603ED9" w:rsidRDefault="001953A3" w:rsidP="00603ED9">
      <w:pPr>
        <w:keepNext/>
        <w:spacing w:before="144" w:after="144"/>
      </w:pPr>
      <w:r>
        <w:rPr>
          <w:noProof/>
        </w:rPr>
        <w:drawing>
          <wp:inline distT="0" distB="0" distL="0" distR="0" wp14:anchorId="37C8ED83" wp14:editId="5E072EF4">
            <wp:extent cx="2376261" cy="1584960"/>
            <wp:effectExtent l="0" t="0" r="5080" b="0"/>
            <wp:docPr id="61" name="Afbeelding 61" descr="Afbeelding met overdekt, 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overdekt, apparaat&#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7518" cy="1599138"/>
                    </a:xfrm>
                    <a:prstGeom prst="rect">
                      <a:avLst/>
                    </a:prstGeom>
                    <a:noFill/>
                    <a:ln>
                      <a:noFill/>
                    </a:ln>
                  </pic:spPr>
                </pic:pic>
              </a:graphicData>
            </a:graphic>
          </wp:inline>
        </w:drawing>
      </w:r>
    </w:p>
    <w:p w14:paraId="106DDFD9" w14:textId="5DADCF69" w:rsidR="001953A3" w:rsidRDefault="00603ED9" w:rsidP="00603ED9">
      <w:pPr>
        <w:pStyle w:val="Bijschrift"/>
      </w:pPr>
      <w:bookmarkStart w:id="51" w:name="_Ref130494417"/>
      <w:bookmarkStart w:id="52" w:name="_Toc130496962"/>
      <w:r>
        <w:t xml:space="preserve">Figuur </w:t>
      </w:r>
      <w:r>
        <w:fldChar w:fldCharType="begin"/>
      </w:r>
      <w:r>
        <w:instrText xml:space="preserve"> SEQ Figuur \* ARABIC </w:instrText>
      </w:r>
      <w:r>
        <w:fldChar w:fldCharType="separate"/>
      </w:r>
      <w:r w:rsidR="00370E3E">
        <w:rPr>
          <w:noProof/>
        </w:rPr>
        <w:t>9</w:t>
      </w:r>
      <w:r>
        <w:fldChar w:fldCharType="end"/>
      </w:r>
      <w:bookmarkEnd w:id="51"/>
      <w:r>
        <w:t xml:space="preserve">: </w:t>
      </w:r>
      <w:proofErr w:type="spellStart"/>
      <w:r>
        <w:t>LumenPnP</w:t>
      </w:r>
      <w:proofErr w:type="spellEnd"/>
      <w:r>
        <w:t xml:space="preserve"> cartesische robotarm</w:t>
      </w:r>
      <w:bookmarkEnd w:id="52"/>
    </w:p>
    <w:p w14:paraId="15B757A2" w14:textId="3171C06A" w:rsidR="001953A3" w:rsidRDefault="001953A3" w:rsidP="00650E0C">
      <w:r>
        <w:t xml:space="preserve">Deze machine maakt het voor iedereen mogelijk een </w:t>
      </w:r>
      <w:r w:rsidR="000C5728">
        <w:t>pcb</w:t>
      </w:r>
      <w:r>
        <w:t xml:space="preserve"> op </w:t>
      </w:r>
      <w:r w:rsidR="00851C81">
        <w:t>één</w:t>
      </w:r>
      <w:r>
        <w:t xml:space="preserve"> niveau met hoge precisie te </w:t>
      </w:r>
      <w:proofErr w:type="spellStart"/>
      <w:r>
        <w:t>bestukken</w:t>
      </w:r>
      <w:proofErr w:type="spellEnd"/>
      <w:r>
        <w:t xml:space="preserve">. De machine beweegt op de </w:t>
      </w:r>
      <w:r w:rsidR="004B4A15">
        <w:t>drie</w:t>
      </w:r>
      <w:r>
        <w:t xml:space="preserve"> assen in rechte lijnen, een toepassing waar de cartesische robot uiterst geschikt </w:t>
      </w:r>
      <w:r w:rsidR="00E646E9">
        <w:t xml:space="preserve">voor </w:t>
      </w:r>
      <w:r>
        <w:t xml:space="preserve">is. </w:t>
      </w:r>
    </w:p>
    <w:p w14:paraId="35A99D1F" w14:textId="6829C5C2" w:rsidR="001953A3" w:rsidRPr="000352A6" w:rsidRDefault="001953A3" w:rsidP="00650E0C">
      <w:r>
        <w:t>Zoals al eerder vermeld moet het volledige werkgebied</w:t>
      </w:r>
      <w:r w:rsidR="00984707">
        <w:t xml:space="preserve"> </w:t>
      </w:r>
      <w:r>
        <w:t>worden omkaderd. Dit is een nadeel voor de robot die in dit onderzoek wordt gemaakt, aangezien bewegingsvrijheid een belangrijk punt is.</w:t>
      </w:r>
    </w:p>
    <w:p w14:paraId="79665551" w14:textId="6C31A531" w:rsidR="00C7299A" w:rsidRPr="00AB1F3F" w:rsidRDefault="00C7299A" w:rsidP="00C7299A">
      <w:pPr>
        <w:pStyle w:val="Kop3"/>
      </w:pPr>
      <w:bookmarkStart w:id="53" w:name="_Toc130496644"/>
      <w:proofErr w:type="spellStart"/>
      <w:r>
        <w:t>Articulated</w:t>
      </w:r>
      <w:proofErr w:type="spellEnd"/>
      <w:r>
        <w:t xml:space="preserve"> robotarm</w:t>
      </w:r>
      <w:bookmarkEnd w:id="53"/>
    </w:p>
    <w:p w14:paraId="65E3FB2F" w14:textId="3AD74F41" w:rsidR="00C7299A" w:rsidRDefault="00C7299A" w:rsidP="00C7299A">
      <w:r>
        <w:t xml:space="preserve">Een derde type is de </w:t>
      </w:r>
      <w:proofErr w:type="spellStart"/>
      <w:r>
        <w:t>articulated</w:t>
      </w:r>
      <w:proofErr w:type="spellEnd"/>
      <w:r>
        <w:t xml:space="preserve"> of </w:t>
      </w:r>
      <w:proofErr w:type="spellStart"/>
      <w:r>
        <w:t>vrijdraaiende</w:t>
      </w:r>
      <w:proofErr w:type="spellEnd"/>
      <w:r>
        <w:t xml:space="preserve"> robot. Dit type robot gelijkt het best op een menselijke arm met alle bijbehorende voordelen. Deze robotarm wordt gemonteerd op een draaiende basis. Met een basisaantal motoren kan de volledige 3D-ruimte rondom de arm worden bereikt. Naarmate meer motoren en assen worden toegevoegd, wordt de toegankelijkheid van dit gebied nog verbeterd. Dit type robot kent een wijde inzetbaarheid in de industrie; van taken zoals lassen en materialen verplaatsen tot volledige assemblage en inpakken.</w:t>
      </w:r>
      <w:r w:rsidR="00044F4D">
        <w:t xml:space="preserve"> </w:t>
      </w:r>
      <w:r w:rsidR="00A42090">
        <w:fldChar w:fldCharType="begin"/>
      </w:r>
      <w:r w:rsidR="00A42090">
        <w:instrText xml:space="preserve"> REF _Ref130495029 \h </w:instrText>
      </w:r>
      <w:r w:rsidR="00A42090">
        <w:fldChar w:fldCharType="separate"/>
      </w:r>
      <w:r w:rsidR="00A42090">
        <w:t xml:space="preserve">Figuur </w:t>
      </w:r>
      <w:r w:rsidR="00A42090">
        <w:rPr>
          <w:noProof/>
        </w:rPr>
        <w:t>10</w:t>
      </w:r>
      <w:r w:rsidR="00A42090">
        <w:fldChar w:fldCharType="end"/>
      </w:r>
      <w:sdt>
        <w:sdtPr>
          <w:id w:val="1809353531"/>
          <w:citation/>
        </w:sdtPr>
        <w:sdtContent>
          <w:r>
            <w:fldChar w:fldCharType="begin"/>
          </w:r>
          <w:r>
            <w:rPr>
              <w:lang w:val="nl-NL"/>
            </w:rPr>
            <w:instrText xml:space="preserve"> CITATION kuka \l 1043 </w:instrText>
          </w:r>
          <w:r>
            <w:fldChar w:fldCharType="separate"/>
          </w:r>
          <w:r>
            <w:rPr>
              <w:noProof/>
              <w:lang w:val="nl-NL"/>
            </w:rPr>
            <w:t xml:space="preserve"> </w:t>
          </w:r>
          <w:r w:rsidRPr="0061278B">
            <w:rPr>
              <w:noProof/>
              <w:lang w:val="nl-NL"/>
            </w:rPr>
            <w:t>[17]</w:t>
          </w:r>
          <w:r>
            <w:fldChar w:fldCharType="end"/>
          </w:r>
        </w:sdtContent>
      </w:sdt>
    </w:p>
    <w:p w14:paraId="337F4484" w14:textId="32E104EE" w:rsidR="001833FB" w:rsidRDefault="00C7299A" w:rsidP="001833FB">
      <w:pPr>
        <w:pStyle w:val="Bijschrift"/>
      </w:pPr>
      <w:r>
        <w:rPr>
          <w:noProof/>
        </w:rPr>
        <w:drawing>
          <wp:inline distT="0" distB="0" distL="0" distR="0" wp14:anchorId="0F974316" wp14:editId="1CD6A6D5">
            <wp:extent cx="2169165" cy="1219200"/>
            <wp:effectExtent l="0" t="0" r="2540" b="0"/>
            <wp:docPr id="64" name="Afbeelding 64" descr="Afbeelding met overdek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overdekt&#10;&#10;Automatisch gegenereerde beschrijv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4004" cy="1244402"/>
                    </a:xfrm>
                    <a:prstGeom prst="rect">
                      <a:avLst/>
                    </a:prstGeom>
                    <a:noFill/>
                    <a:ln>
                      <a:noFill/>
                    </a:ln>
                  </pic:spPr>
                </pic:pic>
              </a:graphicData>
            </a:graphic>
          </wp:inline>
        </w:drawing>
      </w:r>
      <w:r w:rsidR="001833FB">
        <w:tab/>
      </w:r>
      <w:r w:rsidR="001833FB">
        <w:tab/>
      </w:r>
      <w:r w:rsidR="001833FB">
        <w:rPr>
          <w:noProof/>
        </w:rPr>
        <w:drawing>
          <wp:inline distT="0" distB="0" distL="0" distR="0" wp14:anchorId="68286A5F" wp14:editId="5AA8E860">
            <wp:extent cx="2172209" cy="1222586"/>
            <wp:effectExtent l="0" t="0" r="0" b="0"/>
            <wp:docPr id="12" name="Afbeelding 12" descr="HRC system at BMW's production plant | KUKA 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RC system at BMW's production plant | KUKA A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2374" cy="1250820"/>
                    </a:xfrm>
                    <a:prstGeom prst="rect">
                      <a:avLst/>
                    </a:prstGeom>
                    <a:noFill/>
                    <a:ln>
                      <a:noFill/>
                    </a:ln>
                  </pic:spPr>
                </pic:pic>
              </a:graphicData>
            </a:graphic>
          </wp:inline>
        </w:drawing>
      </w:r>
    </w:p>
    <w:p w14:paraId="7FC0CDED" w14:textId="09269DD3" w:rsidR="00C7299A" w:rsidRDefault="001833FB" w:rsidP="00C7299A">
      <w:pPr>
        <w:pStyle w:val="Bijschrift"/>
      </w:pPr>
      <w:bookmarkStart w:id="54" w:name="_Ref130495029"/>
      <w:bookmarkStart w:id="55" w:name="_Toc130496963"/>
      <w:r>
        <w:t xml:space="preserve">Figuur </w:t>
      </w:r>
      <w:r>
        <w:fldChar w:fldCharType="begin"/>
      </w:r>
      <w:r>
        <w:instrText xml:space="preserve"> SEQ Figuur \* ARABIC </w:instrText>
      </w:r>
      <w:r>
        <w:fldChar w:fldCharType="separate"/>
      </w:r>
      <w:r w:rsidR="00370E3E">
        <w:rPr>
          <w:noProof/>
        </w:rPr>
        <w:t>10</w:t>
      </w:r>
      <w:r>
        <w:fldChar w:fldCharType="end"/>
      </w:r>
      <w:bookmarkEnd w:id="54"/>
      <w:r>
        <w:t>: Lasrobot</w:t>
      </w:r>
      <w:r w:rsidR="00C7299A">
        <w:tab/>
      </w:r>
      <w:r w:rsidR="00C7299A">
        <w:tab/>
      </w:r>
      <w:r>
        <w:tab/>
      </w:r>
      <w:r>
        <w:tab/>
      </w:r>
      <w:r>
        <w:tab/>
        <w:t xml:space="preserve">Figuur </w:t>
      </w:r>
      <w:r>
        <w:fldChar w:fldCharType="begin"/>
      </w:r>
      <w:r>
        <w:instrText xml:space="preserve"> SEQ Figuur \* ARABIC </w:instrText>
      </w:r>
      <w:r>
        <w:fldChar w:fldCharType="separate"/>
      </w:r>
      <w:r w:rsidR="00370E3E">
        <w:rPr>
          <w:noProof/>
        </w:rPr>
        <w:t>11</w:t>
      </w:r>
      <w:r>
        <w:fldChar w:fldCharType="end"/>
      </w:r>
      <w:r>
        <w:t>: Assemblagerobot</w:t>
      </w:r>
      <w:bookmarkEnd w:id="55"/>
    </w:p>
    <w:p w14:paraId="22A90B17" w14:textId="77777777" w:rsidR="00C7299A" w:rsidRDefault="00C7299A" w:rsidP="00C7299A">
      <w:r>
        <w:t>Eén van de voordelen van dit ontwerp is de centrale basis waar de hele arm op draait. In dit onderzoek brengt dit een belangrijk punt met zich mee, namelijk dat het volledige gewicht op één centrale motor en as terechtkomt. De andere motoren werken wel mee aan de beweging, op voorwaarde dat de onderste as die kan ondersteunen.</w:t>
      </w:r>
    </w:p>
    <w:p w14:paraId="354DA487" w14:textId="77777777" w:rsidR="00C7299A" w:rsidRDefault="00C7299A" w:rsidP="00C7299A">
      <w:pPr>
        <w:sectPr w:rsidR="00C7299A" w:rsidSect="00995550">
          <w:pgSz w:w="11906" w:h="16838"/>
          <w:pgMar w:top="1417" w:right="1417" w:bottom="1417" w:left="1417" w:header="708" w:footer="708" w:gutter="0"/>
          <w:cols w:space="708"/>
          <w:titlePg/>
          <w:docGrid w:linePitch="360"/>
        </w:sectPr>
      </w:pPr>
      <w:r>
        <w:t>Om dit allemaal mogelijk te maken zijn overbrengingen op de motoren erg belangrijk.</w:t>
      </w:r>
    </w:p>
    <w:p w14:paraId="0580D476" w14:textId="19EC540D" w:rsidR="001953A3" w:rsidRPr="00DE53EA" w:rsidRDefault="00867476" w:rsidP="007330ED">
      <w:pPr>
        <w:pStyle w:val="Kop3"/>
      </w:pPr>
      <w:bookmarkStart w:id="56" w:name="_Toc130496645"/>
      <w:r>
        <w:rPr>
          <w:noProof/>
        </w:rPr>
        <w:drawing>
          <wp:anchor distT="0" distB="0" distL="114300" distR="114300" simplePos="0" relativeHeight="251658259" behindDoc="0" locked="0" layoutInCell="1" allowOverlap="1" wp14:anchorId="3FA1E93A" wp14:editId="3F667896">
            <wp:simplePos x="0" y="0"/>
            <wp:positionH relativeFrom="column">
              <wp:posOffset>-635</wp:posOffset>
            </wp:positionH>
            <wp:positionV relativeFrom="paragraph">
              <wp:posOffset>266065</wp:posOffset>
            </wp:positionV>
            <wp:extent cx="2173605" cy="1691640"/>
            <wp:effectExtent l="0" t="0" r="0" b="3810"/>
            <wp:wrapSquare wrapText="bothSides"/>
            <wp:docPr id="9" name="Afbeelding 9" descr="Machinedesign Com Sites Machinedesign com Files Uploads 2013 09 121213 1 Cartesian 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design Com Sites Machinedesign com Files Uploads 2013 09 121213 1 Cartesian Robot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7360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53A3" w:rsidRPr="00DE53EA">
        <w:t>SCARA</w:t>
      </w:r>
      <w:r w:rsidR="00603ED9">
        <w:t>-</w:t>
      </w:r>
      <w:r w:rsidR="007330ED">
        <w:t>robotarm</w:t>
      </w:r>
      <w:bookmarkEnd w:id="56"/>
    </w:p>
    <w:p w14:paraId="3A635B54" w14:textId="7C49683E" w:rsidR="001953A3" w:rsidRPr="00DE53EA" w:rsidRDefault="001953A3" w:rsidP="00650E0C">
      <w:r>
        <w:t>Het SCARA</w:t>
      </w:r>
      <w:r w:rsidR="00102149">
        <w:t>-</w:t>
      </w:r>
      <w:r>
        <w:t xml:space="preserve">ontwerp heeft net zoals </w:t>
      </w:r>
      <w:r w:rsidR="00A05B69">
        <w:t xml:space="preserve">de </w:t>
      </w:r>
      <w:r w:rsidR="00E566A8">
        <w:t>c</w:t>
      </w:r>
      <w:r>
        <w:t xml:space="preserve">artesische </w:t>
      </w:r>
      <w:r w:rsidR="00A05B69">
        <w:t xml:space="preserve">robot </w:t>
      </w:r>
      <w:r w:rsidR="00A46624">
        <w:t>drie</w:t>
      </w:r>
      <w:r>
        <w:t xml:space="preserve"> assen waarop die beweegt. Het verschil tussen beide zit echter tussen de manier waarop wordt bewogen. Het cartesische ontwerp doet dat telkens in een hoek van 90°, terwijl een SCARA-robot om </w:t>
      </w:r>
      <w:r w:rsidR="003639F3">
        <w:t>zijn</w:t>
      </w:r>
      <w:r>
        <w:t xml:space="preserve"> eigen as kan draaien. Dat maakt dit ontwerp uiterst geschikt voor het stapelen van dozen of </w:t>
      </w:r>
      <w:r w:rsidR="009A768B">
        <w:t xml:space="preserve">voor </w:t>
      </w:r>
      <w:r>
        <w:t>assemblage.</w:t>
      </w:r>
      <w:r w:rsidR="002D2F6C">
        <w:t xml:space="preserve"> </w:t>
      </w:r>
      <w:r w:rsidR="00A42090">
        <w:fldChar w:fldCharType="begin"/>
      </w:r>
      <w:r w:rsidR="00A42090">
        <w:instrText xml:space="preserve"> REF _Ref130495009 \h </w:instrText>
      </w:r>
      <w:r w:rsidR="00A42090">
        <w:fldChar w:fldCharType="separate"/>
      </w:r>
      <w:r w:rsidR="00A42090">
        <w:t xml:space="preserve">Figuur </w:t>
      </w:r>
      <w:r w:rsidR="00A42090">
        <w:rPr>
          <w:noProof/>
        </w:rPr>
        <w:t>12</w:t>
      </w:r>
      <w:r w:rsidR="00A42090">
        <w:fldChar w:fldCharType="end"/>
      </w:r>
      <w:sdt>
        <w:sdtPr>
          <w:id w:val="-1486540033"/>
          <w:citation/>
        </w:sdtPr>
        <w:sdtEndPr/>
        <w:sdtContent>
          <w:r w:rsidR="00282361">
            <w:fldChar w:fldCharType="begin"/>
          </w:r>
          <w:r w:rsidR="00282361">
            <w:rPr>
              <w:lang w:val="nl-NL"/>
            </w:rPr>
            <w:instrText xml:space="preserve"> CITATION cartesischerobotarm \l 1043 </w:instrText>
          </w:r>
          <w:r w:rsidR="00282361">
            <w:fldChar w:fldCharType="separate"/>
          </w:r>
          <w:r w:rsidR="00282361">
            <w:rPr>
              <w:noProof/>
              <w:lang w:val="nl-NL"/>
            </w:rPr>
            <w:t xml:space="preserve"> </w:t>
          </w:r>
          <w:r w:rsidR="00282361" w:rsidRPr="00282361">
            <w:rPr>
              <w:noProof/>
              <w:lang w:val="nl-NL"/>
            </w:rPr>
            <w:t>[13]</w:t>
          </w:r>
          <w:r w:rsidR="00282361">
            <w:fldChar w:fldCharType="end"/>
          </w:r>
        </w:sdtContent>
      </w:sdt>
    </w:p>
    <w:p w14:paraId="34C8FDB5" w14:textId="072C65DD" w:rsidR="00867476" w:rsidRDefault="00370E3E" w:rsidP="00650E0C">
      <w:r>
        <w:rPr>
          <w:noProof/>
        </w:rPr>
        <mc:AlternateContent>
          <mc:Choice Requires="wps">
            <w:drawing>
              <wp:anchor distT="0" distB="0" distL="114300" distR="114300" simplePos="0" relativeHeight="251660311" behindDoc="0" locked="0" layoutInCell="1" allowOverlap="1" wp14:anchorId="5141BAA1" wp14:editId="5FE50E7E">
                <wp:simplePos x="0" y="0"/>
                <wp:positionH relativeFrom="column">
                  <wp:posOffset>635</wp:posOffset>
                </wp:positionH>
                <wp:positionV relativeFrom="paragraph">
                  <wp:posOffset>40005</wp:posOffset>
                </wp:positionV>
                <wp:extent cx="2476500" cy="635"/>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0F09B5BF" w14:textId="6AEA43F6" w:rsidR="001833FB" w:rsidRPr="001617CF" w:rsidRDefault="001833FB" w:rsidP="001833FB">
                            <w:pPr>
                              <w:pStyle w:val="Bijschrift"/>
                              <w:rPr>
                                <w:noProof/>
                                <w:sz w:val="24"/>
                              </w:rPr>
                            </w:pPr>
                            <w:bookmarkStart w:id="57" w:name="_Ref130495009"/>
                            <w:bookmarkStart w:id="58" w:name="_Toc130496964"/>
                            <w:r>
                              <w:t xml:space="preserve">Figuur </w:t>
                            </w:r>
                            <w:r>
                              <w:fldChar w:fldCharType="begin"/>
                            </w:r>
                            <w:r>
                              <w:instrText xml:space="preserve"> SEQ Figuur \* ARABIC </w:instrText>
                            </w:r>
                            <w:r>
                              <w:fldChar w:fldCharType="separate"/>
                            </w:r>
                            <w:r w:rsidR="00370E3E">
                              <w:rPr>
                                <w:noProof/>
                              </w:rPr>
                              <w:t>12</w:t>
                            </w:r>
                            <w:r>
                              <w:fldChar w:fldCharType="end"/>
                            </w:r>
                            <w:bookmarkEnd w:id="57"/>
                            <w:r>
                              <w:t>: Scara-robotarm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1BAA1" id="Tekstvak 15" o:spid="_x0000_s1039" type="#_x0000_t202" style="position:absolute;margin-left:.05pt;margin-top:3.15pt;width:195pt;height:.05pt;z-index:2516603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R+n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cfPi5uphSSFFu8v4k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" stroked="f">
                <v:textbox style="mso-fit-shape-to-text:t" inset="0,0,0,0">
                  <w:txbxContent>
                    <w:p w14:paraId="0F09B5BF" w14:textId="6AEA43F6" w:rsidR="001833FB" w:rsidRPr="001617CF" w:rsidRDefault="001833FB" w:rsidP="001833FB">
                      <w:pPr>
                        <w:pStyle w:val="Bijschrift"/>
                        <w:rPr>
                          <w:noProof/>
                          <w:sz w:val="24"/>
                        </w:rPr>
                      </w:pPr>
                      <w:bookmarkStart w:id="59" w:name="_Ref130495009"/>
                      <w:bookmarkStart w:id="60" w:name="_Toc130496964"/>
                      <w:r>
                        <w:t xml:space="preserve">Figuur </w:t>
                      </w:r>
                      <w:r>
                        <w:fldChar w:fldCharType="begin"/>
                      </w:r>
                      <w:r>
                        <w:instrText xml:space="preserve"> SEQ Figuur \* ARABIC </w:instrText>
                      </w:r>
                      <w:r>
                        <w:fldChar w:fldCharType="separate"/>
                      </w:r>
                      <w:r w:rsidR="00370E3E">
                        <w:rPr>
                          <w:noProof/>
                        </w:rPr>
                        <w:t>12</w:t>
                      </w:r>
                      <w:r>
                        <w:fldChar w:fldCharType="end"/>
                      </w:r>
                      <w:bookmarkEnd w:id="59"/>
                      <w:r>
                        <w:t>: Scara-robotarm</w:t>
                      </w:r>
                      <w:bookmarkEnd w:id="60"/>
                    </w:p>
                  </w:txbxContent>
                </v:textbox>
                <w10:wrap type="square"/>
              </v:shape>
            </w:pict>
          </mc:Fallback>
        </mc:AlternateContent>
      </w:r>
    </w:p>
    <w:p w14:paraId="168262DF" w14:textId="658F2B92" w:rsidR="00DA1B46" w:rsidRDefault="003F7E3A" w:rsidP="00650E0C">
      <w:r>
        <w:t>V</w:t>
      </w:r>
      <w:r w:rsidR="00DA1B46">
        <w:t>oor dit ontwerp zijn verschillende open</w:t>
      </w:r>
      <w:r w:rsidR="00E338AB">
        <w:t xml:space="preserve"> </w:t>
      </w:r>
      <w:r w:rsidR="00DA1B46">
        <w:t xml:space="preserve">source toepassingen beschikbaar. Bijvoorbeeld dit type door </w:t>
      </w:r>
      <w:proofErr w:type="spellStart"/>
      <w:r w:rsidR="00DA1B46">
        <w:t>PyBot</w:t>
      </w:r>
      <w:proofErr w:type="spellEnd"/>
      <w:r w:rsidR="00DA1B46">
        <w:t>.</w:t>
      </w:r>
      <w:sdt>
        <w:sdtPr>
          <w:id w:val="-771320343"/>
          <w:citation/>
        </w:sdtPr>
        <w:sdtEndPr/>
        <w:sdtContent>
          <w:r w:rsidR="008B5F96">
            <w:fldChar w:fldCharType="begin"/>
          </w:r>
          <w:r w:rsidR="008B5F96">
            <w:rPr>
              <w:lang w:val="nl-NL"/>
            </w:rPr>
            <w:instrText xml:space="preserve"> CITATION Tomnardi \l 1043 </w:instrText>
          </w:r>
          <w:r w:rsidR="008B5F96">
            <w:fldChar w:fldCharType="separate"/>
          </w:r>
          <w:r w:rsidR="008B5F96">
            <w:rPr>
              <w:noProof/>
              <w:lang w:val="nl-NL"/>
            </w:rPr>
            <w:t xml:space="preserve"> </w:t>
          </w:r>
          <w:r w:rsidR="008B5F96" w:rsidRPr="008B5F96">
            <w:rPr>
              <w:noProof/>
              <w:lang w:val="nl-NL"/>
            </w:rPr>
            <w:t>[16]</w:t>
          </w:r>
          <w:r w:rsidR="008B5F96">
            <w:fldChar w:fldCharType="end"/>
          </w:r>
        </w:sdtContent>
      </w:sdt>
    </w:p>
    <w:p w14:paraId="7A53C2F0" w14:textId="614CA868" w:rsidR="00370E3E" w:rsidRDefault="00DA1B46" w:rsidP="00370E3E">
      <w:pPr>
        <w:keepNext/>
        <w:spacing w:before="144" w:after="144"/>
      </w:pPr>
      <w:r>
        <w:rPr>
          <w:noProof/>
        </w:rPr>
        <w:drawing>
          <wp:inline distT="0" distB="0" distL="0" distR="0" wp14:anchorId="4FDC738C" wp14:editId="03285B79">
            <wp:extent cx="2534920" cy="1425892"/>
            <wp:effectExtent l="0" t="0" r="0" b="3175"/>
            <wp:docPr id="62" name="Afbeelding 62" descr="PyBot Is A 3D Printed SCARA Arm For The Masses | Hacka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Bot Is A 3D Printed SCARA Arm For The Masses | Hackada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4086" cy="1447923"/>
                    </a:xfrm>
                    <a:prstGeom prst="rect">
                      <a:avLst/>
                    </a:prstGeom>
                    <a:noFill/>
                    <a:ln>
                      <a:noFill/>
                    </a:ln>
                  </pic:spPr>
                </pic:pic>
              </a:graphicData>
            </a:graphic>
          </wp:inline>
        </w:drawing>
      </w:r>
      <w:r w:rsidR="00370E3E">
        <w:tab/>
      </w:r>
      <w:r w:rsidR="00370E3E">
        <w:tab/>
      </w:r>
      <w:r w:rsidR="00370E3E">
        <w:rPr>
          <w:noProof/>
        </w:rPr>
        <w:drawing>
          <wp:inline distT="0" distB="0" distL="0" distR="0" wp14:anchorId="54E575BF" wp14:editId="01E303AC">
            <wp:extent cx="1683328" cy="1306263"/>
            <wp:effectExtent l="0" t="0" r="0" b="8255"/>
            <wp:docPr id="63" name="Afbeelding 63" descr="want Z axis is up not Y axis, second contour problem | WPF Char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ant Z axis is up not Y axis, second contour problem | WPF Chart Forum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36158" cy="1347259"/>
                    </a:xfrm>
                    <a:prstGeom prst="rect">
                      <a:avLst/>
                    </a:prstGeom>
                    <a:noFill/>
                    <a:ln>
                      <a:noFill/>
                    </a:ln>
                  </pic:spPr>
                </pic:pic>
              </a:graphicData>
            </a:graphic>
          </wp:inline>
        </w:drawing>
      </w:r>
    </w:p>
    <w:p w14:paraId="0BB2F43B" w14:textId="77777777" w:rsidR="00370E3E" w:rsidRPr="00370E3E" w:rsidRDefault="00370E3E" w:rsidP="00370E3E">
      <w:pPr>
        <w:pStyle w:val="Bijschrift"/>
      </w:pPr>
      <w:bookmarkStart w:id="61" w:name="_Ref130495017"/>
      <w:bookmarkStart w:id="62" w:name="_Toc130496965"/>
      <w:r>
        <w:t xml:space="preserve">Figuur </w:t>
      </w:r>
      <w:r>
        <w:fldChar w:fldCharType="begin"/>
      </w:r>
      <w:r>
        <w:instrText xml:space="preserve"> SEQ Figuur \* ARABIC </w:instrText>
      </w:r>
      <w:r>
        <w:fldChar w:fldCharType="separate"/>
      </w:r>
      <w:r>
        <w:rPr>
          <w:noProof/>
        </w:rPr>
        <w:t>13</w:t>
      </w:r>
      <w:r>
        <w:fldChar w:fldCharType="end"/>
      </w:r>
      <w:bookmarkEnd w:id="61"/>
      <w:r>
        <w:t xml:space="preserve">: Uitgewerkt versie </w:t>
      </w:r>
      <w:proofErr w:type="spellStart"/>
      <w:r>
        <w:t>PyBot</w:t>
      </w:r>
      <w:proofErr w:type="spellEnd"/>
      <w:r>
        <w:tab/>
      </w:r>
      <w:r>
        <w:tab/>
      </w:r>
      <w:r>
        <w:tab/>
      </w:r>
      <w:r>
        <w:tab/>
      </w:r>
      <w:r>
        <w:t xml:space="preserve">Figuur </w:t>
      </w:r>
      <w:r>
        <w:fldChar w:fldCharType="begin"/>
      </w:r>
      <w:r>
        <w:instrText xml:space="preserve"> SEQ Figuur \* ARABIC </w:instrText>
      </w:r>
      <w:r>
        <w:fldChar w:fldCharType="separate"/>
      </w:r>
      <w:r>
        <w:rPr>
          <w:noProof/>
        </w:rPr>
        <w:t>14</w:t>
      </w:r>
      <w:r>
        <w:fldChar w:fldCharType="end"/>
      </w:r>
      <w:r>
        <w:t>: 3D-Assenstelsel</w:t>
      </w:r>
      <w:bookmarkEnd w:id="62"/>
    </w:p>
    <w:p w14:paraId="78A1BC46" w14:textId="77777777" w:rsidR="00370E3E" w:rsidRDefault="00370E3E" w:rsidP="00650E0C"/>
    <w:p w14:paraId="40044054" w14:textId="053954AB" w:rsidR="00DA1B46" w:rsidRPr="00AB1F3F" w:rsidRDefault="008523D9" w:rsidP="00650E0C">
      <w:r>
        <w:t>Het is o</w:t>
      </w:r>
      <w:r w:rsidR="00DA1B46">
        <w:t>pnieuw volledig uitgewerkt op een 3D</w:t>
      </w:r>
      <w:r w:rsidR="00582956">
        <w:t>-</w:t>
      </w:r>
      <w:r w:rsidR="00DA1B46">
        <w:t xml:space="preserve">printer met standaardcomponenten erin verwerkt. Dit type geeft door zijn enkele roterende basis een beter beeld van de toepassing in dit onderzoek. </w:t>
      </w:r>
      <w:r w:rsidR="006A68AC">
        <w:t>Hij is</w:t>
      </w:r>
      <w:r w:rsidR="00DA1B46">
        <w:t xml:space="preserve"> gelimiteerd in de beweging</w:t>
      </w:r>
      <w:r w:rsidR="00FE7E6F">
        <w:t xml:space="preserve">en </w:t>
      </w:r>
      <w:r w:rsidR="00DA1B46">
        <w:t>die kunnen worden</w:t>
      </w:r>
      <w:r w:rsidR="00FE7E6F">
        <w:t xml:space="preserve"> gemaakt</w:t>
      </w:r>
      <w:r w:rsidR="00DA1B46">
        <w:t xml:space="preserve">. Zo is iedere beweging in de Z-richting of hoogte afhankelijk van </w:t>
      </w:r>
      <w:r w:rsidR="00A07A25">
        <w:t>één</w:t>
      </w:r>
      <w:r w:rsidR="00DA1B46">
        <w:t xml:space="preserve"> motor.</w:t>
      </w:r>
      <w:r w:rsidR="00A42090">
        <w:t xml:space="preserve"> </w:t>
      </w:r>
      <w:r w:rsidR="00A42090">
        <w:fldChar w:fldCharType="begin"/>
      </w:r>
      <w:r w:rsidR="00A42090">
        <w:instrText xml:space="preserve"> REF _Ref130495017 \h </w:instrText>
      </w:r>
      <w:r w:rsidR="00A42090">
        <w:fldChar w:fldCharType="separate"/>
      </w:r>
      <w:r w:rsidR="00A42090">
        <w:t xml:space="preserve">Figuur </w:t>
      </w:r>
      <w:r w:rsidR="00A42090">
        <w:rPr>
          <w:noProof/>
        </w:rPr>
        <w:t>13</w:t>
      </w:r>
      <w:r w:rsidR="00A42090">
        <w:fldChar w:fldCharType="end"/>
      </w:r>
    </w:p>
    <w:p w14:paraId="658EEAAF" w14:textId="0B8039E2" w:rsidR="00E11664" w:rsidRPr="00090380" w:rsidRDefault="00E11664" w:rsidP="00F006D4">
      <w:pPr>
        <w:rPr>
          <w:lang w:val="nl-NL"/>
        </w:rPr>
        <w:sectPr w:rsidR="00E11664" w:rsidRPr="00090380" w:rsidSect="00995550">
          <w:pgSz w:w="11906" w:h="16838"/>
          <w:pgMar w:top="1417" w:right="1417" w:bottom="1417" w:left="1417" w:header="708" w:footer="708" w:gutter="0"/>
          <w:cols w:space="708"/>
          <w:titlePg/>
          <w:docGrid w:linePitch="360"/>
        </w:sectPr>
      </w:pPr>
    </w:p>
    <w:p w14:paraId="55FAD062" w14:textId="1AEDDBFB" w:rsidR="00A9047A" w:rsidRDefault="00A9047A" w:rsidP="00A9047A">
      <w:pPr>
        <w:pStyle w:val="Kop2"/>
        <w:rPr>
          <w:lang w:val="nl-NL"/>
        </w:rPr>
      </w:pPr>
      <w:bookmarkStart w:id="63" w:name="_Toc130496646"/>
      <w:r>
        <w:rPr>
          <w:lang w:val="nl-NL"/>
        </w:rPr>
        <w:t>Veiligheid</w:t>
      </w:r>
      <w:bookmarkEnd w:id="63"/>
    </w:p>
    <w:p w14:paraId="098DDB64" w14:textId="77777777" w:rsidR="00A63678" w:rsidRDefault="00A63678" w:rsidP="00DD2090">
      <w:r>
        <w:t>Bij het ontwerpen en realiseren van een robotarm zijn verschillende aspecten van veiligheid van belang. Het uitvoeren van een goede risicoanalyse is hierbij cruciaal om mogelijke gevaren te identificeren die zich kunnen voordoen tijdens het gebruik van de robotarm. Het is daarbij van belang om potentiële gevaren voor zowel de bediener als andere personen in de omgeving van de robotarm te evalueren.</w:t>
      </w:r>
    </w:p>
    <w:p w14:paraId="22264AA5" w14:textId="5192A4EB" w:rsidR="00A63678" w:rsidRDefault="00A63678" w:rsidP="00DD2090">
      <w:r>
        <w:t xml:space="preserve">Stap </w:t>
      </w:r>
      <w:r w:rsidR="00A07D22">
        <w:t>één</w:t>
      </w:r>
      <w:r>
        <w:t xml:space="preserve"> van de risicoanalyse omvat de identificatie van mogelijke gevaren, zoals snelle bewegingen van de robotarm die letsels kunnen veroorzaken, hoge temp</w:t>
      </w:r>
      <w:r w:rsidR="002E1A54">
        <w:t>e</w:t>
      </w:r>
      <w:r>
        <w:t>raturen bij het gebruik van de robotarm, blootstelling aan elektrische stroom en mogelijke botsingen met personen of objecten in de buurt.</w:t>
      </w:r>
    </w:p>
    <w:p w14:paraId="320A6213" w14:textId="1183F9A1" w:rsidR="00A63678" w:rsidRDefault="00A63678" w:rsidP="00DD2090">
      <w:r>
        <w:t xml:space="preserve">Stap </w:t>
      </w:r>
      <w:r w:rsidR="00A07D22">
        <w:t>twee</w:t>
      </w:r>
      <w:r>
        <w:t xml:space="preserve"> van de risicoanalyse omvat de evaluatie van de waarschijnlijkheid dat de gevaren zich zullen voordoen en de mogelijke ernst van de gevolgen als ze zich voordoen. Op basis hiervan kan worden bepaald welke risico’s prioriteit hebben bij het nemen van beheersmaatregelen.</w:t>
      </w:r>
    </w:p>
    <w:p w14:paraId="53614D57" w14:textId="3566D4F3" w:rsidR="00A63678" w:rsidRDefault="00A63678" w:rsidP="00DD2090">
      <w:r>
        <w:t xml:space="preserve">Stap </w:t>
      </w:r>
      <w:r w:rsidR="00C7187B">
        <w:t>drie</w:t>
      </w:r>
      <w:r>
        <w:t xml:space="preserve"> van de risicoanalyse omvat het identificeren van beheersmaatregelen om de risico’s te verminderen of te elimineren. Dit kan bijvoorbeeld worden bereikt door het installeren van fysieke barrières rondom de robotarm of door gebruik te maken van sensoren die de robotarm kunnen stoppen wanneer een persoon in de buurt komt. Het is daarbij van belang om noodstoppen te insta</w:t>
      </w:r>
      <w:r w:rsidR="00820640">
        <w:t>l</w:t>
      </w:r>
      <w:r>
        <w:t>leren die</w:t>
      </w:r>
      <w:r w:rsidR="00857A46">
        <w:t xml:space="preserve"> </w:t>
      </w:r>
      <w:r>
        <w:t>de robotarm onmiddellijk stoppen wanneer er een onverwachte situatie ontstaat. Verder moeten alle gebruikers van de robotarm getraind zijn om veilig gebruik te maken van de robotarm en bijhorende apparatuur. Ook regelmatig onderhoud en inspectie zijn belangrijk om preventief te kunnen handelen.</w:t>
      </w:r>
    </w:p>
    <w:p w14:paraId="01F91ADF" w14:textId="72E8BECA" w:rsidR="00896EB5" w:rsidRDefault="00A63678" w:rsidP="00DD2090">
      <w:pPr>
        <w:sectPr w:rsidR="00896EB5" w:rsidSect="00995550">
          <w:pgSz w:w="11906" w:h="16838"/>
          <w:pgMar w:top="1417" w:right="1417" w:bottom="1417" w:left="1417" w:header="708" w:footer="708" w:gutter="0"/>
          <w:cols w:space="708"/>
          <w:titlePg/>
          <w:docGrid w:linePitch="360"/>
        </w:sectPr>
      </w:pPr>
      <w:r>
        <w:t>Door rekening te houden met deze factoren en andere belangrijke veiligheidsaspecten, kunnen ontwerpers en gebruikers ervoor zorgen dat de robotarm veilig en efficiënt werkt.</w:t>
      </w:r>
    </w:p>
    <w:p w14:paraId="4A3F8D41" w14:textId="52FBEB45" w:rsidR="00F70358" w:rsidRPr="00F70358" w:rsidRDefault="006B7E0E" w:rsidP="00F70358">
      <w:pPr>
        <w:pStyle w:val="Kop2"/>
        <w:rPr>
          <w:lang w:val="nl-NL"/>
        </w:rPr>
      </w:pPr>
      <w:bookmarkStart w:id="64" w:name="_Toc130496647"/>
      <w:r>
        <w:rPr>
          <w:lang w:val="nl-NL"/>
        </w:rPr>
        <w:t>O</w:t>
      </w:r>
      <w:r w:rsidRPr="006B7E0E">
        <w:rPr>
          <w:lang w:val="nl-NL"/>
        </w:rPr>
        <w:t>pzetstuk</w:t>
      </w:r>
      <w:bookmarkEnd w:id="64"/>
    </w:p>
    <w:p w14:paraId="38167444" w14:textId="00A2D0E8" w:rsidR="005A5BF3" w:rsidRDefault="007C5F2A" w:rsidP="00DD2090">
      <w:r>
        <w:t>E</w:t>
      </w:r>
      <w:r w:rsidR="00E84F44">
        <w:t>é</w:t>
      </w:r>
      <w:r>
        <w:t>n van de belangrijkste aspecten bij het maken van een robotarm is het ontwerpen van de opzetstukken. Een opzetstuk is het deel van de robotarm dat in contact komt met het object dat</w:t>
      </w:r>
      <w:r w:rsidR="008244D7">
        <w:t xml:space="preserve"> </w:t>
      </w:r>
      <w:r w:rsidR="00A31B79">
        <w:t xml:space="preserve">wordt </w:t>
      </w:r>
      <w:r>
        <w:t>verplaatst of bewerkt. Het type opzetstuk dat wordt gebruikt, hangt af van de toepassing en het gewenste resultaat.</w:t>
      </w:r>
    </w:p>
    <w:p w14:paraId="17D3A32B" w14:textId="5AB5168F" w:rsidR="006D5B56" w:rsidRDefault="006900CD" w:rsidP="00DD2090">
      <w:r w:rsidRPr="00C234C7">
        <w:rPr>
          <w:noProof/>
        </w:rPr>
        <mc:AlternateContent>
          <mc:Choice Requires="wps">
            <w:drawing>
              <wp:anchor distT="0" distB="0" distL="114300" distR="114300" simplePos="0" relativeHeight="251658255" behindDoc="0" locked="0" layoutInCell="1" allowOverlap="1" wp14:anchorId="0FC2FB3E" wp14:editId="76B68428">
                <wp:simplePos x="0" y="0"/>
                <wp:positionH relativeFrom="column">
                  <wp:posOffset>4027805</wp:posOffset>
                </wp:positionH>
                <wp:positionV relativeFrom="paragraph">
                  <wp:posOffset>1762125</wp:posOffset>
                </wp:positionV>
                <wp:extent cx="1790700" cy="584200"/>
                <wp:effectExtent l="0" t="0" r="0" b="6350"/>
                <wp:wrapSquare wrapText="bothSides"/>
                <wp:docPr id="25" name="Tekstvak 25"/>
                <wp:cNvGraphicFramePr/>
                <a:graphic xmlns:a="http://schemas.openxmlformats.org/drawingml/2006/main">
                  <a:graphicData uri="http://schemas.microsoft.com/office/word/2010/wordprocessingShape">
                    <wps:wsp>
                      <wps:cNvSpPr txBox="1"/>
                      <wps:spPr>
                        <a:xfrm>
                          <a:off x="0" y="0"/>
                          <a:ext cx="1790700" cy="584200"/>
                        </a:xfrm>
                        <a:prstGeom prst="rect">
                          <a:avLst/>
                        </a:prstGeom>
                        <a:solidFill>
                          <a:prstClr val="white"/>
                        </a:solidFill>
                        <a:ln>
                          <a:noFill/>
                        </a:ln>
                      </wps:spPr>
                      <wps:txbx>
                        <w:txbxContent>
                          <w:p w14:paraId="550C5798" w14:textId="4AB26A88" w:rsidR="00B57D51" w:rsidRPr="00577036" w:rsidRDefault="00B57D51" w:rsidP="00B57D51">
                            <w:pPr>
                              <w:pStyle w:val="Bijschrift"/>
                              <w:rPr>
                                <w:noProof/>
                                <w:sz w:val="24"/>
                              </w:rPr>
                            </w:pPr>
                            <w:bookmarkStart w:id="65" w:name="_Toc130496966"/>
                            <w:r>
                              <w:t xml:space="preserve">Figuur </w:t>
                            </w:r>
                            <w:r>
                              <w:fldChar w:fldCharType="begin"/>
                            </w:r>
                            <w:r>
                              <w:instrText xml:space="preserve"> SEQ Figuur \* ARABIC </w:instrText>
                            </w:r>
                            <w:r>
                              <w:fldChar w:fldCharType="separate"/>
                            </w:r>
                            <w:r w:rsidR="00370E3E">
                              <w:rPr>
                                <w:noProof/>
                              </w:rPr>
                              <w:t>15</w:t>
                            </w:r>
                            <w:r>
                              <w:fldChar w:fldCharType="end"/>
                            </w:r>
                            <w:r>
                              <w:t xml:space="preserve">: </w:t>
                            </w:r>
                            <w:r w:rsidR="009318D9">
                              <w:t>P</w:t>
                            </w:r>
                            <w:r>
                              <w:t>arallelle grijper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C2FB3E" id="Tekstvak 25" o:spid="_x0000_s1040" type="#_x0000_t202" style="position:absolute;margin-left:317.15pt;margin-top:138.75pt;width:141pt;height:46pt;z-index:2516582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" stroked="f">
                <v:textbox inset="0,0,0,0">
                  <w:txbxContent>
                    <w:p w14:paraId="550C5798" w14:textId="4AB26A88" w:rsidR="00B57D51" w:rsidRPr="00577036" w:rsidRDefault="00B57D51" w:rsidP="00B57D51">
                      <w:pPr>
                        <w:pStyle w:val="Bijschrift"/>
                        <w:rPr>
                          <w:noProof/>
                          <w:sz w:val="24"/>
                        </w:rPr>
                      </w:pPr>
                      <w:bookmarkStart w:id="66" w:name="_Toc130496966"/>
                      <w:r>
                        <w:t xml:space="preserve">Figuur </w:t>
                      </w:r>
                      <w:r>
                        <w:fldChar w:fldCharType="begin"/>
                      </w:r>
                      <w:r>
                        <w:instrText xml:space="preserve"> SEQ Figuur \* ARABIC </w:instrText>
                      </w:r>
                      <w:r>
                        <w:fldChar w:fldCharType="separate"/>
                      </w:r>
                      <w:r w:rsidR="00370E3E">
                        <w:rPr>
                          <w:noProof/>
                        </w:rPr>
                        <w:t>15</w:t>
                      </w:r>
                      <w:r>
                        <w:fldChar w:fldCharType="end"/>
                      </w:r>
                      <w:r>
                        <w:t xml:space="preserve">: </w:t>
                      </w:r>
                      <w:r w:rsidR="009318D9">
                        <w:t>P</w:t>
                      </w:r>
                      <w:r>
                        <w:t>arallelle grijper</w:t>
                      </w:r>
                      <w:bookmarkEnd w:id="66"/>
                    </w:p>
                  </w:txbxContent>
                </v:textbox>
                <w10:wrap type="square"/>
              </v:shape>
            </w:pict>
          </mc:Fallback>
        </mc:AlternateContent>
      </w:r>
      <w:r w:rsidRPr="00C234C7">
        <w:rPr>
          <w:noProof/>
        </w:rPr>
        <w:drawing>
          <wp:anchor distT="0" distB="0" distL="114300" distR="114300" simplePos="0" relativeHeight="251658258" behindDoc="1" locked="0" layoutInCell="1" allowOverlap="1" wp14:anchorId="7A7AB6CC" wp14:editId="77BB1C07">
            <wp:simplePos x="0" y="0"/>
            <wp:positionH relativeFrom="margin">
              <wp:posOffset>4078605</wp:posOffset>
            </wp:positionH>
            <wp:positionV relativeFrom="paragraph">
              <wp:posOffset>128270</wp:posOffset>
            </wp:positionV>
            <wp:extent cx="1790700" cy="1629410"/>
            <wp:effectExtent l="0" t="0" r="0" b="0"/>
            <wp:wrapSquare wrapText="bothSides"/>
            <wp:docPr id="2" name="Afbeelding 2" descr="Afbeelding me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elektronica&#10;&#10;Automatisch gegenereerde beschrijv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0700" cy="1629410"/>
                    </a:xfrm>
                    <a:prstGeom prst="rect">
                      <a:avLst/>
                    </a:prstGeom>
                    <a:noFill/>
                  </pic:spPr>
                </pic:pic>
              </a:graphicData>
            </a:graphic>
            <wp14:sizeRelH relativeFrom="margin">
              <wp14:pctWidth>0</wp14:pctWidth>
            </wp14:sizeRelH>
            <wp14:sizeRelV relativeFrom="margin">
              <wp14:pctHeight>0</wp14:pctHeight>
            </wp14:sizeRelV>
          </wp:anchor>
        </w:drawing>
      </w:r>
      <w:r w:rsidRPr="00C234C7">
        <w:rPr>
          <w:noProof/>
        </w:rPr>
        <w:drawing>
          <wp:anchor distT="0" distB="0" distL="114300" distR="114300" simplePos="0" relativeHeight="251658254" behindDoc="0" locked="0" layoutInCell="1" allowOverlap="1" wp14:anchorId="6D9987DF" wp14:editId="4AE6886C">
            <wp:simplePos x="0" y="0"/>
            <wp:positionH relativeFrom="margin">
              <wp:posOffset>4034155</wp:posOffset>
            </wp:positionH>
            <wp:positionV relativeFrom="paragraph">
              <wp:posOffset>2432685</wp:posOffset>
            </wp:positionV>
            <wp:extent cx="1781810" cy="2045335"/>
            <wp:effectExtent l="0" t="0" r="8890" b="0"/>
            <wp:wrapSquare wrapText="bothSides"/>
            <wp:docPr id="24" name="Afbeelding 24" descr="Pneumatische Grijpers - Robotgrijpers - ZVS Techni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eumatische Grijpers - Robotgrijpers - ZVS Techniek"/>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1810" cy="2045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180F" w:rsidRPr="00AD180F">
        <w:t>Eén van de meest voorkomende opzetstukken voor een robotarm is de grijper. Dit opzetstuk wordt gebruikt om objecten vast te pakken en te verplaatsen. Er zijn verschillende soorten grijpers, zoals parallelle grijpers, hoekgrijpers en pneumatische grijpers. Parallelle grijpers worden vaak gebruikt in industriële toepassingen, zoals het assembleren van producten, het verpakken van goederen of het laden en lossen van vrachtwagens. Ze zijn ook populair in laboratoriumomgevingen en in de gezondheidszorg voor het hanteren van delicate en gevoelige objecten.</w:t>
      </w:r>
      <w:r w:rsidR="005022DF">
        <w:t xml:space="preserve"> </w:t>
      </w:r>
      <w:r w:rsidR="00AD180F" w:rsidRPr="00AD180F">
        <w:t xml:space="preserve">Over het algemeen bieden parallelle grijpers een betrouwbare en efficiënte manier om objecten vast te pakken en te hanteren met behulp van een robotarm. </w:t>
      </w:r>
    </w:p>
    <w:p w14:paraId="5408E424" w14:textId="43AB7A70" w:rsidR="007C5F2A" w:rsidRDefault="006900CD" w:rsidP="00DD2090">
      <w:r w:rsidRPr="00C234C7">
        <w:rPr>
          <w:noProof/>
        </w:rPr>
        <mc:AlternateContent>
          <mc:Choice Requires="wps">
            <w:drawing>
              <wp:anchor distT="0" distB="0" distL="114300" distR="114300" simplePos="0" relativeHeight="251658256" behindDoc="0" locked="0" layoutInCell="1" allowOverlap="1" wp14:anchorId="4E2C512B" wp14:editId="71E173E5">
                <wp:simplePos x="0" y="0"/>
                <wp:positionH relativeFrom="column">
                  <wp:posOffset>4076065</wp:posOffset>
                </wp:positionH>
                <wp:positionV relativeFrom="paragraph">
                  <wp:posOffset>1779693</wp:posOffset>
                </wp:positionV>
                <wp:extent cx="1781810" cy="635"/>
                <wp:effectExtent l="0" t="0" r="0" b="0"/>
                <wp:wrapSquare wrapText="bothSides"/>
                <wp:docPr id="26" name="Tekstvak 26"/>
                <wp:cNvGraphicFramePr/>
                <a:graphic xmlns:a="http://schemas.openxmlformats.org/drawingml/2006/main">
                  <a:graphicData uri="http://schemas.microsoft.com/office/word/2010/wordprocessingShape">
                    <wps:wsp>
                      <wps:cNvSpPr txBox="1"/>
                      <wps:spPr>
                        <a:xfrm>
                          <a:off x="0" y="0"/>
                          <a:ext cx="1781810" cy="635"/>
                        </a:xfrm>
                        <a:prstGeom prst="rect">
                          <a:avLst/>
                        </a:prstGeom>
                        <a:solidFill>
                          <a:prstClr val="white"/>
                        </a:solidFill>
                        <a:ln>
                          <a:noFill/>
                        </a:ln>
                      </wps:spPr>
                      <wps:txbx>
                        <w:txbxContent>
                          <w:p w14:paraId="121AB556" w14:textId="3D264FEF" w:rsidR="00B57D51" w:rsidRPr="006C1076" w:rsidRDefault="00B57D51" w:rsidP="00B57D51">
                            <w:pPr>
                              <w:pStyle w:val="Bijschrift"/>
                              <w:rPr>
                                <w:noProof/>
                                <w:sz w:val="24"/>
                              </w:rPr>
                            </w:pPr>
                            <w:bookmarkStart w:id="67" w:name="_Toc130496967"/>
                            <w:r>
                              <w:t xml:space="preserve">Figuur </w:t>
                            </w:r>
                            <w:r>
                              <w:fldChar w:fldCharType="begin"/>
                            </w:r>
                            <w:r>
                              <w:instrText xml:space="preserve"> SEQ Figuur \* ARABIC </w:instrText>
                            </w:r>
                            <w:r>
                              <w:fldChar w:fldCharType="separate"/>
                            </w:r>
                            <w:r w:rsidR="00370E3E">
                              <w:rPr>
                                <w:noProof/>
                              </w:rPr>
                              <w:t>16</w:t>
                            </w:r>
                            <w:r>
                              <w:fldChar w:fldCharType="end"/>
                            </w:r>
                            <w:r>
                              <w:t xml:space="preserve">: </w:t>
                            </w:r>
                            <w:r w:rsidR="009318D9">
                              <w:t>P</w:t>
                            </w:r>
                            <w:r w:rsidR="00C03509">
                              <w:t xml:space="preserve">neumatische </w:t>
                            </w:r>
                            <w:r>
                              <w:t>hoek-grijper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C512B" id="Tekstvak 26" o:spid="_x0000_s1041" type="#_x0000_t202" style="position:absolute;margin-left:320.95pt;margin-top:140.15pt;width:140.3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" stroked="f">
                <v:textbox style="mso-fit-shape-to-text:t" inset="0,0,0,0">
                  <w:txbxContent>
                    <w:p w14:paraId="121AB556" w14:textId="3D264FEF" w:rsidR="00B57D51" w:rsidRPr="006C1076" w:rsidRDefault="00B57D51" w:rsidP="00B57D51">
                      <w:pPr>
                        <w:pStyle w:val="Bijschrift"/>
                        <w:rPr>
                          <w:noProof/>
                          <w:sz w:val="24"/>
                        </w:rPr>
                      </w:pPr>
                      <w:bookmarkStart w:id="68" w:name="_Toc130496967"/>
                      <w:r>
                        <w:t xml:space="preserve">Figuur </w:t>
                      </w:r>
                      <w:r>
                        <w:fldChar w:fldCharType="begin"/>
                      </w:r>
                      <w:r>
                        <w:instrText xml:space="preserve"> SEQ Figuur \* ARABIC </w:instrText>
                      </w:r>
                      <w:r>
                        <w:fldChar w:fldCharType="separate"/>
                      </w:r>
                      <w:r w:rsidR="00370E3E">
                        <w:rPr>
                          <w:noProof/>
                        </w:rPr>
                        <w:t>16</w:t>
                      </w:r>
                      <w:r>
                        <w:fldChar w:fldCharType="end"/>
                      </w:r>
                      <w:r>
                        <w:t xml:space="preserve">: </w:t>
                      </w:r>
                      <w:r w:rsidR="009318D9">
                        <w:t>P</w:t>
                      </w:r>
                      <w:r w:rsidR="00C03509">
                        <w:t xml:space="preserve">neumatische </w:t>
                      </w:r>
                      <w:r>
                        <w:t>hoek-grijper</w:t>
                      </w:r>
                      <w:bookmarkEnd w:id="68"/>
                    </w:p>
                  </w:txbxContent>
                </v:textbox>
                <w10:wrap type="square"/>
              </v:shape>
            </w:pict>
          </mc:Fallback>
        </mc:AlternateContent>
      </w:r>
      <w:r w:rsidR="00AD180F" w:rsidRPr="00AD180F">
        <w:t>Hoekgrijpers zijn een ander type grijper dat vaak wordt gebruikt. Zoals de naam al aangeeft, zijn hoekgrijpers ontworpen om objecten vast te pakken en vast te houden met behulp van een set vingers die in een hoek zijn gepositioneerd ten opzichte van elkaar. Dit type grijper wordt gebruikt in toepassingen waarbij het vast te pakken voorwerp niet plat of rechthoekig is, maar een onregelmatige vorm heeft. Pneumatische grijpers worden voornamelijk gebruikt voor het hanteren van delicate objecten zoals objecten die gemaakt zijn van glas of breekbaar materiaal.</w:t>
      </w:r>
    </w:p>
    <w:p w14:paraId="74252D70" w14:textId="77777777" w:rsidR="007C5F2A" w:rsidRDefault="007C5F2A" w:rsidP="00DD2090">
      <w:r>
        <w:t>Een ander type opzetstuk is een lasersnijder. Dit opzetstuk gebruikt lasers om materialen te snijden. Het is vooral handig in industriële toepassingen waar precisie en snelheid van belang zijn, zoals bij het snijden van metaalplaten.</w:t>
      </w:r>
    </w:p>
    <w:p w14:paraId="767102B1" w14:textId="77777777" w:rsidR="00A25295" w:rsidRDefault="00623A8E" w:rsidP="00DD2090">
      <w:r>
        <w:t xml:space="preserve">Schuurmachines zijn een </w:t>
      </w:r>
      <w:r w:rsidR="007C5F2A">
        <w:t>ander</w:t>
      </w:r>
      <w:r w:rsidR="00816833">
        <w:t>e</w:t>
      </w:r>
      <w:r w:rsidR="007C5F2A">
        <w:t xml:space="preserve"> soort veelvoorkomend type van opzetstuk voor een robotarm. Ze worden gebruikt om materialen te schuren en glad te maken. Dit type opzetstuk wordt het meest gebruikt in de automobiel- en meubelindustrie.</w:t>
      </w:r>
    </w:p>
    <w:p w14:paraId="3D757600" w14:textId="77777777" w:rsidR="008C6D2D" w:rsidRDefault="008C6D2D" w:rsidP="00DD2090"/>
    <w:p w14:paraId="7EA257A0" w14:textId="68812501" w:rsidR="008C6D2D" w:rsidRDefault="008C6D2D" w:rsidP="00DD2090">
      <w:pPr>
        <w:rPr>
          <w:ins w:id="69" w:author="Lukas Verschraegen" w:date="2023-03-23T17:23:00Z"/>
        </w:rPr>
        <w:sectPr w:rsidR="008C6D2D" w:rsidSect="00995550">
          <w:pgSz w:w="11906" w:h="16838"/>
          <w:pgMar w:top="1417" w:right="1417" w:bottom="1417" w:left="1417" w:header="708" w:footer="708" w:gutter="0"/>
          <w:cols w:space="708"/>
          <w:titlePg/>
          <w:docGrid w:linePitch="360"/>
        </w:sectPr>
      </w:pPr>
    </w:p>
    <w:p w14:paraId="179B53AF" w14:textId="5154E416" w:rsidR="007C5F2A" w:rsidRDefault="007C5F2A" w:rsidP="00DD2090">
      <w:r>
        <w:t>Een magnetisch opzetstuk wordt gebruikt om metalen voorwerpen op te tillen en te verplaatsen. Dit type opzetstuk is handig voor het hanteren van zware of gevaarlijke metalen voorwerpen. Dit kan</w:t>
      </w:r>
      <w:r w:rsidR="00857A46">
        <w:t xml:space="preserve"> </w:t>
      </w:r>
      <w:r>
        <w:t>bijvoorbeeld van pas komen in een fabriek waar zware metalen onderdelen worden geproduceerd. Het gebruik van een magnetisch opzetstuk kan de efficiëntie en productiviteit van de robotarm verbeteren</w:t>
      </w:r>
      <w:r w:rsidR="00105CCB">
        <w:t>. Het kan immers</w:t>
      </w:r>
      <w:r>
        <w:t xml:space="preserve"> snel en gemakkelijk objecten</w:t>
      </w:r>
      <w:r w:rsidR="00581F07">
        <w:t xml:space="preserve"> </w:t>
      </w:r>
      <w:r>
        <w:t xml:space="preserve">oppakken en verplaatsen zonder dat er veel aanpassingen nodig zijn. Bovendien </w:t>
      </w:r>
      <w:r w:rsidR="005E4E36">
        <w:t xml:space="preserve">verkleint de kans </w:t>
      </w:r>
      <w:r w:rsidR="00100797">
        <w:t>op ongevallen door vallende voorwerpen omdat ze beter vasthangen aan de robotarm.</w:t>
      </w:r>
      <w:r>
        <w:t xml:space="preserve"> </w:t>
      </w:r>
    </w:p>
    <w:p w14:paraId="3CE619F8" w14:textId="4FE858C7" w:rsidR="007C5F2A" w:rsidRDefault="007C5F2A" w:rsidP="00DD2090">
      <w:r>
        <w:t xml:space="preserve">Het is ook mogelijk om camerasystemen </w:t>
      </w:r>
      <w:r w:rsidR="00F72BDF">
        <w:t>t</w:t>
      </w:r>
      <w:r>
        <w:t xml:space="preserve">e gebruiken als opzetstuk. Dit type opzetstuk wordt gebruik om beelden vast te leggen en te analyseren. Het wordt vaak gebruikt in de industrie voor kwaliteitscontrole, inspectie en robotica-onderzoek. </w:t>
      </w:r>
      <w:r w:rsidR="00EA6A0A">
        <w:t xml:space="preserve">Het camerasysteem kan </w:t>
      </w:r>
      <w:r w:rsidR="00486E88">
        <w:t>er</w:t>
      </w:r>
      <w:r w:rsidR="000A46A8">
        <w:t xml:space="preserve"> in combinatie met andere types opzetstukken </w:t>
      </w:r>
      <w:r w:rsidR="00250555">
        <w:t xml:space="preserve">voor zorgen dat </w:t>
      </w:r>
      <w:r w:rsidR="00D71A7C">
        <w:t xml:space="preserve">bijvoorbeeld </w:t>
      </w:r>
      <w:r w:rsidR="00787DBF">
        <w:t>delicate voorwerpen beter gegrepen kunnen worden omdat er voorziening is van een beter beeld.</w:t>
      </w:r>
    </w:p>
    <w:p w14:paraId="627F1E2D" w14:textId="180CE02C" w:rsidR="007C5F2A" w:rsidRDefault="007C5F2A" w:rsidP="00DD2090">
      <w:r>
        <w:t>Men kan een robotarm ook uitrusten met een boormachine als opzetstuk</w:t>
      </w:r>
      <w:r w:rsidR="003D173B">
        <w:t xml:space="preserve"> om</w:t>
      </w:r>
      <w:r>
        <w:t xml:space="preserve"> gaten te maken in materialen. Dit soort opzetstuk is ideaal voor situaties waarbij precisie, consciëntie en herhaalbaarheid van cruciaal belang zijn. Een robotarm met een boormachin</w:t>
      </w:r>
      <w:r w:rsidR="00E35B0B">
        <w:t>e</w:t>
      </w:r>
      <w:r>
        <w:t>opzetstuk kan ook worden gebruikt om schroeve</w:t>
      </w:r>
      <w:r w:rsidR="001B2861">
        <w:t xml:space="preserve">n </w:t>
      </w:r>
      <w:r>
        <w:t>te draaien in onderdelen die al voorzien zijn van schroefgate</w:t>
      </w:r>
      <w:r w:rsidR="003C00F5">
        <w:t>n</w:t>
      </w:r>
      <w:r>
        <w:t>. Dit vermindert de noodzaak van menselijke arbeid en verbetert de efficiëntie van het productieproces. Naast boren en schroeven kan</w:t>
      </w:r>
      <w:r w:rsidR="00E52089">
        <w:t xml:space="preserve"> de robotarm</w:t>
      </w:r>
      <w:r>
        <w:t xml:space="preserve"> gebruik maken van een boormachineopzetstuk om</w:t>
      </w:r>
      <w:r w:rsidR="008950A4">
        <w:t xml:space="preserve"> </w:t>
      </w:r>
      <w:r w:rsidR="00337F0D">
        <w:t>een bepaald patroon</w:t>
      </w:r>
      <w:r w:rsidR="00D401D1">
        <w:t xml:space="preserve"> in een materiaal</w:t>
      </w:r>
      <w:r>
        <w:t xml:space="preserve"> te frezen</w:t>
      </w:r>
      <w:r w:rsidR="00D401D1">
        <w:t>.</w:t>
      </w:r>
      <w:r w:rsidR="000278CA">
        <w:t xml:space="preserve"> </w:t>
      </w:r>
    </w:p>
    <w:p w14:paraId="518C4DC9" w14:textId="77777777" w:rsidR="00AD6571" w:rsidRDefault="00BB6480" w:rsidP="00DD2090">
      <w:pPr>
        <w:sectPr w:rsidR="00AD6571" w:rsidSect="00995550">
          <w:pgSz w:w="11906" w:h="16838"/>
          <w:pgMar w:top="1417" w:right="1417" w:bottom="1417" w:left="1417" w:header="708" w:footer="708" w:gutter="0"/>
          <w:cols w:space="708"/>
          <w:titlePg/>
          <w:docGrid w:linePitch="360"/>
        </w:sectPr>
      </w:pPr>
      <w:r>
        <w:t>D</w:t>
      </w:r>
      <w:r w:rsidR="007C5F2A">
        <w:t>e keuze</w:t>
      </w:r>
      <w:r w:rsidR="003A1D03">
        <w:t xml:space="preserve"> in gebruik van het</w:t>
      </w:r>
      <w:r w:rsidR="007C5F2A">
        <w:t xml:space="preserve"> soort opzetstuk is belangrijk in het </w:t>
      </w:r>
      <w:r w:rsidR="00402215">
        <w:t>designproces</w:t>
      </w:r>
      <w:r w:rsidR="007C5F2A">
        <w:t xml:space="preserve"> van de robotarm</w:t>
      </w:r>
      <w:r w:rsidR="00D12729">
        <w:t>.</w:t>
      </w:r>
      <w:r w:rsidR="007C5F2A">
        <w:t xml:space="preserve"> </w:t>
      </w:r>
      <w:r w:rsidR="00796F4A">
        <w:t>Hij</w:t>
      </w:r>
      <w:r w:rsidR="000D633E">
        <w:t xml:space="preserve"> kan op die manier volledig naar wens worden gemaakt</w:t>
      </w:r>
      <w:r w:rsidR="009D6E79">
        <w:t xml:space="preserve"> en er k</w:t>
      </w:r>
      <w:r w:rsidR="00DC3825">
        <w:t>an</w:t>
      </w:r>
      <w:r w:rsidR="009D6E79">
        <w:t xml:space="preserve"> eventueel</w:t>
      </w:r>
      <w:r w:rsidR="007C5F2A">
        <w:t xml:space="preserve"> extra gewicht toe</w:t>
      </w:r>
      <w:r w:rsidR="00DC3825">
        <w:t>ge</w:t>
      </w:r>
      <w:r w:rsidR="007C5F2A">
        <w:t>voeg</w:t>
      </w:r>
      <w:r w:rsidR="00DC3825">
        <w:t>d worden</w:t>
      </w:r>
      <w:r w:rsidR="007C5F2A">
        <w:t xml:space="preserve"> aan de basis van de arm zodat </w:t>
      </w:r>
      <w:r w:rsidR="00445943">
        <w:t>hij</w:t>
      </w:r>
      <w:r w:rsidR="007C5F2A">
        <w:t xml:space="preserve"> zware objecten kan tillen.</w:t>
      </w:r>
    </w:p>
    <w:p w14:paraId="64CC6571" w14:textId="6077F080" w:rsidR="000D201D" w:rsidRDefault="000D201D" w:rsidP="000D201D">
      <w:pPr>
        <w:pStyle w:val="Kop1"/>
      </w:pPr>
      <w:bookmarkStart w:id="70" w:name="_Toc130496648"/>
      <w:r>
        <w:t>Ontwerp</w:t>
      </w:r>
      <w:bookmarkEnd w:id="70"/>
    </w:p>
    <w:p w14:paraId="44279992" w14:textId="7E0F3E20" w:rsidR="00A9047A" w:rsidRDefault="001630FF" w:rsidP="00A9047A">
      <w:pPr>
        <w:pStyle w:val="Kop2"/>
      </w:pPr>
      <w:bookmarkStart w:id="71" w:name="_Toc130496649"/>
      <w:r>
        <w:t>Blokschema</w:t>
      </w:r>
      <w:bookmarkEnd w:id="71"/>
    </w:p>
    <w:p w14:paraId="16ED12AF" w14:textId="642ABFC2" w:rsidR="001630FF" w:rsidRDefault="000D353E" w:rsidP="001630FF">
      <w:pPr>
        <w:pStyle w:val="Kop2"/>
      </w:pPr>
      <w:bookmarkStart w:id="72" w:name="_Toc130496650"/>
      <w:r>
        <w:t>Componenten</w:t>
      </w:r>
      <w:bookmarkEnd w:id="72"/>
    </w:p>
    <w:p w14:paraId="39FE3437" w14:textId="34EBE2B8" w:rsidR="000D353E" w:rsidRDefault="000D353E" w:rsidP="000D353E">
      <w:pPr>
        <w:pStyle w:val="Kop2"/>
      </w:pPr>
      <w:bookmarkStart w:id="73" w:name="_Toc130496651"/>
      <w:r>
        <w:t>BOM</w:t>
      </w:r>
      <w:r w:rsidR="00425422">
        <w:t xml:space="preserve"> (Bill </w:t>
      </w:r>
      <w:r w:rsidR="00AC76D7">
        <w:t>o</w:t>
      </w:r>
      <w:r w:rsidR="00425422">
        <w:t xml:space="preserve">f </w:t>
      </w:r>
      <w:proofErr w:type="spellStart"/>
      <w:r w:rsidR="00425422">
        <w:t>Material</w:t>
      </w:r>
      <w:r w:rsidR="00AC76D7">
        <w:t>s</w:t>
      </w:r>
      <w:proofErr w:type="spellEnd"/>
      <w:r w:rsidR="00425422">
        <w:t>)</w:t>
      </w:r>
      <w:bookmarkEnd w:id="73"/>
    </w:p>
    <w:p w14:paraId="3E1D810C" w14:textId="23510CCB" w:rsidR="000D353E" w:rsidRDefault="000D353E" w:rsidP="000D353E">
      <w:pPr>
        <w:pStyle w:val="Kop2"/>
      </w:pPr>
      <w:bookmarkStart w:id="74" w:name="_Toc130496652"/>
      <w:r>
        <w:t>Schema</w:t>
      </w:r>
      <w:bookmarkEnd w:id="74"/>
    </w:p>
    <w:p w14:paraId="69489D99" w14:textId="384EB436" w:rsidR="000D353E" w:rsidRPr="000D353E" w:rsidRDefault="00271698" w:rsidP="00271698">
      <w:pPr>
        <w:pStyle w:val="Kop2"/>
      </w:pPr>
      <w:bookmarkStart w:id="75" w:name="_Toc130496653"/>
      <w:r>
        <w:t>B</w:t>
      </w:r>
      <w:r w:rsidRPr="00271698">
        <w:t>oard design</w:t>
      </w:r>
      <w:bookmarkEnd w:id="75"/>
    </w:p>
    <w:p w14:paraId="6F804DD1" w14:textId="57794C33" w:rsidR="000D201D" w:rsidRDefault="000D201D" w:rsidP="000D201D">
      <w:pPr>
        <w:pStyle w:val="Kop1"/>
      </w:pPr>
      <w:bookmarkStart w:id="76" w:name="_Toc130496654"/>
      <w:r>
        <w:t>Realisatie</w:t>
      </w:r>
      <w:bookmarkEnd w:id="76"/>
    </w:p>
    <w:p w14:paraId="55956745" w14:textId="1FCE04EB" w:rsidR="00271698" w:rsidRDefault="00890F9F" w:rsidP="00271698">
      <w:pPr>
        <w:pStyle w:val="Kop2"/>
      </w:pPr>
      <w:bookmarkStart w:id="77" w:name="_Toc130496655"/>
      <w:proofErr w:type="spellStart"/>
      <w:r>
        <w:t>Bestukking</w:t>
      </w:r>
      <w:bookmarkEnd w:id="77"/>
      <w:proofErr w:type="spellEnd"/>
    </w:p>
    <w:p w14:paraId="58E975CB" w14:textId="621EA900" w:rsidR="00890F9F" w:rsidRDefault="0007747F" w:rsidP="0007747F">
      <w:pPr>
        <w:pStyle w:val="Kop2"/>
      </w:pPr>
      <w:bookmarkStart w:id="78" w:name="_Toc130496656"/>
      <w:r>
        <w:t>Programmatie</w:t>
      </w:r>
      <w:bookmarkEnd w:id="78"/>
    </w:p>
    <w:p w14:paraId="0039B9E8" w14:textId="00781F83" w:rsidR="0007747F" w:rsidRDefault="0007747F" w:rsidP="0007747F">
      <w:pPr>
        <w:pStyle w:val="Kop2"/>
      </w:pPr>
      <w:bookmarkStart w:id="79" w:name="_Toc130496657"/>
      <w:r>
        <w:t>Motoren</w:t>
      </w:r>
      <w:bookmarkEnd w:id="79"/>
    </w:p>
    <w:p w14:paraId="40BA616F" w14:textId="04AF6BCD" w:rsidR="000D201D" w:rsidRDefault="00D34D22" w:rsidP="000D201D">
      <w:pPr>
        <w:pStyle w:val="Kop1"/>
      </w:pPr>
      <w:bookmarkStart w:id="80" w:name="_Toc130496658"/>
      <w:r>
        <w:t>T</w:t>
      </w:r>
      <w:r w:rsidR="000D201D">
        <w:t>esten</w:t>
      </w:r>
      <w:bookmarkEnd w:id="80"/>
    </w:p>
    <w:p w14:paraId="3870F7F1" w14:textId="09C5AD5D" w:rsidR="00D34D22" w:rsidRDefault="00D34D22" w:rsidP="00D34D22">
      <w:pPr>
        <w:pStyle w:val="Kop2"/>
      </w:pPr>
      <w:bookmarkStart w:id="81" w:name="_Toc130496659"/>
      <w:r>
        <w:t>Connecties</w:t>
      </w:r>
      <w:bookmarkEnd w:id="81"/>
    </w:p>
    <w:p w14:paraId="470F28C2" w14:textId="63DF7449" w:rsidR="00D34D22" w:rsidRDefault="0043100D" w:rsidP="00D34D22">
      <w:pPr>
        <w:pStyle w:val="Kop2"/>
      </w:pPr>
      <w:bookmarkStart w:id="82" w:name="_Toc130496660"/>
      <w:r>
        <w:t>Veiligheid</w:t>
      </w:r>
      <w:bookmarkEnd w:id="82"/>
    </w:p>
    <w:p w14:paraId="21762CA6" w14:textId="68B20683" w:rsidR="0043100D" w:rsidRDefault="0043100D" w:rsidP="0043100D">
      <w:pPr>
        <w:pStyle w:val="Kop2"/>
      </w:pPr>
      <w:bookmarkStart w:id="83" w:name="_Toc130496661"/>
      <w:r>
        <w:t>Functionaliteit</w:t>
      </w:r>
      <w:bookmarkEnd w:id="83"/>
    </w:p>
    <w:p w14:paraId="12EB76CB" w14:textId="67EF0804" w:rsidR="0043100D" w:rsidRDefault="00096566" w:rsidP="0043100D">
      <w:pPr>
        <w:pStyle w:val="Kop2"/>
      </w:pPr>
      <w:bookmarkStart w:id="84" w:name="_Toc130496662"/>
      <w:r>
        <w:t>Programmatie</w:t>
      </w:r>
      <w:bookmarkEnd w:id="84"/>
    </w:p>
    <w:p w14:paraId="492C02A1" w14:textId="22241512" w:rsidR="0043564F" w:rsidRPr="0043564F" w:rsidRDefault="00213776" w:rsidP="0043564F">
      <w:pPr>
        <w:pStyle w:val="Kop2"/>
      </w:pPr>
      <w:bookmarkStart w:id="85" w:name="_Toc130496663"/>
      <w:r>
        <w:t>M</w:t>
      </w:r>
      <w:r w:rsidR="0043564F">
        <w:t>echani</w:t>
      </w:r>
      <w:r>
        <w:t>sche onderdelen</w:t>
      </w:r>
      <w:bookmarkEnd w:id="85"/>
    </w:p>
    <w:p w14:paraId="2EEADDAC" w14:textId="79029AB4" w:rsidR="00A90F87" w:rsidRDefault="00855622" w:rsidP="003A5055">
      <w:pPr>
        <w:pStyle w:val="Geenafstand"/>
        <w:rPr>
          <w:lang w:val="nl-NL"/>
        </w:rPr>
        <w:sectPr w:rsidR="00A90F87" w:rsidSect="00995550">
          <w:pgSz w:w="11906" w:h="16838"/>
          <w:pgMar w:top="1417" w:right="1417" w:bottom="1417" w:left="1417" w:header="708" w:footer="708" w:gutter="0"/>
          <w:cols w:space="708"/>
          <w:titlePg/>
          <w:docGrid w:linePitch="360"/>
        </w:sectPr>
      </w:pPr>
      <w:bookmarkStart w:id="86" w:name="_Toc130496664"/>
      <w:r>
        <w:rPr>
          <w:lang w:val="nl-NL"/>
        </w:rPr>
        <w:t>Conclusi</w:t>
      </w:r>
      <w:r w:rsidR="00867C8D">
        <w:rPr>
          <w:lang w:val="nl-NL"/>
        </w:rPr>
        <w:t>e</w:t>
      </w:r>
      <w:bookmarkEnd w:id="86"/>
    </w:p>
    <w:p w14:paraId="41F9EDD3" w14:textId="41DFEEB8" w:rsidR="00A90F87" w:rsidRDefault="00867C8D" w:rsidP="003A5055">
      <w:pPr>
        <w:pStyle w:val="Geenafstand"/>
        <w:rPr>
          <w:lang w:val="nl-NL"/>
        </w:rPr>
      </w:pPr>
      <w:bookmarkStart w:id="87" w:name="_Toc130496665"/>
      <w:r>
        <w:rPr>
          <w:lang w:val="nl-NL"/>
        </w:rPr>
        <w:t>Literatuurlijst</w:t>
      </w:r>
      <w:bookmarkEnd w:id="87"/>
    </w:p>
    <w:p w14:paraId="1A902A5A" w14:textId="77777777" w:rsidR="00FF5306" w:rsidRDefault="007F428E" w:rsidP="003A5055">
      <w:pPr>
        <w:pStyle w:val="Geenafstand"/>
        <w:rPr>
          <w:rFonts w:asciiTheme="minorHAnsi" w:hAnsiTheme="minorHAnsi"/>
          <w:b w:val="0"/>
          <w:noProof/>
          <w:color w:val="auto"/>
          <w:sz w:val="22"/>
          <w:lang w:val="fr-BE"/>
        </w:rPr>
      </w:pPr>
      <w:r>
        <w:rPr>
          <w:lang w:val="en-US"/>
        </w:rPr>
        <w:fldChar w:fldCharType="begin"/>
      </w:r>
      <w:r>
        <w:rPr>
          <w:lang w:val="nl-NL"/>
        </w:rPr>
        <w:instrText xml:space="preserve"> BIBLIOGRAPHY  \l 1043 </w:instrText>
      </w:r>
      <w:r>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06"/>
      </w:tblGrid>
      <w:tr w:rsidR="00FF5306" w:rsidRPr="00FF5306" w14:paraId="76B6FE48" w14:textId="77777777">
        <w:trPr>
          <w:divId w:val="718897027"/>
          <w:tblCellSpacing w:w="15" w:type="dxa"/>
        </w:trPr>
        <w:tc>
          <w:tcPr>
            <w:tcW w:w="50" w:type="pct"/>
            <w:hideMark/>
          </w:tcPr>
          <w:p w14:paraId="64F692EF" w14:textId="3944AC3B" w:rsidR="00FF5306" w:rsidRDefault="00FF5306">
            <w:pPr>
              <w:pStyle w:val="Bibliografie"/>
              <w:rPr>
                <w:noProof/>
                <w:szCs w:val="24"/>
              </w:rPr>
            </w:pPr>
            <w:r>
              <w:rPr>
                <w:noProof/>
              </w:rPr>
              <w:t xml:space="preserve">[1] </w:t>
            </w:r>
          </w:p>
        </w:tc>
        <w:tc>
          <w:tcPr>
            <w:tcW w:w="0" w:type="auto"/>
            <w:hideMark/>
          </w:tcPr>
          <w:p w14:paraId="626FD122" w14:textId="77777777" w:rsidR="00FF5306" w:rsidRPr="00FF5306" w:rsidRDefault="00FF5306">
            <w:pPr>
              <w:pStyle w:val="Bibliografie"/>
              <w:rPr>
                <w:noProof/>
                <w:lang w:val="en-US"/>
              </w:rPr>
            </w:pPr>
            <w:r w:rsidRPr="00FF5306">
              <w:rPr>
                <w:noProof/>
                <w:lang w:val="en-US"/>
              </w:rPr>
              <w:t>„Domoticx,” [Online]. Available: https://ap.lc/deZqp. [Geopend 17 Maart 2023].</w:t>
            </w:r>
          </w:p>
        </w:tc>
      </w:tr>
      <w:tr w:rsidR="00FF5306" w14:paraId="2039C394" w14:textId="77777777">
        <w:trPr>
          <w:divId w:val="718897027"/>
          <w:tblCellSpacing w:w="15" w:type="dxa"/>
        </w:trPr>
        <w:tc>
          <w:tcPr>
            <w:tcW w:w="50" w:type="pct"/>
            <w:hideMark/>
          </w:tcPr>
          <w:p w14:paraId="654616CD" w14:textId="77777777" w:rsidR="00FF5306" w:rsidRDefault="00FF5306">
            <w:pPr>
              <w:pStyle w:val="Bibliografie"/>
              <w:rPr>
                <w:noProof/>
              </w:rPr>
            </w:pPr>
            <w:r>
              <w:rPr>
                <w:noProof/>
              </w:rPr>
              <w:t xml:space="preserve">[2] </w:t>
            </w:r>
          </w:p>
        </w:tc>
        <w:tc>
          <w:tcPr>
            <w:tcW w:w="0" w:type="auto"/>
            <w:hideMark/>
          </w:tcPr>
          <w:p w14:paraId="4CE5A00C" w14:textId="77777777" w:rsidR="00FF5306" w:rsidRDefault="00FF5306">
            <w:pPr>
              <w:pStyle w:val="Bibliografie"/>
              <w:rPr>
                <w:noProof/>
              </w:rPr>
            </w:pPr>
            <w:r w:rsidRPr="00FF5306">
              <w:rPr>
                <w:noProof/>
                <w:lang w:val="en-US"/>
              </w:rPr>
              <w:t xml:space="preserve">„Tinytronics,” [Online]. Available: https://ap.lc/eTqNZ. </w:t>
            </w:r>
            <w:r>
              <w:rPr>
                <w:noProof/>
              </w:rPr>
              <w:t>[Geopend 17 maart 2023].</w:t>
            </w:r>
          </w:p>
        </w:tc>
      </w:tr>
      <w:tr w:rsidR="00FF5306" w14:paraId="66BFFB7F" w14:textId="77777777">
        <w:trPr>
          <w:divId w:val="718897027"/>
          <w:tblCellSpacing w:w="15" w:type="dxa"/>
        </w:trPr>
        <w:tc>
          <w:tcPr>
            <w:tcW w:w="50" w:type="pct"/>
            <w:hideMark/>
          </w:tcPr>
          <w:p w14:paraId="6310C8B9" w14:textId="77777777" w:rsidR="00FF5306" w:rsidRDefault="00FF5306">
            <w:pPr>
              <w:pStyle w:val="Bibliografie"/>
              <w:rPr>
                <w:noProof/>
              </w:rPr>
            </w:pPr>
            <w:r>
              <w:rPr>
                <w:noProof/>
              </w:rPr>
              <w:t xml:space="preserve">[3] </w:t>
            </w:r>
          </w:p>
        </w:tc>
        <w:tc>
          <w:tcPr>
            <w:tcW w:w="0" w:type="auto"/>
            <w:hideMark/>
          </w:tcPr>
          <w:p w14:paraId="15F157BF" w14:textId="77777777" w:rsidR="00FF5306" w:rsidRDefault="00FF5306">
            <w:pPr>
              <w:pStyle w:val="Bibliografie"/>
              <w:rPr>
                <w:noProof/>
              </w:rPr>
            </w:pPr>
            <w:r w:rsidRPr="00FF5306">
              <w:rPr>
                <w:noProof/>
                <w:lang w:val="en-US"/>
              </w:rPr>
              <w:t xml:space="preserve">„Tinytronics,” [Online]. Available: https://ap.lc/3loJv. </w:t>
            </w:r>
            <w:r>
              <w:rPr>
                <w:noProof/>
              </w:rPr>
              <w:t>[Geopend 17 maart 2023].</w:t>
            </w:r>
          </w:p>
        </w:tc>
      </w:tr>
      <w:tr w:rsidR="00FF5306" w14:paraId="0B298DE6" w14:textId="77777777">
        <w:trPr>
          <w:divId w:val="718897027"/>
          <w:tblCellSpacing w:w="15" w:type="dxa"/>
        </w:trPr>
        <w:tc>
          <w:tcPr>
            <w:tcW w:w="50" w:type="pct"/>
            <w:hideMark/>
          </w:tcPr>
          <w:p w14:paraId="6E20316B" w14:textId="77777777" w:rsidR="00FF5306" w:rsidRDefault="00FF5306">
            <w:pPr>
              <w:pStyle w:val="Bibliografie"/>
              <w:rPr>
                <w:noProof/>
                <w:lang w:val="nl-NL"/>
              </w:rPr>
            </w:pPr>
            <w:r>
              <w:rPr>
                <w:noProof/>
                <w:lang w:val="nl-NL"/>
              </w:rPr>
              <w:t xml:space="preserve">[4] </w:t>
            </w:r>
          </w:p>
        </w:tc>
        <w:tc>
          <w:tcPr>
            <w:tcW w:w="0" w:type="auto"/>
            <w:hideMark/>
          </w:tcPr>
          <w:p w14:paraId="6414C07E" w14:textId="77777777" w:rsidR="00FF5306" w:rsidRDefault="00FF5306">
            <w:pPr>
              <w:pStyle w:val="Bibliografie"/>
              <w:rPr>
                <w:noProof/>
                <w:lang w:val="nl-NL"/>
              </w:rPr>
            </w:pPr>
            <w:r>
              <w:rPr>
                <w:noProof/>
                <w:lang w:val="nl-NL"/>
              </w:rPr>
              <w:t>„Conrad,” [Online]. Available: https://ap.lc/pZaYL. [Geopend 17 maart 2023].</w:t>
            </w:r>
          </w:p>
        </w:tc>
      </w:tr>
      <w:tr w:rsidR="00FF5306" w14:paraId="59B2BF24" w14:textId="77777777">
        <w:trPr>
          <w:divId w:val="718897027"/>
          <w:tblCellSpacing w:w="15" w:type="dxa"/>
        </w:trPr>
        <w:tc>
          <w:tcPr>
            <w:tcW w:w="50" w:type="pct"/>
            <w:hideMark/>
          </w:tcPr>
          <w:p w14:paraId="54356827" w14:textId="77777777" w:rsidR="00FF5306" w:rsidRDefault="00FF5306">
            <w:pPr>
              <w:pStyle w:val="Bibliografie"/>
              <w:rPr>
                <w:noProof/>
                <w:lang w:val="nl-NL"/>
              </w:rPr>
            </w:pPr>
            <w:r>
              <w:rPr>
                <w:noProof/>
                <w:lang w:val="nl-NL"/>
              </w:rPr>
              <w:t xml:space="preserve">[5] </w:t>
            </w:r>
          </w:p>
        </w:tc>
        <w:tc>
          <w:tcPr>
            <w:tcW w:w="0" w:type="auto"/>
            <w:hideMark/>
          </w:tcPr>
          <w:p w14:paraId="1FE97178" w14:textId="77777777" w:rsidR="00FF5306" w:rsidRDefault="00FF5306">
            <w:pPr>
              <w:pStyle w:val="Bibliografie"/>
              <w:rPr>
                <w:noProof/>
                <w:lang w:val="nl-NL"/>
              </w:rPr>
            </w:pPr>
            <w:r>
              <w:rPr>
                <w:noProof/>
                <w:lang w:val="nl-NL"/>
              </w:rPr>
              <w:t>„Arduino,” [Online]. Available: https://ap.lc/OHA2n. [Geopend 18 maart 2023].</w:t>
            </w:r>
          </w:p>
        </w:tc>
      </w:tr>
      <w:tr w:rsidR="00FF5306" w14:paraId="1BA7D045" w14:textId="77777777">
        <w:trPr>
          <w:divId w:val="718897027"/>
          <w:tblCellSpacing w:w="15" w:type="dxa"/>
        </w:trPr>
        <w:tc>
          <w:tcPr>
            <w:tcW w:w="50" w:type="pct"/>
            <w:hideMark/>
          </w:tcPr>
          <w:p w14:paraId="395BAAE9" w14:textId="77777777" w:rsidR="00FF5306" w:rsidRDefault="00FF5306">
            <w:pPr>
              <w:pStyle w:val="Bibliografie"/>
              <w:rPr>
                <w:noProof/>
                <w:lang w:val="nl-NL"/>
              </w:rPr>
            </w:pPr>
            <w:r>
              <w:rPr>
                <w:noProof/>
                <w:lang w:val="nl-NL"/>
              </w:rPr>
              <w:t xml:space="preserve">[6] </w:t>
            </w:r>
          </w:p>
        </w:tc>
        <w:tc>
          <w:tcPr>
            <w:tcW w:w="0" w:type="auto"/>
            <w:hideMark/>
          </w:tcPr>
          <w:p w14:paraId="0CB87687" w14:textId="77777777" w:rsidR="00FF5306" w:rsidRDefault="00FF5306">
            <w:pPr>
              <w:pStyle w:val="Bibliografie"/>
              <w:rPr>
                <w:noProof/>
                <w:lang w:val="nl-NL"/>
              </w:rPr>
            </w:pPr>
            <w:r w:rsidRPr="00FF5306">
              <w:rPr>
                <w:noProof/>
                <w:lang w:val="en-US"/>
              </w:rPr>
              <w:t xml:space="preserve">„Tinytronics,” [Online]. Available: https://ap.lc/gQWu6. </w:t>
            </w:r>
            <w:r>
              <w:rPr>
                <w:noProof/>
                <w:lang w:val="nl-NL"/>
              </w:rPr>
              <w:t>[Geopend 18 maart 2023].</w:t>
            </w:r>
          </w:p>
        </w:tc>
      </w:tr>
      <w:tr w:rsidR="00FF5306" w14:paraId="6AC2CC55" w14:textId="77777777">
        <w:trPr>
          <w:divId w:val="718897027"/>
          <w:tblCellSpacing w:w="15" w:type="dxa"/>
        </w:trPr>
        <w:tc>
          <w:tcPr>
            <w:tcW w:w="50" w:type="pct"/>
            <w:hideMark/>
          </w:tcPr>
          <w:p w14:paraId="0FED9586" w14:textId="77777777" w:rsidR="00FF5306" w:rsidRDefault="00FF5306">
            <w:pPr>
              <w:pStyle w:val="Bibliografie"/>
              <w:rPr>
                <w:noProof/>
              </w:rPr>
            </w:pPr>
            <w:r>
              <w:rPr>
                <w:noProof/>
              </w:rPr>
              <w:t xml:space="preserve">[7] </w:t>
            </w:r>
          </w:p>
        </w:tc>
        <w:tc>
          <w:tcPr>
            <w:tcW w:w="0" w:type="auto"/>
            <w:hideMark/>
          </w:tcPr>
          <w:p w14:paraId="288E00D6" w14:textId="77777777" w:rsidR="00FF5306" w:rsidRDefault="00FF5306">
            <w:pPr>
              <w:pStyle w:val="Bibliografie"/>
              <w:rPr>
                <w:noProof/>
              </w:rPr>
            </w:pPr>
            <w:r w:rsidRPr="00FF5306">
              <w:rPr>
                <w:noProof/>
                <w:lang w:val="en-US"/>
              </w:rPr>
              <w:t xml:space="preserve">„Digikey,” [Online]. Available: https://ap.lc/i7Pd2. </w:t>
            </w:r>
            <w:r>
              <w:rPr>
                <w:noProof/>
              </w:rPr>
              <w:t>[Geopend 20 maart 2023].</w:t>
            </w:r>
          </w:p>
        </w:tc>
      </w:tr>
      <w:tr w:rsidR="00FF5306" w14:paraId="7C8898F4" w14:textId="77777777">
        <w:trPr>
          <w:divId w:val="718897027"/>
          <w:tblCellSpacing w:w="15" w:type="dxa"/>
        </w:trPr>
        <w:tc>
          <w:tcPr>
            <w:tcW w:w="50" w:type="pct"/>
            <w:hideMark/>
          </w:tcPr>
          <w:p w14:paraId="4E25DABB" w14:textId="77777777" w:rsidR="00FF5306" w:rsidRDefault="00FF5306">
            <w:pPr>
              <w:pStyle w:val="Bibliografie"/>
              <w:rPr>
                <w:noProof/>
              </w:rPr>
            </w:pPr>
            <w:r>
              <w:rPr>
                <w:noProof/>
              </w:rPr>
              <w:t xml:space="preserve">[8] </w:t>
            </w:r>
          </w:p>
        </w:tc>
        <w:tc>
          <w:tcPr>
            <w:tcW w:w="0" w:type="auto"/>
            <w:hideMark/>
          </w:tcPr>
          <w:p w14:paraId="1D450975" w14:textId="77777777" w:rsidR="00FF5306" w:rsidRDefault="00FF5306">
            <w:pPr>
              <w:pStyle w:val="Bibliografie"/>
              <w:rPr>
                <w:noProof/>
              </w:rPr>
            </w:pPr>
            <w:r w:rsidRPr="00FF5306">
              <w:rPr>
                <w:noProof/>
                <w:lang w:val="fr-BE"/>
              </w:rPr>
              <w:t xml:space="preserve">Y. YAKIMOVA, „Europees parlement,” Europees parlement, 07 juni 2022. </w:t>
            </w:r>
            <w:r>
              <w:rPr>
                <w:noProof/>
              </w:rPr>
              <w:t>[Online]. Available: https://ap.lc/BxmRq. [Geopend 20 maart 2023].</w:t>
            </w:r>
          </w:p>
        </w:tc>
      </w:tr>
      <w:tr w:rsidR="00FF5306" w14:paraId="1BE6D922" w14:textId="77777777">
        <w:trPr>
          <w:divId w:val="718897027"/>
          <w:tblCellSpacing w:w="15" w:type="dxa"/>
        </w:trPr>
        <w:tc>
          <w:tcPr>
            <w:tcW w:w="50" w:type="pct"/>
            <w:hideMark/>
          </w:tcPr>
          <w:p w14:paraId="1F60C579" w14:textId="77777777" w:rsidR="00FF5306" w:rsidRDefault="00FF5306">
            <w:pPr>
              <w:pStyle w:val="Bibliografie"/>
              <w:rPr>
                <w:noProof/>
              </w:rPr>
            </w:pPr>
            <w:r>
              <w:rPr>
                <w:noProof/>
              </w:rPr>
              <w:t xml:space="preserve">[9] </w:t>
            </w:r>
          </w:p>
        </w:tc>
        <w:tc>
          <w:tcPr>
            <w:tcW w:w="0" w:type="auto"/>
            <w:hideMark/>
          </w:tcPr>
          <w:p w14:paraId="5E847E1C" w14:textId="77777777" w:rsidR="00FF5306" w:rsidRDefault="00FF5306">
            <w:pPr>
              <w:pStyle w:val="Bibliografie"/>
              <w:rPr>
                <w:noProof/>
              </w:rPr>
            </w:pPr>
            <w:r>
              <w:rPr>
                <w:noProof/>
              </w:rPr>
              <w:t>„Mouser,” STMicroelectronics, 2021. [Online]. Available: https://ap.lc/08Oq4. [Geopend 20 maart 2023].</w:t>
            </w:r>
          </w:p>
        </w:tc>
      </w:tr>
      <w:tr w:rsidR="00FF5306" w:rsidRPr="00FF5306" w14:paraId="2B8C70ED" w14:textId="77777777">
        <w:trPr>
          <w:divId w:val="718897027"/>
          <w:tblCellSpacing w:w="15" w:type="dxa"/>
        </w:trPr>
        <w:tc>
          <w:tcPr>
            <w:tcW w:w="50" w:type="pct"/>
            <w:hideMark/>
          </w:tcPr>
          <w:p w14:paraId="0224A27B" w14:textId="77777777" w:rsidR="00FF5306" w:rsidRDefault="00FF5306">
            <w:pPr>
              <w:pStyle w:val="Bibliografie"/>
              <w:rPr>
                <w:noProof/>
              </w:rPr>
            </w:pPr>
            <w:r>
              <w:rPr>
                <w:noProof/>
              </w:rPr>
              <w:t xml:space="preserve">[10] </w:t>
            </w:r>
          </w:p>
        </w:tc>
        <w:tc>
          <w:tcPr>
            <w:tcW w:w="0" w:type="auto"/>
            <w:hideMark/>
          </w:tcPr>
          <w:p w14:paraId="5279F3D7" w14:textId="77777777" w:rsidR="00FF5306" w:rsidRPr="00FF5306" w:rsidRDefault="00FF5306">
            <w:pPr>
              <w:pStyle w:val="Bibliografie"/>
              <w:rPr>
                <w:noProof/>
                <w:lang w:val="en-US"/>
              </w:rPr>
            </w:pPr>
            <w:r w:rsidRPr="00FF5306">
              <w:rPr>
                <w:noProof/>
                <w:lang w:val="en-US"/>
              </w:rPr>
              <w:t>„Mchobby,” [Online]. Available: https://ap.lc/jClrO. [Geopend 17 maart 2023].</w:t>
            </w:r>
          </w:p>
        </w:tc>
      </w:tr>
      <w:tr w:rsidR="00FF5306" w14:paraId="5AB345A5" w14:textId="77777777">
        <w:trPr>
          <w:divId w:val="718897027"/>
          <w:tblCellSpacing w:w="15" w:type="dxa"/>
        </w:trPr>
        <w:tc>
          <w:tcPr>
            <w:tcW w:w="50" w:type="pct"/>
            <w:hideMark/>
          </w:tcPr>
          <w:p w14:paraId="45D4FB34" w14:textId="77777777" w:rsidR="00FF5306" w:rsidRDefault="00FF5306">
            <w:pPr>
              <w:pStyle w:val="Bibliografie"/>
              <w:rPr>
                <w:noProof/>
              </w:rPr>
            </w:pPr>
            <w:r>
              <w:rPr>
                <w:noProof/>
              </w:rPr>
              <w:t xml:space="preserve">[11] </w:t>
            </w:r>
          </w:p>
        </w:tc>
        <w:tc>
          <w:tcPr>
            <w:tcW w:w="0" w:type="auto"/>
            <w:hideMark/>
          </w:tcPr>
          <w:p w14:paraId="16B5E232" w14:textId="77777777" w:rsidR="00FF5306" w:rsidRDefault="00FF5306">
            <w:pPr>
              <w:pStyle w:val="Bibliografie"/>
              <w:rPr>
                <w:noProof/>
              </w:rPr>
            </w:pPr>
            <w:r w:rsidRPr="00FF5306">
              <w:rPr>
                <w:noProof/>
                <w:lang w:val="en-US"/>
              </w:rPr>
              <w:t xml:space="preserve">„Alldatasheet,” [Online]. Available: https://ap.lc/CW7Hs. </w:t>
            </w:r>
            <w:r>
              <w:rPr>
                <w:noProof/>
              </w:rPr>
              <w:t>[Geopend 17 maart 2023].</w:t>
            </w:r>
          </w:p>
        </w:tc>
      </w:tr>
      <w:tr w:rsidR="00FF5306" w14:paraId="2F18C595" w14:textId="77777777">
        <w:trPr>
          <w:divId w:val="718897027"/>
          <w:tblCellSpacing w:w="15" w:type="dxa"/>
        </w:trPr>
        <w:tc>
          <w:tcPr>
            <w:tcW w:w="50" w:type="pct"/>
            <w:hideMark/>
          </w:tcPr>
          <w:p w14:paraId="2A83AE99" w14:textId="77777777" w:rsidR="00FF5306" w:rsidRDefault="00FF5306">
            <w:pPr>
              <w:pStyle w:val="Bibliografie"/>
              <w:rPr>
                <w:noProof/>
              </w:rPr>
            </w:pPr>
            <w:r>
              <w:rPr>
                <w:noProof/>
              </w:rPr>
              <w:t xml:space="preserve">[12] </w:t>
            </w:r>
          </w:p>
        </w:tc>
        <w:tc>
          <w:tcPr>
            <w:tcW w:w="0" w:type="auto"/>
            <w:hideMark/>
          </w:tcPr>
          <w:p w14:paraId="18CDED64" w14:textId="77777777" w:rsidR="00FF5306" w:rsidRDefault="00FF5306">
            <w:pPr>
              <w:pStyle w:val="Bibliografie"/>
              <w:rPr>
                <w:noProof/>
              </w:rPr>
            </w:pPr>
            <w:r w:rsidRPr="00FF5306">
              <w:rPr>
                <w:noProof/>
                <w:lang w:val="en-US"/>
              </w:rPr>
              <w:t xml:space="preserve">„Robotic arms,” [Online]. Available: https://ap.lc/cL01R. </w:t>
            </w:r>
            <w:r>
              <w:rPr>
                <w:noProof/>
              </w:rPr>
              <w:t>[Geopend 21 maart 2023].</w:t>
            </w:r>
          </w:p>
        </w:tc>
      </w:tr>
      <w:tr w:rsidR="00FF5306" w14:paraId="3A829EE8" w14:textId="77777777">
        <w:trPr>
          <w:divId w:val="718897027"/>
          <w:tblCellSpacing w:w="15" w:type="dxa"/>
        </w:trPr>
        <w:tc>
          <w:tcPr>
            <w:tcW w:w="50" w:type="pct"/>
            <w:hideMark/>
          </w:tcPr>
          <w:p w14:paraId="6460BE11" w14:textId="77777777" w:rsidR="00FF5306" w:rsidRDefault="00FF5306">
            <w:pPr>
              <w:pStyle w:val="Bibliografie"/>
              <w:rPr>
                <w:noProof/>
              </w:rPr>
            </w:pPr>
            <w:r>
              <w:rPr>
                <w:noProof/>
              </w:rPr>
              <w:t xml:space="preserve">[13] </w:t>
            </w:r>
          </w:p>
        </w:tc>
        <w:tc>
          <w:tcPr>
            <w:tcW w:w="0" w:type="auto"/>
            <w:hideMark/>
          </w:tcPr>
          <w:p w14:paraId="6E688351" w14:textId="77777777" w:rsidR="00FF5306" w:rsidRDefault="00FF5306">
            <w:pPr>
              <w:pStyle w:val="Bibliografie"/>
              <w:rPr>
                <w:noProof/>
              </w:rPr>
            </w:pPr>
            <w:r w:rsidRPr="00FF5306">
              <w:rPr>
                <w:noProof/>
                <w:lang w:val="en-US"/>
              </w:rPr>
              <w:t xml:space="preserve">R. Vaughn, „Machinedesign,” Machinedesign, 2 december 2013. </w:t>
            </w:r>
            <w:r w:rsidRPr="00FF5306">
              <w:rPr>
                <w:noProof/>
                <w:lang w:val="fr-BE"/>
              </w:rPr>
              <w:t xml:space="preserve">[Online]. Available: https://ap.lc/Xp3Y1. </w:t>
            </w:r>
            <w:r>
              <w:rPr>
                <w:noProof/>
              </w:rPr>
              <w:t>[Geopend 21 maart 2023].</w:t>
            </w:r>
          </w:p>
        </w:tc>
      </w:tr>
      <w:tr w:rsidR="00FF5306" w14:paraId="2536279D" w14:textId="77777777">
        <w:trPr>
          <w:divId w:val="718897027"/>
          <w:tblCellSpacing w:w="15" w:type="dxa"/>
        </w:trPr>
        <w:tc>
          <w:tcPr>
            <w:tcW w:w="50" w:type="pct"/>
            <w:hideMark/>
          </w:tcPr>
          <w:p w14:paraId="4016F416" w14:textId="77777777" w:rsidR="00FF5306" w:rsidRDefault="00FF5306">
            <w:pPr>
              <w:pStyle w:val="Bibliografie"/>
              <w:rPr>
                <w:noProof/>
              </w:rPr>
            </w:pPr>
            <w:r>
              <w:rPr>
                <w:noProof/>
              </w:rPr>
              <w:t xml:space="preserve">[14] </w:t>
            </w:r>
          </w:p>
        </w:tc>
        <w:tc>
          <w:tcPr>
            <w:tcW w:w="0" w:type="auto"/>
            <w:hideMark/>
          </w:tcPr>
          <w:p w14:paraId="4B9EC69C" w14:textId="77777777" w:rsidR="00FF5306" w:rsidRDefault="00FF5306">
            <w:pPr>
              <w:pStyle w:val="Bibliografie"/>
              <w:rPr>
                <w:noProof/>
              </w:rPr>
            </w:pPr>
            <w:r w:rsidRPr="00FF5306">
              <w:rPr>
                <w:noProof/>
                <w:lang w:val="en-US"/>
              </w:rPr>
              <w:t xml:space="preserve">„Go to shoping,” [Online]. Available: https://ap.lc/ZoN4D. </w:t>
            </w:r>
            <w:r>
              <w:rPr>
                <w:noProof/>
              </w:rPr>
              <w:t>[Geopend 21 maart 2023].</w:t>
            </w:r>
          </w:p>
        </w:tc>
      </w:tr>
      <w:tr w:rsidR="00FF5306" w14:paraId="40479BBA" w14:textId="77777777">
        <w:trPr>
          <w:divId w:val="718897027"/>
          <w:tblCellSpacing w:w="15" w:type="dxa"/>
        </w:trPr>
        <w:tc>
          <w:tcPr>
            <w:tcW w:w="50" w:type="pct"/>
            <w:hideMark/>
          </w:tcPr>
          <w:p w14:paraId="299A7CD1" w14:textId="77777777" w:rsidR="00FF5306" w:rsidRDefault="00FF5306">
            <w:pPr>
              <w:pStyle w:val="Bibliografie"/>
              <w:rPr>
                <w:noProof/>
              </w:rPr>
            </w:pPr>
            <w:r>
              <w:rPr>
                <w:noProof/>
              </w:rPr>
              <w:t xml:space="preserve">[15] </w:t>
            </w:r>
          </w:p>
        </w:tc>
        <w:tc>
          <w:tcPr>
            <w:tcW w:w="0" w:type="auto"/>
            <w:hideMark/>
          </w:tcPr>
          <w:p w14:paraId="26B31C0B" w14:textId="77777777" w:rsidR="00FF5306" w:rsidRDefault="00FF5306">
            <w:pPr>
              <w:pStyle w:val="Bibliografie"/>
              <w:rPr>
                <w:noProof/>
              </w:rPr>
            </w:pPr>
            <w:r w:rsidRPr="00FF5306">
              <w:rPr>
                <w:noProof/>
                <w:lang w:val="fr-BE"/>
              </w:rPr>
              <w:t xml:space="preserve">M. Claussen, „Elektormagazine,” Elektormagazine, 12 juli 2022. [Online]. Available: https://ap.lc/lHw1e. </w:t>
            </w:r>
            <w:r>
              <w:rPr>
                <w:noProof/>
              </w:rPr>
              <w:t>[Geopend 21 maart 2023].</w:t>
            </w:r>
          </w:p>
        </w:tc>
      </w:tr>
      <w:tr w:rsidR="00FF5306" w14:paraId="7A1D6B2F" w14:textId="77777777">
        <w:trPr>
          <w:divId w:val="718897027"/>
          <w:tblCellSpacing w:w="15" w:type="dxa"/>
        </w:trPr>
        <w:tc>
          <w:tcPr>
            <w:tcW w:w="50" w:type="pct"/>
            <w:hideMark/>
          </w:tcPr>
          <w:p w14:paraId="162DFE39" w14:textId="77777777" w:rsidR="00FF5306" w:rsidRDefault="00FF5306">
            <w:pPr>
              <w:pStyle w:val="Bibliografie"/>
              <w:rPr>
                <w:noProof/>
              </w:rPr>
            </w:pPr>
            <w:r>
              <w:rPr>
                <w:noProof/>
              </w:rPr>
              <w:t xml:space="preserve">[16] </w:t>
            </w:r>
          </w:p>
        </w:tc>
        <w:tc>
          <w:tcPr>
            <w:tcW w:w="0" w:type="auto"/>
            <w:hideMark/>
          </w:tcPr>
          <w:p w14:paraId="7D7E8767" w14:textId="77777777" w:rsidR="00FF5306" w:rsidRDefault="00FF5306">
            <w:pPr>
              <w:pStyle w:val="Bibliografie"/>
              <w:rPr>
                <w:noProof/>
              </w:rPr>
            </w:pPr>
            <w:r>
              <w:rPr>
                <w:noProof/>
              </w:rPr>
              <w:t>„Kuka,” Kuka, [Online]. Available: https://ap.lc/gyjYQ. [Geopend 21 maart 2023].</w:t>
            </w:r>
          </w:p>
        </w:tc>
      </w:tr>
      <w:tr w:rsidR="00FF5306" w14:paraId="0C7A98B3" w14:textId="77777777">
        <w:trPr>
          <w:divId w:val="718897027"/>
          <w:tblCellSpacing w:w="15" w:type="dxa"/>
        </w:trPr>
        <w:tc>
          <w:tcPr>
            <w:tcW w:w="50" w:type="pct"/>
            <w:hideMark/>
          </w:tcPr>
          <w:p w14:paraId="55A5D226" w14:textId="77777777" w:rsidR="00FF5306" w:rsidRDefault="00FF5306">
            <w:pPr>
              <w:pStyle w:val="Bibliografie"/>
              <w:rPr>
                <w:noProof/>
              </w:rPr>
            </w:pPr>
            <w:r>
              <w:rPr>
                <w:noProof/>
              </w:rPr>
              <w:t xml:space="preserve">[17] </w:t>
            </w:r>
          </w:p>
        </w:tc>
        <w:tc>
          <w:tcPr>
            <w:tcW w:w="0" w:type="auto"/>
            <w:hideMark/>
          </w:tcPr>
          <w:p w14:paraId="557BE12F" w14:textId="77777777" w:rsidR="00FF5306" w:rsidRDefault="00FF5306">
            <w:pPr>
              <w:pStyle w:val="Bibliografie"/>
              <w:rPr>
                <w:noProof/>
              </w:rPr>
            </w:pPr>
            <w:r w:rsidRPr="00FF5306">
              <w:rPr>
                <w:noProof/>
                <w:lang w:val="en-US"/>
              </w:rPr>
              <w:t xml:space="preserve">T. Nardi, „Hackaday,” Hackaday, 19 oktober 2020. </w:t>
            </w:r>
            <w:r w:rsidRPr="00FF5306">
              <w:rPr>
                <w:noProof/>
                <w:lang w:val="fr-BE"/>
              </w:rPr>
              <w:t xml:space="preserve">[Online]. Available: https://ap.lc/UFSXb. </w:t>
            </w:r>
            <w:r>
              <w:rPr>
                <w:noProof/>
              </w:rPr>
              <w:t>[Geopend 21 maat 2023].</w:t>
            </w:r>
          </w:p>
        </w:tc>
      </w:tr>
    </w:tbl>
    <w:p w14:paraId="5640CF96" w14:textId="77777777" w:rsidR="00FF5306" w:rsidRDefault="00FF5306">
      <w:pPr>
        <w:divId w:val="718897027"/>
        <w:rPr>
          <w:rFonts w:eastAsia="Times New Roman"/>
          <w:noProof/>
        </w:rPr>
      </w:pPr>
    </w:p>
    <w:p w14:paraId="7C6E4F73" w14:textId="201C8F7C" w:rsidR="00A90F87" w:rsidRPr="00A90F87" w:rsidRDefault="007F428E" w:rsidP="003A5055">
      <w:pPr>
        <w:pStyle w:val="Geenafstand"/>
        <w:rPr>
          <w:lang w:val="en-US"/>
        </w:rPr>
        <w:sectPr w:rsidR="00A90F87" w:rsidRPr="00A90F87" w:rsidSect="00995550">
          <w:pgSz w:w="11906" w:h="16838"/>
          <w:pgMar w:top="1417" w:right="1417" w:bottom="1417" w:left="1417" w:header="708" w:footer="708" w:gutter="0"/>
          <w:cols w:space="708"/>
          <w:titlePg/>
          <w:docGrid w:linePitch="360"/>
        </w:sectPr>
      </w:pPr>
      <w:r>
        <w:rPr>
          <w:lang w:val="en-US"/>
        </w:rPr>
        <w:fldChar w:fldCharType="end"/>
      </w:r>
    </w:p>
    <w:p w14:paraId="489C5A84" w14:textId="3EC15EE5" w:rsidR="000172BD" w:rsidRDefault="00867C8D" w:rsidP="000172BD">
      <w:pPr>
        <w:pStyle w:val="Geenafstand"/>
        <w:rPr>
          <w:lang w:val="nl-NL"/>
        </w:rPr>
      </w:pPr>
      <w:bookmarkStart w:id="88" w:name="_Toc130496666"/>
      <w:r>
        <w:rPr>
          <w:lang w:val="nl-NL"/>
        </w:rPr>
        <w:t>Bijlagenoverzicht</w:t>
      </w:r>
      <w:bookmarkEnd w:id="88"/>
    </w:p>
    <w:p w14:paraId="3A8DDDE4" w14:textId="67D2AD7F" w:rsidR="00DE1120" w:rsidRPr="000172BD" w:rsidRDefault="002032D8" w:rsidP="000172BD">
      <w:pPr>
        <w:pStyle w:val="Bijlagen"/>
        <w:sectPr w:rsidR="00DE1120" w:rsidRPr="000172BD" w:rsidSect="00995550">
          <w:pgSz w:w="11906" w:h="16838"/>
          <w:pgMar w:top="1417" w:right="1417" w:bottom="1417" w:left="1417" w:header="708" w:footer="708" w:gutter="0"/>
          <w:cols w:space="708"/>
          <w:titlePg/>
          <w:docGrid w:linePitch="360"/>
        </w:sectPr>
      </w:pPr>
      <w:bookmarkStart w:id="89" w:name="_Toc130496667"/>
      <w:r w:rsidRPr="00DE4D88">
        <w:t>Bijlage</w:t>
      </w:r>
      <w:r>
        <w:t xml:space="preserve"> 1: Kopieën datasheets</w:t>
      </w:r>
      <w:bookmarkEnd w:id="89"/>
      <w:r w:rsidR="00435E98">
        <w:br/>
      </w:r>
    </w:p>
    <w:p w14:paraId="274E1F91" w14:textId="0E0B0E8C" w:rsidR="00AC49FF" w:rsidRDefault="002032D8" w:rsidP="00056A8F">
      <w:pPr>
        <w:pStyle w:val="Bijlagen"/>
      </w:pPr>
      <w:bookmarkStart w:id="90" w:name="_Toc130496668"/>
      <w:r>
        <w:t>Bijlage 2: Logboek rapporteren</w:t>
      </w:r>
      <w:bookmarkEnd w:id="90"/>
    </w:p>
    <w:p w14:paraId="6A423FEC" w14:textId="77777777" w:rsidR="00B15C92" w:rsidRPr="0024070B" w:rsidRDefault="00B15C92" w:rsidP="00665850">
      <w:pPr>
        <w:rPr>
          <w:b/>
        </w:rPr>
      </w:pPr>
      <w:r w:rsidRPr="111D8A5E">
        <w:rPr>
          <w:b/>
        </w:rPr>
        <w:t>Lesweek 7:</w:t>
      </w:r>
      <w:r>
        <w:tab/>
        <w:t>13/02 – 19/02</w:t>
      </w:r>
    </w:p>
    <w:tbl>
      <w:tblPr>
        <w:tblW w:w="0" w:type="auto"/>
        <w:tblCellSpacing w:w="1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005"/>
        <w:gridCol w:w="3402"/>
        <w:gridCol w:w="7313"/>
      </w:tblGrid>
      <w:tr w:rsidR="00034A6F" w:rsidRPr="00E07440" w14:paraId="5BD69C9F" w14:textId="77777777" w:rsidTr="004A4E35">
        <w:trPr>
          <w:trHeight w:val="53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A9B39AC" w14:textId="770EB8DC" w:rsidR="00B15C92" w:rsidRPr="00E97D1C" w:rsidRDefault="00B15C92">
            <w:pPr>
              <w:rPr>
                <w:b/>
                <w:bCs/>
                <w:lang w:val="fr-BE"/>
              </w:rPr>
            </w:pPr>
            <w:r w:rsidRPr="00E97D1C">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00003568" w14:textId="77777777" w:rsidR="00B15C92" w:rsidRPr="00E97D1C" w:rsidRDefault="00B15C92">
            <w:pPr>
              <w:rPr>
                <w:b/>
                <w:bCs/>
                <w:lang w:val="fr-BE"/>
              </w:rPr>
            </w:pPr>
            <w:r w:rsidRPr="00E97D1C">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230D99EB" w14:textId="7A0042C7" w:rsidR="00B15C92" w:rsidRPr="00E97D1C" w:rsidRDefault="00B15C92">
            <w:pPr>
              <w:rPr>
                <w:b/>
                <w:bCs/>
                <w:lang w:val="nl-NL"/>
              </w:rPr>
            </w:pPr>
            <w:r w:rsidRPr="00E97D1C">
              <w:rPr>
                <w:b/>
                <w:bCs/>
                <w:lang w:val="nl-NL"/>
              </w:rPr>
              <w:t>Taak (bijv. schrijven klad, verbeteren, volledig herschrijven, nakijken, ...</w:t>
            </w:r>
            <w:r w:rsidR="00E97D1C" w:rsidRPr="00E97D1C">
              <w:rPr>
                <w:b/>
                <w:bCs/>
                <w:lang w:val="nl-NL"/>
              </w:rPr>
              <w:t>)</w:t>
            </w:r>
          </w:p>
        </w:tc>
      </w:tr>
      <w:tr w:rsidR="00034A6F" w:rsidRPr="00E07440" w14:paraId="779FB0DC" w14:textId="77777777" w:rsidTr="004A4E35">
        <w:trPr>
          <w:trHeight w:val="53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34355A1" w14:textId="77777777" w:rsidR="00B15C92" w:rsidRPr="002E3AE5" w:rsidRDefault="00B15C92">
            <w:pPr>
              <w:rPr>
                <w:lang w:val="fr-BE"/>
              </w:rPr>
            </w:pPr>
            <w:r w:rsidRPr="002E3AE5">
              <w:t xml:space="preserve">Lennert De </w:t>
            </w:r>
            <w:proofErr w:type="spellStart"/>
            <w:r w:rsidRPr="002E3AE5">
              <w:t>Geeter</w:t>
            </w:r>
            <w:proofErr w:type="spellEnd"/>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938E178" w14:textId="77777777" w:rsidR="00B15C92" w:rsidRDefault="00B15C92">
            <w:r>
              <w:t>Vragenronde op school</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62EAC94" w14:textId="77777777" w:rsidR="00B15C92" w:rsidRPr="00EA51B4" w:rsidRDefault="00B15C92">
            <w:pPr>
              <w:rPr>
                <w:lang w:val="nl-NL"/>
              </w:rPr>
            </w:pPr>
            <w:r w:rsidRPr="00E07440">
              <w:rPr>
                <w:lang w:val="nl-NL"/>
              </w:rPr>
              <w:t>Extra informatie vragen om een goed verslag op te stellen.</w:t>
            </w:r>
          </w:p>
        </w:tc>
      </w:tr>
      <w:tr w:rsidR="00034A6F" w:rsidRPr="00E07440" w14:paraId="5570FA5B" w14:textId="77777777" w:rsidTr="004A4E35">
        <w:trPr>
          <w:trHeight w:val="53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450D4F1" w14:textId="77777777" w:rsidR="00B15C92" w:rsidRPr="002E3AE5" w:rsidRDefault="00B15C92">
            <w:pPr>
              <w:rPr>
                <w:lang w:val="fr-BE"/>
              </w:rPr>
            </w:pPr>
            <w:r w:rsidRPr="002E3AE5">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C06067A" w14:textId="77777777" w:rsidR="00B15C92" w:rsidRDefault="00B15C92">
            <w:r>
              <w:t>Vragenronde op school</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E3369DC" w14:textId="77777777" w:rsidR="00B15C92" w:rsidRPr="00E07440" w:rsidRDefault="00B15C92">
            <w:pPr>
              <w:rPr>
                <w:lang w:val="nl-NL"/>
              </w:rPr>
            </w:pPr>
            <w:r w:rsidRPr="00E07440">
              <w:rPr>
                <w:lang w:val="nl-NL"/>
              </w:rPr>
              <w:t>Extra informatie vragen om een goed verslag op te stellen.</w:t>
            </w:r>
          </w:p>
        </w:tc>
      </w:tr>
      <w:tr w:rsidR="00034A6F" w:rsidRPr="00E07440" w14:paraId="14DE9A9D" w14:textId="77777777" w:rsidTr="004A4E35">
        <w:trPr>
          <w:trHeight w:val="519"/>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A41624D" w14:textId="77777777" w:rsidR="00B15C92" w:rsidRPr="002E3AE5" w:rsidRDefault="00B15C92">
            <w:pPr>
              <w:rPr>
                <w:lang w:val="fr-BE"/>
              </w:rPr>
            </w:pPr>
            <w:r w:rsidRPr="002E3AE5">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9651DBB" w14:textId="77777777" w:rsidR="00B15C92" w:rsidRDefault="00B15C92">
            <w:r>
              <w:t>Vragenronde op school</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7326F24" w14:textId="77777777" w:rsidR="00B15C92" w:rsidRPr="00E07440" w:rsidRDefault="00B15C92">
            <w:pPr>
              <w:rPr>
                <w:lang w:val="nl-NL"/>
              </w:rPr>
            </w:pPr>
            <w:r w:rsidRPr="00E07440">
              <w:rPr>
                <w:lang w:val="nl-NL"/>
              </w:rPr>
              <w:t>Extra informatie vragen om een goed verslag op te stellen.</w:t>
            </w:r>
          </w:p>
        </w:tc>
      </w:tr>
      <w:tr w:rsidR="00034A6F" w:rsidRPr="00E07440" w14:paraId="7280935B" w14:textId="77777777" w:rsidTr="004A4E35">
        <w:trPr>
          <w:trHeight w:val="53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ADE270B" w14:textId="77777777" w:rsidR="00B15C92" w:rsidRPr="002E3AE5" w:rsidRDefault="00B15C92">
            <w:pPr>
              <w:rPr>
                <w:lang w:val="fr-BE"/>
              </w:rPr>
            </w:pPr>
            <w:r w:rsidRPr="002E3AE5">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78C98B3" w14:textId="77777777" w:rsidR="00B15C92" w:rsidRDefault="00B15C92">
            <w:r>
              <w:t>Vragenronde op school</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7CB04B5" w14:textId="77777777" w:rsidR="00B15C92" w:rsidRPr="00E07440" w:rsidRDefault="00B15C92">
            <w:pPr>
              <w:rPr>
                <w:lang w:val="nl-NL"/>
              </w:rPr>
            </w:pPr>
            <w:r w:rsidRPr="00E07440">
              <w:rPr>
                <w:lang w:val="nl-NL"/>
              </w:rPr>
              <w:t>Extra informatie vragen om een goed verslag op te stellen.</w:t>
            </w:r>
          </w:p>
        </w:tc>
      </w:tr>
    </w:tbl>
    <w:p w14:paraId="7C338452" w14:textId="77777777" w:rsidR="004A4E35" w:rsidRDefault="004A4E35" w:rsidP="00665850">
      <w:pPr>
        <w:rPr>
          <w:b/>
        </w:rPr>
        <w:sectPr w:rsidR="004A4E35" w:rsidSect="00641A35">
          <w:footerReference w:type="first" r:id="rId36"/>
          <w:pgSz w:w="16838" w:h="11906" w:orient="landscape"/>
          <w:pgMar w:top="1417" w:right="1417" w:bottom="1417" w:left="1417" w:header="708" w:footer="708" w:gutter="0"/>
          <w:cols w:space="708"/>
          <w:titlePg/>
          <w:docGrid w:linePitch="360"/>
        </w:sectPr>
      </w:pPr>
    </w:p>
    <w:p w14:paraId="49A1F0B6" w14:textId="77777777" w:rsidR="00B15C92" w:rsidRPr="0024070B" w:rsidRDefault="00B15C92" w:rsidP="00665850">
      <w:pPr>
        <w:rPr>
          <w:b/>
        </w:rPr>
      </w:pPr>
      <w:r w:rsidRPr="111D8A5E">
        <w:rPr>
          <w:b/>
        </w:rPr>
        <w:lastRenderedPageBreak/>
        <w:t>Lesweek 8:</w:t>
      </w:r>
      <w:r>
        <w:tab/>
        <w:t>20/02 – 26/02</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4A4E35" w:rsidRPr="00E07440" w14:paraId="53F963F9" w14:textId="77777777" w:rsidTr="004A4E35">
        <w:trPr>
          <w:trHeight w:val="517"/>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49C4A42" w14:textId="274344FE" w:rsidR="00B15C92" w:rsidRPr="00624563" w:rsidRDefault="00B15C92">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AD9C581" w14:textId="77777777" w:rsidR="00B15C92" w:rsidRPr="00624563" w:rsidRDefault="00B15C92">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F7AC58B" w14:textId="18F91910" w:rsidR="00B15C92" w:rsidRPr="00624563" w:rsidRDefault="00B15C92">
            <w:pPr>
              <w:rPr>
                <w:b/>
                <w:bCs/>
                <w:lang w:val="nl-NL"/>
              </w:rPr>
            </w:pPr>
            <w:r w:rsidRPr="00624563">
              <w:rPr>
                <w:b/>
                <w:bCs/>
                <w:lang w:val="nl-NL"/>
              </w:rPr>
              <w:t>Taak (bijv. schrijven klad, verbeteren, volledig herschrijven, nakijken, ...</w:t>
            </w:r>
            <w:r w:rsidR="00624563" w:rsidRPr="00624563">
              <w:rPr>
                <w:b/>
                <w:bCs/>
                <w:lang w:val="nl-NL"/>
              </w:rPr>
              <w:t>)</w:t>
            </w:r>
          </w:p>
        </w:tc>
      </w:tr>
      <w:tr w:rsidR="004A4E35" w:rsidRPr="00E07440" w14:paraId="46480159" w14:textId="77777777" w:rsidTr="004A4E35">
        <w:trPr>
          <w:trHeight w:val="517"/>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17D38AD" w14:textId="77777777" w:rsidR="00B15C92" w:rsidRPr="00D00883" w:rsidRDefault="00B15C92">
            <w:pPr>
              <w:rPr>
                <w:lang w:val="fr-BE"/>
              </w:rPr>
            </w:pPr>
            <w:r>
              <w:t xml:space="preserve">Lennert De </w:t>
            </w:r>
            <w:proofErr w:type="spellStart"/>
            <w:r>
              <w:t>Geeter</w:t>
            </w:r>
            <w:proofErr w:type="spellEnd"/>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BF409EE" w14:textId="77777777" w:rsidR="00B15C92" w:rsidRDefault="00B15C92">
            <w:r>
              <w:t>Geen paginanummers (enkel brainstormen)</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C2DDB6F" w14:textId="40DC48D9" w:rsidR="00B15C92" w:rsidRPr="00E07440" w:rsidRDefault="00B15C92">
            <w:pPr>
              <w:rPr>
                <w:lang w:val="nl-NL"/>
              </w:rPr>
            </w:pPr>
            <w:r w:rsidRPr="00E07440">
              <w:rPr>
                <w:lang w:val="nl-NL"/>
              </w:rPr>
              <w:t>Brainstormen op papier/</w:t>
            </w:r>
            <w:r w:rsidR="007321C8">
              <w:rPr>
                <w:lang w:val="nl-NL"/>
              </w:rPr>
              <w:t xml:space="preserve"> </w:t>
            </w:r>
            <w:r w:rsidRPr="00E07440">
              <w:rPr>
                <w:lang w:val="nl-NL"/>
              </w:rPr>
              <w:t>digitaal op een tekentablet.</w:t>
            </w:r>
          </w:p>
        </w:tc>
      </w:tr>
      <w:tr w:rsidR="004A4E35" w:rsidRPr="00E07440" w14:paraId="03951CBA" w14:textId="77777777" w:rsidTr="004A4E35">
        <w:trPr>
          <w:trHeight w:val="517"/>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3688CDF" w14:textId="77777777" w:rsidR="00B15C92" w:rsidRPr="00D00883" w:rsidRDefault="00B15C92">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CF1232C" w14:textId="77777777" w:rsidR="00B15C92" w:rsidRDefault="00B15C92">
            <w:r>
              <w:t>Geen paginanummers (enkel brainstormen)</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9DF38DB" w14:textId="77777777" w:rsidR="00B15C92" w:rsidRPr="00E07440" w:rsidRDefault="00B15C92">
            <w:pPr>
              <w:rPr>
                <w:lang w:val="nl-NL"/>
              </w:rPr>
            </w:pPr>
            <w:r w:rsidRPr="00E07440">
              <w:rPr>
                <w:lang w:val="nl-NL"/>
              </w:rPr>
              <w:t>Brainstormen op papier/ digitaal op een tekentablet.</w:t>
            </w:r>
          </w:p>
        </w:tc>
      </w:tr>
      <w:tr w:rsidR="004A4E35" w:rsidRPr="00E07440" w14:paraId="74C2C9E4" w14:textId="77777777" w:rsidTr="004A4E35">
        <w:trPr>
          <w:trHeight w:val="503"/>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A7BC618" w14:textId="77777777" w:rsidR="00B15C92" w:rsidRPr="00D00883" w:rsidRDefault="00B15C92">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96B34E0" w14:textId="77777777" w:rsidR="00B15C92" w:rsidRDefault="00B15C92">
            <w:r>
              <w:t>Geen paginanummers (enkel brainstormen)</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0D84B05" w14:textId="77777777" w:rsidR="00B15C92" w:rsidRPr="00E07440" w:rsidRDefault="00B15C92">
            <w:pPr>
              <w:rPr>
                <w:lang w:val="nl-NL"/>
              </w:rPr>
            </w:pPr>
            <w:r w:rsidRPr="00E07440">
              <w:rPr>
                <w:lang w:val="nl-NL"/>
              </w:rPr>
              <w:t>Brainstormen op papier/ digitaal op een tekentablet.</w:t>
            </w:r>
          </w:p>
        </w:tc>
      </w:tr>
      <w:tr w:rsidR="004A4E35" w:rsidRPr="00E07440" w14:paraId="561655FF" w14:textId="77777777" w:rsidTr="004A4E35">
        <w:trPr>
          <w:trHeight w:val="517"/>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FC8302D" w14:textId="77777777" w:rsidR="00B15C92" w:rsidRPr="00D00883" w:rsidRDefault="00B15C92">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DED3464" w14:textId="77777777" w:rsidR="00B15C92" w:rsidRDefault="00B15C92">
            <w:r>
              <w:t>Geen paginanummers (enkel brainstormen)</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FFFDEE2" w14:textId="77777777" w:rsidR="00B15C92" w:rsidRPr="00E07440" w:rsidRDefault="00B15C92">
            <w:pPr>
              <w:rPr>
                <w:lang w:val="nl-NL"/>
              </w:rPr>
            </w:pPr>
            <w:r w:rsidRPr="00E07440">
              <w:rPr>
                <w:lang w:val="nl-NL"/>
              </w:rPr>
              <w:t>Brainstormen op papier/ digitaal op een tekentablet.</w:t>
            </w:r>
          </w:p>
        </w:tc>
      </w:tr>
    </w:tbl>
    <w:p w14:paraId="4FE340C0" w14:textId="77777777" w:rsidR="00F6479F" w:rsidRDefault="00F6479F" w:rsidP="00665850">
      <w:pPr>
        <w:rPr>
          <w:b/>
        </w:rPr>
        <w:sectPr w:rsidR="00F6479F" w:rsidSect="00641A35">
          <w:pgSz w:w="16838" w:h="11906" w:orient="landscape"/>
          <w:pgMar w:top="1417" w:right="1417" w:bottom="1417" w:left="1417" w:header="708" w:footer="708" w:gutter="0"/>
          <w:cols w:space="708"/>
          <w:titlePg/>
          <w:docGrid w:linePitch="360"/>
        </w:sectPr>
      </w:pPr>
    </w:p>
    <w:p w14:paraId="31EE05EF" w14:textId="77777777" w:rsidR="00B15C92" w:rsidRPr="00A35BF2" w:rsidRDefault="00B15C92" w:rsidP="00665850">
      <w:r w:rsidRPr="111D8A5E">
        <w:rPr>
          <w:b/>
        </w:rPr>
        <w:lastRenderedPageBreak/>
        <w:t>Lesweek 9:</w:t>
      </w:r>
      <w:r>
        <w:tab/>
      </w:r>
      <w:r w:rsidRPr="00A35BF2">
        <w:t>27/02 - 5/03</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F6479F" w:rsidRPr="00E07440" w14:paraId="0D84350A" w14:textId="77777777" w:rsidTr="00F6479F">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36663B0" w14:textId="5ABA975E" w:rsidR="00B15C92" w:rsidRPr="00624563" w:rsidRDefault="00B15C92">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A0B23D0" w14:textId="77777777" w:rsidR="00B15C92" w:rsidRPr="00624563" w:rsidRDefault="00B15C92">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869CA56" w14:textId="434DDBD9" w:rsidR="00B15C92" w:rsidRPr="00624563" w:rsidRDefault="00B15C92">
            <w:pPr>
              <w:rPr>
                <w:b/>
                <w:bCs/>
                <w:lang w:val="nl-NL"/>
              </w:rPr>
            </w:pPr>
            <w:r w:rsidRPr="00624563">
              <w:rPr>
                <w:b/>
                <w:bCs/>
                <w:lang w:val="nl-NL"/>
              </w:rPr>
              <w:t>Taak (bijv. schrijven klad, verbeteren, volledig herschrijven, nakijken, ...</w:t>
            </w:r>
            <w:r w:rsidR="00624563" w:rsidRPr="00624563">
              <w:rPr>
                <w:b/>
                <w:bCs/>
                <w:lang w:val="nl-NL"/>
              </w:rPr>
              <w:t>)</w:t>
            </w:r>
          </w:p>
        </w:tc>
      </w:tr>
      <w:tr w:rsidR="00F6479F" w:rsidRPr="00D00883" w14:paraId="4CE9A0F5" w14:textId="77777777" w:rsidTr="00F6479F">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3F37469" w14:textId="77777777" w:rsidR="00B15C92" w:rsidRPr="00D00883" w:rsidRDefault="00B15C92">
            <w:pPr>
              <w:rPr>
                <w:lang w:val="fr-BE"/>
              </w:rPr>
            </w:pPr>
            <w:r>
              <w:t xml:space="preserve">Lennert De </w:t>
            </w:r>
            <w:proofErr w:type="spellStart"/>
            <w:r>
              <w:t>Geeter</w:t>
            </w:r>
            <w:proofErr w:type="spellEnd"/>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DC5A753" w14:textId="77777777" w:rsidR="00B15C92" w:rsidRPr="00D00883" w:rsidRDefault="00B15C92">
            <w:pPr>
              <w:rPr>
                <w:lang w:val="fr-BE"/>
              </w:rPr>
            </w:pPr>
            <w:r>
              <w:t>Pagina 7</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2B10A6C" w14:textId="77777777" w:rsidR="00B15C92" w:rsidRPr="00D00883" w:rsidRDefault="00B15C92">
            <w:r>
              <w:t>Inleiding</w:t>
            </w:r>
          </w:p>
        </w:tc>
      </w:tr>
      <w:tr w:rsidR="00F6479F" w:rsidRPr="00D00883" w14:paraId="23FC0B66" w14:textId="77777777" w:rsidTr="00F6479F">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9D0BB09" w14:textId="77777777" w:rsidR="00B15C92" w:rsidRPr="00D00883" w:rsidRDefault="00B15C92">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7A40E8E" w14:textId="77777777" w:rsidR="00B15C92" w:rsidRPr="00D00883" w:rsidRDefault="00B15C92">
            <w:pPr>
              <w:rPr>
                <w:lang w:val="fr-BE"/>
              </w:rPr>
            </w:pPr>
            <w:r>
              <w:t xml:space="preserve">Pagina 1,3 </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BCF1F9A" w14:textId="77777777" w:rsidR="00B15C92" w:rsidRPr="00D00883" w:rsidRDefault="00B15C92">
            <w:pPr>
              <w:rPr>
                <w:lang w:val="fr-BE"/>
              </w:rPr>
            </w:pPr>
            <w:r>
              <w:t>Hoofdblad opstellen</w:t>
            </w:r>
          </w:p>
        </w:tc>
      </w:tr>
      <w:tr w:rsidR="00F6479F" w:rsidRPr="00D00883" w14:paraId="62F534AA" w14:textId="77777777" w:rsidTr="00F6479F">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74E013A" w14:textId="77777777" w:rsidR="00B15C92" w:rsidRPr="00D00883" w:rsidRDefault="00B15C92">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691D840" w14:textId="77777777" w:rsidR="00B15C92" w:rsidRPr="00D00883" w:rsidRDefault="00B15C92">
            <w:pPr>
              <w:rPr>
                <w:lang w:val="fr-BE"/>
              </w:rPr>
            </w:pPr>
            <w:r>
              <w:t>Pagina 1-11</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421E258" w14:textId="77777777" w:rsidR="00B15C92" w:rsidRPr="00D00883" w:rsidRDefault="00B15C92">
            <w:pPr>
              <w:rPr>
                <w:lang w:val="fr-BE"/>
              </w:rPr>
            </w:pPr>
            <w:r>
              <w:t>Controle</w:t>
            </w:r>
          </w:p>
        </w:tc>
      </w:tr>
      <w:tr w:rsidR="00F6479F" w:rsidRPr="00E07440" w14:paraId="28A1DD76" w14:textId="77777777" w:rsidTr="00F6479F">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3F250C5" w14:textId="77777777" w:rsidR="00B15C92" w:rsidRPr="00D00883" w:rsidRDefault="00B15C92">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2118ECD" w14:textId="77777777" w:rsidR="00B15C92" w:rsidRPr="00D00883" w:rsidRDefault="00B15C92">
            <w:pPr>
              <w:rPr>
                <w:lang w:val="fr-BE"/>
              </w:rPr>
            </w:pPr>
            <w:r>
              <w:t>Pagina 1-11</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6A0246A" w14:textId="3CD5119E" w:rsidR="00B15C92" w:rsidRPr="00EA51B4" w:rsidRDefault="00B15C92">
            <w:pPr>
              <w:rPr>
                <w:lang w:val="nl-NL"/>
              </w:rPr>
            </w:pPr>
            <w:r w:rsidRPr="00E07440">
              <w:rPr>
                <w:lang w:val="nl-NL"/>
              </w:rPr>
              <w:t xml:space="preserve">Opstellen </w:t>
            </w:r>
            <w:r w:rsidR="00442314">
              <w:rPr>
                <w:lang w:val="nl-NL"/>
              </w:rPr>
              <w:t xml:space="preserve">van het </w:t>
            </w:r>
            <w:r w:rsidRPr="00E07440">
              <w:rPr>
                <w:lang w:val="nl-NL"/>
              </w:rPr>
              <w:t>document volgens de regels uit het boek.</w:t>
            </w:r>
          </w:p>
        </w:tc>
      </w:tr>
    </w:tbl>
    <w:p w14:paraId="77AE4E85" w14:textId="77777777" w:rsidR="00995550" w:rsidRDefault="00995550" w:rsidP="00995550">
      <w:pPr>
        <w:rPr>
          <w:lang w:val="nl-NL"/>
        </w:rPr>
      </w:pPr>
    </w:p>
    <w:p w14:paraId="6FE03CE0" w14:textId="77777777" w:rsidR="0033775C" w:rsidRDefault="0033775C" w:rsidP="00995550">
      <w:pPr>
        <w:rPr>
          <w:lang w:val="nl-NL"/>
        </w:rPr>
        <w:sectPr w:rsidR="0033775C" w:rsidSect="00641A35">
          <w:pgSz w:w="16838" w:h="11906" w:orient="landscape"/>
          <w:pgMar w:top="1417" w:right="1417" w:bottom="1417" w:left="1417" w:header="708" w:footer="708" w:gutter="0"/>
          <w:cols w:space="708"/>
          <w:titlePg/>
          <w:docGrid w:linePitch="360"/>
        </w:sectPr>
      </w:pPr>
    </w:p>
    <w:p w14:paraId="2171C808" w14:textId="66C95C58" w:rsidR="0033775C" w:rsidRPr="00A35BF2" w:rsidRDefault="0033775C" w:rsidP="0033775C">
      <w:r w:rsidRPr="00030E5F">
        <w:rPr>
          <w:b/>
        </w:rPr>
        <w:lastRenderedPageBreak/>
        <w:t>Leswee</w:t>
      </w:r>
      <w:r w:rsidRPr="111D8A5E">
        <w:rPr>
          <w:b/>
        </w:rPr>
        <w:t xml:space="preserve">k </w:t>
      </w:r>
      <w:r w:rsidR="00BB5D8D">
        <w:rPr>
          <w:b/>
        </w:rPr>
        <w:t>1</w:t>
      </w:r>
      <w:r>
        <w:rPr>
          <w:b/>
        </w:rPr>
        <w:t>0</w:t>
      </w:r>
      <w:r w:rsidRPr="111D8A5E">
        <w:rPr>
          <w:b/>
        </w:rPr>
        <w:t>:</w:t>
      </w:r>
      <w:r>
        <w:tab/>
        <w:t>5</w:t>
      </w:r>
      <w:r w:rsidRPr="00A35BF2">
        <w:t>/0</w:t>
      </w:r>
      <w:r>
        <w:t>3</w:t>
      </w:r>
      <w:r w:rsidRPr="00A35BF2">
        <w:t xml:space="preserve"> - </w:t>
      </w:r>
      <w:r w:rsidR="00D13FC7">
        <w:t>12</w:t>
      </w:r>
      <w:r w:rsidRPr="00A35BF2">
        <w:t>/03</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33775C" w:rsidRPr="00E07440" w14:paraId="3D7589EE"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2513A277" w14:textId="6C6BC7EA" w:rsidR="0033775C" w:rsidRPr="00624563" w:rsidRDefault="0033775C" w:rsidP="004347D4">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D4C749C" w14:textId="77777777" w:rsidR="0033775C" w:rsidRPr="00624563" w:rsidRDefault="0033775C" w:rsidP="004347D4">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79228C84" w14:textId="1CF7E07C" w:rsidR="0033775C" w:rsidRPr="00624563" w:rsidRDefault="0033775C" w:rsidP="004347D4">
            <w:pPr>
              <w:rPr>
                <w:b/>
                <w:bCs/>
                <w:lang w:val="nl-NL"/>
              </w:rPr>
            </w:pPr>
            <w:r w:rsidRPr="00624563">
              <w:rPr>
                <w:b/>
                <w:bCs/>
                <w:lang w:val="nl-NL"/>
              </w:rPr>
              <w:t>Taak (bijv. schrijven klad, verbeteren, volledig herschrijven, nakijken, ...</w:t>
            </w:r>
            <w:r w:rsidR="00624563" w:rsidRPr="00624563">
              <w:rPr>
                <w:b/>
                <w:bCs/>
                <w:lang w:val="nl-NL"/>
              </w:rPr>
              <w:t>)</w:t>
            </w:r>
          </w:p>
        </w:tc>
      </w:tr>
      <w:tr w:rsidR="0033775C" w:rsidRPr="00D00883" w14:paraId="6ED1487B"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139518A" w14:textId="77777777" w:rsidR="0033775C" w:rsidRPr="00D00883" w:rsidRDefault="0033775C" w:rsidP="004347D4">
            <w:pPr>
              <w:rPr>
                <w:lang w:val="fr-BE"/>
              </w:rPr>
            </w:pPr>
            <w:r>
              <w:t xml:space="preserve">Lennert De </w:t>
            </w:r>
            <w:proofErr w:type="spellStart"/>
            <w:r>
              <w:t>Geeter</w:t>
            </w:r>
            <w:proofErr w:type="spellEnd"/>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EFA126B" w14:textId="2F3DDB9D" w:rsidR="0033775C" w:rsidRPr="00D00883" w:rsidRDefault="00666114" w:rsidP="004347D4">
            <w:pPr>
              <w:rPr>
                <w:lang w:val="fr-BE"/>
              </w:rPr>
            </w:pPr>
            <w:r>
              <w:rPr>
                <w:lang w:val="fr-BE"/>
              </w:rPr>
              <w:t>Pagina 23</w:t>
            </w:r>
            <w:r w:rsidR="00BD1BB0">
              <w:rPr>
                <w:lang w:val="fr-BE"/>
              </w:rPr>
              <w:t>-25</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AA1734F" w14:textId="7B904BE2" w:rsidR="0033775C" w:rsidRPr="00D00883" w:rsidRDefault="00340F83" w:rsidP="004347D4">
            <w:r>
              <w:rPr>
                <w:lang w:val="nl-NL"/>
              </w:rPr>
              <w:t>Het schrijven van een kladversie.</w:t>
            </w:r>
          </w:p>
        </w:tc>
      </w:tr>
      <w:tr w:rsidR="0033775C" w:rsidRPr="00D00883" w14:paraId="20AECC49"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DD68C05" w14:textId="77777777" w:rsidR="0033775C" w:rsidRPr="00D00883" w:rsidRDefault="0033775C" w:rsidP="004347D4">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AC6870A" w14:textId="3B28757D" w:rsidR="0033775C" w:rsidRPr="00D00883" w:rsidRDefault="00EC1586" w:rsidP="004347D4">
            <w:pPr>
              <w:rPr>
                <w:lang w:val="fr-BE"/>
              </w:rPr>
            </w:pPr>
            <w:r>
              <w:rPr>
                <w:lang w:val="fr-BE"/>
              </w:rPr>
              <w:t>Pagina 26-28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D3761C7" w14:textId="69BC1655" w:rsidR="0033775C" w:rsidRPr="00340F83" w:rsidRDefault="00340F83" w:rsidP="004347D4">
            <w:pPr>
              <w:rPr>
                <w:lang w:val="nl-NL"/>
              </w:rPr>
            </w:pPr>
            <w:r>
              <w:rPr>
                <w:lang w:val="nl-NL"/>
              </w:rPr>
              <w:t>Het schrijven van een kladversie.</w:t>
            </w:r>
          </w:p>
        </w:tc>
      </w:tr>
      <w:tr w:rsidR="0033775C" w:rsidRPr="00D00883" w14:paraId="1C496C65" w14:textId="77777777" w:rsidTr="004347D4">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CDFE0D0" w14:textId="77777777" w:rsidR="0033775C" w:rsidRPr="00D00883" w:rsidRDefault="0033775C" w:rsidP="004347D4">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3C072A9" w14:textId="09AC829A" w:rsidR="0033775C" w:rsidRPr="00D00883" w:rsidRDefault="00BD1BB0" w:rsidP="004347D4">
            <w:pPr>
              <w:rPr>
                <w:lang w:val="fr-BE"/>
              </w:rPr>
            </w:pPr>
            <w:r>
              <w:rPr>
                <w:lang w:val="fr-BE"/>
              </w:rPr>
              <w:t>Pagina 22</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8FBBB32" w14:textId="6FB1B72F" w:rsidR="0033775C" w:rsidRPr="00340F83" w:rsidRDefault="00340F83" w:rsidP="004347D4">
            <w:pPr>
              <w:rPr>
                <w:lang w:val="nl-NL"/>
              </w:rPr>
            </w:pPr>
            <w:r>
              <w:rPr>
                <w:lang w:val="nl-NL"/>
              </w:rPr>
              <w:t>Het schrijven van een kladversie.</w:t>
            </w:r>
          </w:p>
        </w:tc>
      </w:tr>
      <w:tr w:rsidR="0033775C" w:rsidRPr="00E07440" w14:paraId="17DC7AA5"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7D02280" w14:textId="77777777" w:rsidR="0033775C" w:rsidRPr="00D00883" w:rsidRDefault="0033775C" w:rsidP="004347D4">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6C8711A" w14:textId="14D042E7" w:rsidR="0033775C" w:rsidRPr="00D00883" w:rsidRDefault="00257583" w:rsidP="004347D4">
            <w:pPr>
              <w:rPr>
                <w:lang w:val="fr-BE"/>
              </w:rPr>
            </w:pPr>
            <w:r>
              <w:rPr>
                <w:lang w:val="fr-BE"/>
              </w:rPr>
              <w:t xml:space="preserve">Pagina </w:t>
            </w:r>
            <w:r w:rsidR="00A61DF3">
              <w:rPr>
                <w:lang w:val="fr-BE"/>
              </w:rPr>
              <w:t>13-21</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2A7BBCD" w14:textId="0FCD6D07" w:rsidR="0033775C" w:rsidRPr="00EA51B4" w:rsidRDefault="00340F83" w:rsidP="004347D4">
            <w:pPr>
              <w:rPr>
                <w:lang w:val="nl-NL"/>
              </w:rPr>
            </w:pPr>
            <w:r>
              <w:rPr>
                <w:lang w:val="nl-NL"/>
              </w:rPr>
              <w:t>Het schrijven van een kladversie.</w:t>
            </w:r>
          </w:p>
        </w:tc>
      </w:tr>
    </w:tbl>
    <w:p w14:paraId="0059D740" w14:textId="77777777" w:rsidR="0033775C" w:rsidRDefault="0033775C" w:rsidP="0033775C">
      <w:pPr>
        <w:rPr>
          <w:lang w:val="nl-NL"/>
        </w:rPr>
      </w:pPr>
    </w:p>
    <w:p w14:paraId="74D7C621" w14:textId="77777777" w:rsidR="00730C8F" w:rsidRDefault="00730C8F" w:rsidP="00995550">
      <w:pPr>
        <w:rPr>
          <w:lang w:val="nl-NL"/>
        </w:rPr>
        <w:sectPr w:rsidR="00730C8F" w:rsidSect="00641A35">
          <w:pgSz w:w="16838" w:h="11906" w:orient="landscape"/>
          <w:pgMar w:top="1417" w:right="1417" w:bottom="1417" w:left="1417" w:header="708" w:footer="708" w:gutter="0"/>
          <w:cols w:space="708"/>
          <w:titlePg/>
          <w:docGrid w:linePitch="360"/>
        </w:sectPr>
      </w:pPr>
    </w:p>
    <w:p w14:paraId="4A9365BF" w14:textId="2ABC57C5" w:rsidR="00730C8F" w:rsidRPr="00A35BF2" w:rsidRDefault="00730C8F" w:rsidP="00730C8F">
      <w:r w:rsidRPr="00030E5F">
        <w:rPr>
          <w:b/>
        </w:rPr>
        <w:lastRenderedPageBreak/>
        <w:t xml:space="preserve">Lesweek </w:t>
      </w:r>
      <w:r w:rsidR="00BB5D8D" w:rsidRPr="00030E5F">
        <w:rPr>
          <w:b/>
        </w:rPr>
        <w:t>11</w:t>
      </w:r>
      <w:r w:rsidRPr="111D8A5E">
        <w:rPr>
          <w:b/>
        </w:rPr>
        <w:t>:</w:t>
      </w:r>
      <w:r>
        <w:tab/>
        <w:t>13</w:t>
      </w:r>
      <w:r w:rsidRPr="00A35BF2">
        <w:t>/0</w:t>
      </w:r>
      <w:r>
        <w:t>3</w:t>
      </w:r>
      <w:r w:rsidRPr="00A35BF2">
        <w:t xml:space="preserve"> - </w:t>
      </w:r>
      <w:r>
        <w:t>1</w:t>
      </w:r>
      <w:r w:rsidR="00BB5D8D">
        <w:t>9</w:t>
      </w:r>
      <w:r w:rsidRPr="00A35BF2">
        <w:t>/03</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730C8F" w:rsidRPr="00E07440" w14:paraId="199E543F"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3B33817" w14:textId="7DE15829" w:rsidR="00730C8F" w:rsidRPr="00624563" w:rsidRDefault="00730C8F" w:rsidP="004347D4">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5D7B8CD1" w14:textId="77777777" w:rsidR="00730C8F" w:rsidRPr="00624563" w:rsidRDefault="00730C8F" w:rsidP="004347D4">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67D60C2F" w14:textId="49001C59" w:rsidR="00730C8F" w:rsidRPr="00624563" w:rsidRDefault="00730C8F" w:rsidP="004347D4">
            <w:pPr>
              <w:rPr>
                <w:b/>
                <w:bCs/>
                <w:lang w:val="nl-NL"/>
              </w:rPr>
            </w:pPr>
            <w:r w:rsidRPr="00624563">
              <w:rPr>
                <w:b/>
                <w:bCs/>
                <w:lang w:val="nl-NL"/>
              </w:rPr>
              <w:t>Taak (bijv. schrijven klad, verbeteren, volledig herschrijven, nakijken, ...</w:t>
            </w:r>
            <w:r w:rsidR="00624563" w:rsidRPr="00624563">
              <w:rPr>
                <w:b/>
                <w:bCs/>
                <w:lang w:val="nl-NL"/>
              </w:rPr>
              <w:t>)</w:t>
            </w:r>
          </w:p>
        </w:tc>
      </w:tr>
      <w:tr w:rsidR="00730C8F" w:rsidRPr="00D00883" w14:paraId="66FE8116"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A12C150" w14:textId="77777777" w:rsidR="00730C8F" w:rsidRPr="00D00883" w:rsidRDefault="00730C8F" w:rsidP="004347D4">
            <w:pPr>
              <w:rPr>
                <w:lang w:val="fr-BE"/>
              </w:rPr>
            </w:pPr>
            <w:r>
              <w:t xml:space="preserve">Lennert De </w:t>
            </w:r>
            <w:proofErr w:type="spellStart"/>
            <w:r>
              <w:t>Geeter</w:t>
            </w:r>
            <w:proofErr w:type="spellEnd"/>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C8EFE64" w14:textId="3FABDFC4" w:rsidR="00730C8F" w:rsidRPr="00D00883" w:rsidRDefault="00BD1BB0" w:rsidP="004347D4">
            <w:pPr>
              <w:rPr>
                <w:lang w:val="fr-BE"/>
              </w:rPr>
            </w:pPr>
            <w:r>
              <w:rPr>
                <w:lang w:val="fr-BE"/>
              </w:rPr>
              <w:t>Pagina 23-25</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4C2247C" w14:textId="7BA157C3" w:rsidR="00730C8F" w:rsidRPr="00D00883" w:rsidRDefault="0008766B" w:rsidP="004347D4">
            <w:r>
              <w:rPr>
                <w:lang w:val="nl-NL"/>
              </w:rPr>
              <w:t>Het herschrijven naar een correcte versie.</w:t>
            </w:r>
          </w:p>
        </w:tc>
      </w:tr>
      <w:tr w:rsidR="00101A59" w:rsidRPr="00D00883" w14:paraId="13924E2B"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CAB133D" w14:textId="77777777" w:rsidR="00101A59" w:rsidRPr="00D00883" w:rsidRDefault="00101A59" w:rsidP="00101A59">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A0DFABA" w14:textId="3F5A25FC" w:rsidR="00101A59" w:rsidRPr="00D00883" w:rsidRDefault="00101A59" w:rsidP="00101A59">
            <w:pPr>
              <w:rPr>
                <w:lang w:val="fr-BE"/>
              </w:rPr>
            </w:pPr>
            <w:r>
              <w:rPr>
                <w:lang w:val="fr-BE"/>
              </w:rPr>
              <w:t>Pagina 26-28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5589D2A" w14:textId="369FDE6F" w:rsidR="00101A59" w:rsidRPr="00101A59" w:rsidRDefault="00101A59" w:rsidP="00101A59">
            <w:pPr>
              <w:rPr>
                <w:lang w:val="nl-NL"/>
              </w:rPr>
            </w:pPr>
            <w:r>
              <w:rPr>
                <w:lang w:val="nl-NL"/>
              </w:rPr>
              <w:t>Het herschrijven naar een correcte versie.</w:t>
            </w:r>
          </w:p>
        </w:tc>
      </w:tr>
      <w:tr w:rsidR="00101A59" w:rsidRPr="00D00883" w14:paraId="27C2F1E9" w14:textId="77777777" w:rsidTr="004347D4">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ECD8F66" w14:textId="77777777" w:rsidR="00101A59" w:rsidRPr="00D00883" w:rsidRDefault="00101A59" w:rsidP="00101A59">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F033CB4" w14:textId="708D075A" w:rsidR="00101A59" w:rsidRPr="00D00883" w:rsidRDefault="00101A59" w:rsidP="00101A59">
            <w:pPr>
              <w:rPr>
                <w:lang w:val="fr-BE"/>
              </w:rPr>
            </w:pPr>
            <w:r>
              <w:rPr>
                <w:lang w:val="fr-BE"/>
              </w:rPr>
              <w:t>Pagina 22</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1A3CC0F3" w14:textId="569E8B9B" w:rsidR="00101A59" w:rsidRPr="00101A59" w:rsidRDefault="00101A59" w:rsidP="00101A59">
            <w:pPr>
              <w:rPr>
                <w:lang w:val="nl-NL"/>
              </w:rPr>
            </w:pPr>
            <w:r>
              <w:rPr>
                <w:lang w:val="nl-NL"/>
              </w:rPr>
              <w:t>Het herschrijven naar een correcte versie.</w:t>
            </w:r>
          </w:p>
        </w:tc>
      </w:tr>
      <w:tr w:rsidR="00101A59" w:rsidRPr="00E07440" w14:paraId="254C0E44"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CC743FE" w14:textId="77777777" w:rsidR="00101A59" w:rsidRPr="00D00883" w:rsidRDefault="00101A59" w:rsidP="00101A59">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3886B00" w14:textId="58F1C374" w:rsidR="00101A59" w:rsidRPr="00D00883" w:rsidRDefault="00101A59" w:rsidP="00101A59">
            <w:pPr>
              <w:rPr>
                <w:lang w:val="fr-BE"/>
              </w:rPr>
            </w:pPr>
            <w:r>
              <w:rPr>
                <w:lang w:val="fr-BE"/>
              </w:rPr>
              <w:t>Pagina 13-21</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237D9F11" w14:textId="0452AD6C" w:rsidR="00101A59" w:rsidRPr="00EA51B4" w:rsidRDefault="00101A59" w:rsidP="00101A59">
            <w:pPr>
              <w:rPr>
                <w:lang w:val="nl-NL"/>
              </w:rPr>
            </w:pPr>
            <w:r>
              <w:rPr>
                <w:lang w:val="nl-NL"/>
              </w:rPr>
              <w:t>Het herschrijven naar een correcte versie.</w:t>
            </w:r>
          </w:p>
        </w:tc>
      </w:tr>
    </w:tbl>
    <w:p w14:paraId="55034C91" w14:textId="77777777" w:rsidR="00AB260C" w:rsidRDefault="00AB260C" w:rsidP="00995550">
      <w:pPr>
        <w:sectPr w:rsidR="00AB260C" w:rsidSect="00641A35">
          <w:pgSz w:w="16838" w:h="11906" w:orient="landscape"/>
          <w:pgMar w:top="1417" w:right="1417" w:bottom="1417" w:left="1417" w:header="708" w:footer="708" w:gutter="0"/>
          <w:cols w:space="708"/>
          <w:titlePg/>
          <w:docGrid w:linePitch="360"/>
        </w:sectPr>
      </w:pPr>
    </w:p>
    <w:p w14:paraId="17C9C217" w14:textId="352640BE" w:rsidR="00AB260C" w:rsidRPr="00A35BF2" w:rsidRDefault="00AB260C" w:rsidP="00AB260C">
      <w:r w:rsidRPr="00573A83">
        <w:rPr>
          <w:b/>
        </w:rPr>
        <w:lastRenderedPageBreak/>
        <w:t>Lesweek 12</w:t>
      </w:r>
      <w:r w:rsidRPr="111D8A5E">
        <w:rPr>
          <w:b/>
        </w:rPr>
        <w:t>:</w:t>
      </w:r>
      <w:r>
        <w:tab/>
      </w:r>
      <w:r w:rsidR="0080651A">
        <w:t>20</w:t>
      </w:r>
      <w:r w:rsidRPr="00A35BF2">
        <w:t>/0</w:t>
      </w:r>
      <w:r>
        <w:t>3</w:t>
      </w:r>
      <w:r w:rsidRPr="00A35BF2">
        <w:t xml:space="preserve"> -</w:t>
      </w:r>
      <w:r w:rsidR="009036D9">
        <w:t xml:space="preserve"> 26</w:t>
      </w:r>
      <w:r w:rsidRPr="00A35BF2">
        <w:t>/03</w:t>
      </w:r>
    </w:p>
    <w:tbl>
      <w:tblPr>
        <w:tblW w:w="1372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05"/>
        <w:gridCol w:w="3402"/>
        <w:gridCol w:w="7313"/>
      </w:tblGrid>
      <w:tr w:rsidR="00AB260C" w:rsidRPr="00E07440" w14:paraId="2DA25CC1"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3227B543" w14:textId="244C5B20" w:rsidR="00AB260C" w:rsidRPr="00624563" w:rsidRDefault="00AB260C" w:rsidP="004347D4">
            <w:pPr>
              <w:rPr>
                <w:b/>
                <w:bCs/>
                <w:lang w:val="fr-BE"/>
              </w:rPr>
            </w:pPr>
            <w:r w:rsidRPr="00624563">
              <w:rPr>
                <w:b/>
                <w:bCs/>
              </w:rPr>
              <w:t>Naam student</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38619B10" w14:textId="77777777" w:rsidR="00AB260C" w:rsidRPr="00624563" w:rsidRDefault="00AB260C" w:rsidP="004347D4">
            <w:pPr>
              <w:rPr>
                <w:b/>
                <w:bCs/>
                <w:lang w:val="fr-BE"/>
              </w:rPr>
            </w:pPr>
            <w:r w:rsidRPr="00624563">
              <w:rPr>
                <w:b/>
                <w:bCs/>
              </w:rPr>
              <w:t>Paginanummers in rapport</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tcPr>
          <w:p w14:paraId="138698D8" w14:textId="20509778" w:rsidR="00AB260C" w:rsidRPr="00624563" w:rsidRDefault="00AB260C" w:rsidP="004347D4">
            <w:pPr>
              <w:rPr>
                <w:b/>
                <w:bCs/>
                <w:lang w:val="nl-NL"/>
              </w:rPr>
            </w:pPr>
            <w:r w:rsidRPr="00624563">
              <w:rPr>
                <w:b/>
                <w:bCs/>
                <w:lang w:val="nl-NL"/>
              </w:rPr>
              <w:t>Taak (bijv. schrijven klad, verbeteren, volledig herschrijven, nakijken, ...</w:t>
            </w:r>
            <w:r w:rsidR="00624563" w:rsidRPr="00624563">
              <w:rPr>
                <w:b/>
                <w:bCs/>
                <w:lang w:val="nl-NL"/>
              </w:rPr>
              <w:t>)</w:t>
            </w:r>
          </w:p>
        </w:tc>
      </w:tr>
      <w:tr w:rsidR="00A856C4" w:rsidRPr="00D00883" w14:paraId="148634F7"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8CD1A20" w14:textId="77777777" w:rsidR="00A856C4" w:rsidRPr="00D00883" w:rsidRDefault="00A856C4" w:rsidP="00A856C4">
            <w:pPr>
              <w:rPr>
                <w:lang w:val="fr-BE"/>
              </w:rPr>
            </w:pPr>
            <w:r>
              <w:t xml:space="preserve">Lennert De </w:t>
            </w:r>
            <w:proofErr w:type="spellStart"/>
            <w:r>
              <w:t>Geeter</w:t>
            </w:r>
            <w:proofErr w:type="spellEnd"/>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F70186F" w14:textId="1309E530" w:rsidR="00A856C4" w:rsidRPr="00D00883" w:rsidRDefault="00A856C4" w:rsidP="00A856C4">
            <w:pPr>
              <w:rPr>
                <w:lang w:val="fr-BE"/>
              </w:rPr>
            </w:pPr>
            <w:r>
              <w:rPr>
                <w:lang w:val="fr-BE"/>
              </w:rPr>
              <w:t>Pagina 13-</w:t>
            </w:r>
            <w:r w:rsidR="00E5218D">
              <w:rPr>
                <w:lang w:val="fr-BE"/>
              </w:rPr>
              <w:t>19</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A66603A" w14:textId="6B09BD9F" w:rsidR="00A856C4" w:rsidRPr="00D00883" w:rsidRDefault="00E5218D" w:rsidP="00A856C4">
            <w:r>
              <w:t>Nakijken</w:t>
            </w:r>
            <w:r>
              <w:t xml:space="preserve"> tekst</w:t>
            </w:r>
            <w:r w:rsidR="00573A83">
              <w:t>.</w:t>
            </w:r>
          </w:p>
        </w:tc>
      </w:tr>
      <w:tr w:rsidR="00A856C4" w:rsidRPr="00D00883" w14:paraId="7C5A7C1C"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BAA9B6D" w14:textId="77777777" w:rsidR="00A856C4" w:rsidRPr="00D00883" w:rsidRDefault="00A856C4" w:rsidP="00A856C4">
            <w:pPr>
              <w:rPr>
                <w:lang w:val="fr-BE"/>
              </w:rPr>
            </w:pPr>
            <w:r>
              <w:t>Roy De Volder</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B19B189" w14:textId="0A1C3C50" w:rsidR="00A856C4" w:rsidRPr="00D00883" w:rsidRDefault="00A856C4" w:rsidP="00A856C4">
            <w:pPr>
              <w:rPr>
                <w:lang w:val="fr-BE"/>
              </w:rPr>
            </w:pPr>
            <w:r>
              <w:rPr>
                <w:lang w:val="fr-BE"/>
              </w:rPr>
              <w:t>Pagina 7-11 / 30</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03BCC83D" w14:textId="66ADBE34" w:rsidR="00A856C4" w:rsidRPr="008C6D2D" w:rsidRDefault="00A856C4" w:rsidP="00A856C4">
            <w:r w:rsidRPr="008C6D2D">
              <w:t>Controle van de lay-out.</w:t>
            </w:r>
          </w:p>
        </w:tc>
      </w:tr>
      <w:tr w:rsidR="00A856C4" w:rsidRPr="00D00883" w14:paraId="542FF778" w14:textId="77777777" w:rsidTr="004347D4">
        <w:trPr>
          <w:trHeight w:val="504"/>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65847F7" w14:textId="77777777" w:rsidR="00A856C4" w:rsidRPr="00D00883" w:rsidRDefault="00A856C4" w:rsidP="00A856C4">
            <w:pPr>
              <w:rPr>
                <w:lang w:val="fr-BE"/>
              </w:rPr>
            </w:pPr>
            <w:r>
              <w:t>Jorik Van Dorpe</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73CDAA11" w14:textId="7481CE27" w:rsidR="00A856C4" w:rsidRPr="00D00883" w:rsidRDefault="0099641B" w:rsidP="00A856C4">
            <w:pPr>
              <w:rPr>
                <w:lang w:val="fr-BE"/>
              </w:rPr>
            </w:pPr>
            <w:r>
              <w:rPr>
                <w:lang w:val="fr-BE"/>
              </w:rPr>
              <w:t>Pagina 2</w:t>
            </w:r>
            <w:r w:rsidR="00E5218D">
              <w:rPr>
                <w:lang w:val="fr-BE"/>
              </w:rPr>
              <w:t>0-28</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34023820" w14:textId="6FBC656F" w:rsidR="00A856C4" w:rsidRPr="008C6D2D" w:rsidRDefault="00A856C4" w:rsidP="00A856C4">
            <w:r>
              <w:t>Nakijken</w:t>
            </w:r>
            <w:r w:rsidR="00E5218D">
              <w:t xml:space="preserve"> tekst</w:t>
            </w:r>
            <w:r w:rsidR="00573A83">
              <w:t>.</w:t>
            </w:r>
          </w:p>
        </w:tc>
      </w:tr>
      <w:tr w:rsidR="00A856C4" w:rsidRPr="00E07440" w14:paraId="2A99D055" w14:textId="77777777" w:rsidTr="004347D4">
        <w:trPr>
          <w:trHeight w:val="518"/>
          <w:tblCellSpacing w:w="15" w:type="dxa"/>
        </w:trPr>
        <w:tc>
          <w:tcPr>
            <w:tcW w:w="2960"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4F359A3F" w14:textId="77777777" w:rsidR="00A856C4" w:rsidRPr="00D00883" w:rsidRDefault="00A856C4" w:rsidP="00A856C4">
            <w:pPr>
              <w:rPr>
                <w:lang w:val="fr-BE"/>
              </w:rPr>
            </w:pPr>
            <w:r>
              <w:t>Lukas Verschraegen</w:t>
            </w:r>
          </w:p>
        </w:tc>
        <w:tc>
          <w:tcPr>
            <w:tcW w:w="3372"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566B530E" w14:textId="4B930044" w:rsidR="00A856C4" w:rsidRPr="00D00883" w:rsidRDefault="00A856C4" w:rsidP="00A856C4">
            <w:pPr>
              <w:rPr>
                <w:lang w:val="fr-BE"/>
              </w:rPr>
            </w:pPr>
            <w:r>
              <w:rPr>
                <w:lang w:val="fr-BE"/>
              </w:rPr>
              <w:t>Pagina 7-11 / 30</w:t>
            </w:r>
          </w:p>
        </w:tc>
        <w:tc>
          <w:tcPr>
            <w:tcW w:w="7268" w:type="dxa"/>
            <w:tcBorders>
              <w:top w:val="single" w:sz="6" w:space="0" w:color="CCCCCC"/>
              <w:left w:val="single" w:sz="6" w:space="0" w:color="CCCCCC"/>
              <w:bottom w:val="single" w:sz="6" w:space="0" w:color="CCCCCC"/>
              <w:right w:val="single" w:sz="6" w:space="0" w:color="CCCCCC"/>
            </w:tcBorders>
            <w:shd w:val="clear" w:color="auto" w:fill="FFFFFF" w:themeFill="background1"/>
            <w:vAlign w:val="center"/>
            <w:hideMark/>
          </w:tcPr>
          <w:p w14:paraId="6E5E16B3" w14:textId="260AC6CD" w:rsidR="00A856C4" w:rsidRPr="00EA51B4" w:rsidRDefault="00A856C4" w:rsidP="00A856C4">
            <w:pPr>
              <w:rPr>
                <w:lang w:val="nl-NL"/>
              </w:rPr>
            </w:pPr>
            <w:r w:rsidRPr="00E07440">
              <w:rPr>
                <w:lang w:val="nl-NL"/>
              </w:rPr>
              <w:t xml:space="preserve">Opstellen </w:t>
            </w:r>
            <w:r>
              <w:rPr>
                <w:lang w:val="nl-NL"/>
              </w:rPr>
              <w:t>van de lijsten</w:t>
            </w:r>
            <w:r w:rsidRPr="00E07440">
              <w:rPr>
                <w:lang w:val="nl-NL"/>
              </w:rPr>
              <w:t xml:space="preserve"> volgens de regels uit het boek</w:t>
            </w:r>
            <w:r w:rsidR="00573A83">
              <w:rPr>
                <w:lang w:val="nl-NL"/>
              </w:rPr>
              <w:t xml:space="preserve"> en </w:t>
            </w:r>
            <w:r w:rsidR="00E5218D">
              <w:rPr>
                <w:lang w:val="nl-NL"/>
              </w:rPr>
              <w:t>verbeteren tekst.</w:t>
            </w:r>
          </w:p>
        </w:tc>
      </w:tr>
    </w:tbl>
    <w:p w14:paraId="5DADA25F" w14:textId="530EBE7B" w:rsidR="00804160" w:rsidRPr="00730C8F" w:rsidRDefault="00804160" w:rsidP="00995550">
      <w:pPr>
        <w:sectPr w:rsidR="00804160" w:rsidRPr="00730C8F" w:rsidSect="00641A35">
          <w:pgSz w:w="16838" w:h="11906" w:orient="landscape"/>
          <w:pgMar w:top="1417" w:right="1417" w:bottom="1417" w:left="1417" w:header="708" w:footer="708" w:gutter="0"/>
          <w:cols w:space="708"/>
          <w:titlePg/>
          <w:docGrid w:linePitch="360"/>
        </w:sectPr>
      </w:pPr>
    </w:p>
    <w:p w14:paraId="50850881" w14:textId="77777777" w:rsidR="00AC66F5" w:rsidRDefault="00AC66F5" w:rsidP="00995550">
      <w:pPr>
        <w:rPr>
          <w:lang w:val="nl-NL"/>
        </w:rPr>
        <w:sectPr w:rsidR="00AC66F5" w:rsidSect="00995550">
          <w:footerReference w:type="first" r:id="rId37"/>
          <w:pgSz w:w="11906" w:h="16838"/>
          <w:pgMar w:top="1417" w:right="1417" w:bottom="1417" w:left="1417" w:header="708" w:footer="708" w:gutter="0"/>
          <w:cols w:space="708"/>
          <w:titlePg/>
          <w:docGrid w:linePitch="360"/>
        </w:sectPr>
      </w:pPr>
    </w:p>
    <w:p w14:paraId="423A6C9B" w14:textId="6CBF52E7" w:rsidR="00AC66F5" w:rsidRPr="00F94C4D" w:rsidRDefault="00AC66F5" w:rsidP="00AC66F5">
      <w:pPr>
        <w:rPr>
          <w:sz w:val="28"/>
          <w:szCs w:val="24"/>
          <w:lang w:val="nl-NL"/>
        </w:rPr>
      </w:pPr>
      <w:r>
        <w:rPr>
          <w:b/>
          <w:noProof/>
        </w:rPr>
        <w:lastRenderedPageBreak/>
        <mc:AlternateContent>
          <mc:Choice Requires="wps">
            <w:drawing>
              <wp:anchor distT="0" distB="0" distL="114300" distR="114300" simplePos="0" relativeHeight="251658246" behindDoc="1" locked="0" layoutInCell="1" allowOverlap="1" wp14:anchorId="57BB479D" wp14:editId="7B6C88F1">
                <wp:simplePos x="0" y="0"/>
                <wp:positionH relativeFrom="column">
                  <wp:posOffset>-937684</wp:posOffset>
                </wp:positionH>
                <wp:positionV relativeFrom="paragraph">
                  <wp:posOffset>-1022138</wp:posOffset>
                </wp:positionV>
                <wp:extent cx="8129270" cy="10241003"/>
                <wp:effectExtent l="0" t="0" r="5080" b="8255"/>
                <wp:wrapNone/>
                <wp:docPr id="28" name="Vrije vorm: vorm 2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129270" cy="10241003"/>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D2DDF1"/>
                        </a:solidFill>
                        <a:ln w="12700">
                          <a:miter lim="400000"/>
                        </a:ln>
                      </wps:spPr>
                      <wps:bodyPr lIns="38100" tIns="38100" rIns="38100" bIns="38100" anchor="ctr"/>
                    </wps:wsp>
                  </a:graphicData>
                </a:graphic>
              </wp:anchor>
            </w:drawing>
          </mc:Choice>
          <mc:Fallback>
            <w:pict>
              <v:shape w14:anchorId="27A20BF3" id="Vrije vorm: vorm 28" o:spid="_x0000_s1026" alt="&quot;&quot;" style="position:absolute;margin-left:-73.85pt;margin-top:-80.5pt;width:640.1pt;height:806.4pt;z-index:-25165823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" path="m,14678r,6922l21600,3032,21600,,17075,,,14678xe" fillcolor="#d2ddf1" stroked="f" strokeweight="1pt">
                <v:stroke miterlimit="4" joinstyle="miter"/>
                <v:path arrowok="t" o:extrusionok="f" o:connecttype="custom" o:connectlocs="4064635,5120502;4064635,5120502;4064635,5120502;4064635,5120502" o:connectangles="0,90,180,270"/>
              </v:shape>
            </w:pict>
          </mc:Fallback>
        </mc:AlternateContent>
      </w:r>
      <w:r>
        <w:rPr>
          <w:b/>
          <w:noProof/>
        </w:rPr>
        <mc:AlternateContent>
          <mc:Choice Requires="wpg">
            <w:drawing>
              <wp:anchor distT="0" distB="0" distL="114300" distR="114300" simplePos="0" relativeHeight="251658245" behindDoc="1" locked="0" layoutInCell="1" allowOverlap="1" wp14:anchorId="7D9C30B7" wp14:editId="50A23F8B">
                <wp:simplePos x="0" y="0"/>
                <wp:positionH relativeFrom="column">
                  <wp:posOffset>-930275</wp:posOffset>
                </wp:positionH>
                <wp:positionV relativeFrom="paragraph">
                  <wp:posOffset>-922655</wp:posOffset>
                </wp:positionV>
                <wp:extent cx="7772400" cy="10831830"/>
                <wp:effectExtent l="0" t="0" r="0" b="26670"/>
                <wp:wrapNone/>
                <wp:docPr id="29" name="Groe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831830"/>
                          <a:chOff x="0" y="0"/>
                          <a:chExt cx="7771132" cy="10053322"/>
                        </a:xfrm>
                      </wpg:grpSpPr>
                      <wps:wsp>
                        <wps:cNvPr id="30" name="Vorm"/>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3BB497"/>
                          </a:solidFill>
                          <a:ln w="12700">
                            <a:solidFill>
                              <a:srgbClr val="E73E1C"/>
                            </a:solidFill>
                            <a:miter lim="400000"/>
                          </a:ln>
                        </wps:spPr>
                        <wps:bodyPr lIns="38100" tIns="38100" rIns="38100" bIns="38100" anchor="ctr"/>
                      </wps:wsp>
                      <wps:wsp>
                        <wps:cNvPr id="31" name="Driehoek"/>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9639B"/>
                          </a:solidFill>
                          <a:ln w="12700">
                            <a:solidFill>
                              <a:srgbClr val="09639B"/>
                            </a:solidFill>
                            <a:miter lim="400000"/>
                          </a:ln>
                        </wps:spPr>
                        <wps:bodyPr lIns="38100" tIns="38100" rIns="38100" bIns="38100" anchor="ctr"/>
                      </wps:wsp>
                      <wps:wsp>
                        <wps:cNvPr id="32" name="Vorm"/>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E73E1C"/>
                          </a:solidFill>
                          <a:ln w="12700">
                            <a:miter lim="400000"/>
                          </a:ln>
                        </wps:spPr>
                        <wps:bodyPr lIns="38100" tIns="38100" rIns="38100" bIns="38100" anchor="ctr"/>
                      </wps:wsp>
                    </wpg:wgp>
                  </a:graphicData>
                </a:graphic>
              </wp:anchor>
            </w:drawing>
          </mc:Choice>
          <mc:Fallback>
            <w:pict>
              <v:group w14:anchorId="496FEEDD" id="Groep 29" o:spid="_x0000_s1026" alt="&quot;&quot;" style="position:absolute;margin-left:-73.25pt;margin-top:-72.65pt;width:612pt;height:852.9pt;z-index:-251658235"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">
                <v:shape id="Vorm"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" path="m,10687l,21600r1769,l21600,6148,13712,,,10687xe" fillcolor="#3bb497" strokecolor="#e73e1c" strokeweight="1pt">
                  <v:stroke miterlimit="4" joinstyle="miter"/>
                  <v:path arrowok="t" o:extrusionok="f" o:connecttype="custom" o:connectlocs="2922906,3750311;2922906,3750311;2922906,3750311;2922906,3750311" o:connectangles="0,90,180,270"/>
                </v:shape>
                <v:shape id="Driehoek"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" path="m,21600l21600,10802,,,,21600xe" fillcolor="#09639b" strokecolor="#09639b" strokeweight="1pt">
                  <v:stroke miterlimit="4" joinstyle="miter"/>
                  <v:path arrowok="t" o:extrusionok="f" o:connecttype="custom" o:connectlocs="1953896,3908426;1953896,3908426;1953896,3908426;1953896,3908426" o:connectangles="0,90,180,270"/>
                </v:shape>
                <v:shape id="Vorm"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" path="m,14678r,6922l21600,3032,21600,,17075,,,14678xe" fillcolor="#e73e1c" stroked="f" strokeweight="1pt">
                  <v:stroke miterlimit="4" joinstyle="miter"/>
                  <v:path arrowok="t" o:extrusionok="f" o:connecttype="custom" o:connectlocs="3885566,4519931;3885566,4519931;3885566,4519931;3885566,4519931" o:connectangles="0,90,180,270"/>
                </v:shape>
              </v:group>
            </w:pict>
          </mc:Fallback>
        </mc:AlternateContent>
      </w:r>
    </w:p>
    <w:p w14:paraId="5665438F" w14:textId="77777777" w:rsidR="00AC66F5" w:rsidRDefault="00AC66F5" w:rsidP="00AC66F5">
      <w:pPr>
        <w:pStyle w:val="Titel"/>
        <w:jc w:val="center"/>
        <w:rPr>
          <w:lang w:val="nl-NL"/>
        </w:rPr>
      </w:pPr>
    </w:p>
    <w:p w14:paraId="05DDA935" w14:textId="77777777" w:rsidR="00AC66F5" w:rsidRDefault="00AC66F5" w:rsidP="00AC66F5">
      <w:pPr>
        <w:pStyle w:val="Titel"/>
        <w:jc w:val="center"/>
        <w:rPr>
          <w:lang w:val="nl-NL"/>
        </w:rPr>
      </w:pPr>
    </w:p>
    <w:p w14:paraId="23B10B15" w14:textId="77777777" w:rsidR="00AC66F5" w:rsidRDefault="00AC66F5" w:rsidP="00AC66F5">
      <w:pPr>
        <w:pStyle w:val="Titel"/>
        <w:jc w:val="center"/>
        <w:rPr>
          <w:lang w:val="nl-NL"/>
        </w:rPr>
      </w:pPr>
    </w:p>
    <w:p w14:paraId="5A02DA47" w14:textId="77777777" w:rsidR="00AC66F5" w:rsidRDefault="00AC66F5" w:rsidP="00AC66F5">
      <w:pPr>
        <w:pStyle w:val="Titel"/>
        <w:jc w:val="center"/>
        <w:rPr>
          <w:lang w:val="nl-NL"/>
        </w:rPr>
      </w:pPr>
    </w:p>
    <w:p w14:paraId="3A7CB1BB" w14:textId="77777777" w:rsidR="00AC66F5" w:rsidRDefault="00AC66F5" w:rsidP="00AC66F5">
      <w:pPr>
        <w:pStyle w:val="Titel"/>
        <w:jc w:val="center"/>
        <w:rPr>
          <w:lang w:val="nl-NL"/>
        </w:rPr>
      </w:pPr>
    </w:p>
    <w:p w14:paraId="5CBB27E7" w14:textId="77777777" w:rsidR="00AC66F5" w:rsidRDefault="00AC66F5" w:rsidP="00AC66F5">
      <w:pPr>
        <w:pStyle w:val="Titel"/>
        <w:jc w:val="center"/>
        <w:rPr>
          <w:lang w:val="nl-NL"/>
        </w:rPr>
      </w:pPr>
    </w:p>
    <w:p w14:paraId="12F6A203" w14:textId="77777777" w:rsidR="00AC66F5" w:rsidRDefault="00AC66F5" w:rsidP="00AC66F5">
      <w:pPr>
        <w:pStyle w:val="Titel"/>
        <w:jc w:val="center"/>
        <w:rPr>
          <w:lang w:val="nl-NL"/>
        </w:rPr>
      </w:pPr>
    </w:p>
    <w:p w14:paraId="1AB1FF72" w14:textId="3CB752F3" w:rsidR="00AC66F5" w:rsidRDefault="00AC66F5" w:rsidP="00AC66F5">
      <w:pPr>
        <w:pStyle w:val="Titel"/>
        <w:jc w:val="center"/>
        <w:rPr>
          <w:lang w:val="nl-NL"/>
        </w:rPr>
      </w:pPr>
    </w:p>
    <w:p w14:paraId="39A16E4A" w14:textId="02112683" w:rsidR="00AC66F5" w:rsidRDefault="00AC66F5" w:rsidP="00AC66F5">
      <w:pPr>
        <w:rPr>
          <w:lang w:val="nl-NL"/>
        </w:rPr>
      </w:pPr>
    </w:p>
    <w:p w14:paraId="0110D75E" w14:textId="77777777" w:rsidR="00AC66F5" w:rsidRDefault="00AC66F5" w:rsidP="00AC66F5">
      <w:pPr>
        <w:rPr>
          <w:lang w:val="nl-NL"/>
        </w:rPr>
      </w:pPr>
    </w:p>
    <w:p w14:paraId="7E22D363" w14:textId="77777777" w:rsidR="00AC66F5" w:rsidRDefault="00AC66F5" w:rsidP="00AC66F5">
      <w:pPr>
        <w:rPr>
          <w:lang w:val="nl-NL"/>
        </w:rPr>
      </w:pPr>
    </w:p>
    <w:p w14:paraId="19147D8C" w14:textId="77777777" w:rsidR="00AC66F5" w:rsidRDefault="00AC66F5" w:rsidP="00AC66F5">
      <w:pPr>
        <w:rPr>
          <w:lang w:val="nl-NL"/>
        </w:rPr>
      </w:pPr>
    </w:p>
    <w:p w14:paraId="4221172F" w14:textId="77777777" w:rsidR="00AC66F5" w:rsidRDefault="00AC66F5" w:rsidP="00AC66F5">
      <w:pPr>
        <w:rPr>
          <w:lang w:val="nl-NL"/>
        </w:rPr>
      </w:pPr>
    </w:p>
    <w:p w14:paraId="0A83502D" w14:textId="77777777" w:rsidR="00AC66F5" w:rsidRDefault="00AC66F5" w:rsidP="00AC66F5">
      <w:pPr>
        <w:rPr>
          <w:lang w:val="nl-NL"/>
        </w:rPr>
      </w:pPr>
    </w:p>
    <w:p w14:paraId="6AA7899D" w14:textId="77777777" w:rsidR="00AC66F5" w:rsidRDefault="00AC66F5" w:rsidP="00AC66F5">
      <w:pPr>
        <w:rPr>
          <w:lang w:val="nl-NL"/>
        </w:rPr>
      </w:pPr>
    </w:p>
    <w:p w14:paraId="38573FE0" w14:textId="6D45C496" w:rsidR="00AC66F5" w:rsidRDefault="00AC66F5" w:rsidP="00AC66F5">
      <w:pPr>
        <w:rPr>
          <w:lang w:val="nl-NL"/>
        </w:rPr>
      </w:pPr>
    </w:p>
    <w:p w14:paraId="063A472D" w14:textId="77777777" w:rsidR="00AC66F5" w:rsidRDefault="00AC66F5" w:rsidP="00AC66F5">
      <w:pPr>
        <w:rPr>
          <w:lang w:val="nl-NL"/>
        </w:rPr>
      </w:pPr>
    </w:p>
    <w:p w14:paraId="09647046" w14:textId="77777777" w:rsidR="00995550" w:rsidRPr="00995550" w:rsidRDefault="00995550" w:rsidP="00995550">
      <w:pPr>
        <w:rPr>
          <w:lang w:val="nl-NL"/>
        </w:rPr>
      </w:pPr>
    </w:p>
    <w:sectPr w:rsidR="00995550" w:rsidRPr="00995550" w:rsidSect="00995550">
      <w:footerReference w:type="first" r:id="rId3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5CB01" w14:textId="77777777" w:rsidR="005538C4" w:rsidRDefault="005538C4" w:rsidP="009D7AA2">
      <w:pPr>
        <w:spacing w:before="0" w:after="0" w:line="240" w:lineRule="auto"/>
      </w:pPr>
      <w:r>
        <w:separator/>
      </w:r>
    </w:p>
  </w:endnote>
  <w:endnote w:type="continuationSeparator" w:id="0">
    <w:p w14:paraId="6A576951" w14:textId="77777777" w:rsidR="005538C4" w:rsidRDefault="005538C4" w:rsidP="009D7AA2">
      <w:pPr>
        <w:spacing w:before="0" w:after="0" w:line="240" w:lineRule="auto"/>
      </w:pPr>
      <w:r>
        <w:continuationSeparator/>
      </w:r>
    </w:p>
  </w:endnote>
  <w:endnote w:type="continuationNotice" w:id="1">
    <w:p w14:paraId="09D07A7F" w14:textId="77777777" w:rsidR="005538C4" w:rsidRDefault="005538C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E05A7" w14:textId="1D0C6EF2" w:rsidR="009D7AA2" w:rsidRDefault="009D7AA2">
    <w:pPr>
      <w:pStyle w:val="Voettekst"/>
    </w:pPr>
    <w:r>
      <w:fldChar w:fldCharType="begin"/>
    </w:r>
    <w:r w:rsidRPr="00A75BB2">
      <w:rPr>
        <w:lang w:val="nl-NL"/>
      </w:rPr>
      <w:instrText xml:space="preserve"> STYLEREF  "Kop 1"  \* MERGEFORMAT </w:instrText>
    </w:r>
    <w:r>
      <w:fldChar w:fldCharType="separate"/>
    </w:r>
    <w:r w:rsidR="00FF5306" w:rsidRPr="00FF5306">
      <w:rPr>
        <w:b/>
        <w:bCs/>
        <w:noProof/>
        <w:lang w:val="nl-NL"/>
      </w:rPr>
      <w:t>Onderzoek</w:t>
    </w:r>
    <w:r>
      <w:fldChar w:fldCharType="end"/>
    </w:r>
    <w:r w:rsidRPr="00A75BB2">
      <w:rPr>
        <w:lang w:val="nl-NL"/>
      </w:rPr>
      <w:tab/>
    </w:r>
    <w:r w:rsidR="0009092E">
      <w:rPr>
        <w:lang w:val="nl-NL"/>
      </w:rPr>
      <w:tab/>
    </w:r>
    <w:r>
      <w:fldChar w:fldCharType="begin"/>
    </w:r>
    <w:r w:rsidRPr="00A75BB2">
      <w:rPr>
        <w:lang w:val="nl-NL"/>
      </w:rPr>
      <w:instrText>PAGE   \* MERGEFORMAT</w:instrText>
    </w:r>
    <w:r>
      <w:fldChar w:fldCharType="separate"/>
    </w:r>
    <w:r>
      <w:rPr>
        <w:lang w:val="nl-NL"/>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7D116" w14:textId="5F3E7AA3" w:rsidR="003D0C3D" w:rsidRDefault="003D0C3D">
    <w:pPr>
      <w:pStyle w:val="Voettekst"/>
    </w:pPr>
    <w:r>
      <w:tab/>
    </w:r>
    <w:r>
      <w:tab/>
    </w:r>
    <w:r>
      <w:fldChar w:fldCharType="begin"/>
    </w:r>
    <w:r>
      <w:instrText>PAGE   \* MERGEFORMAT</w:instrText>
    </w:r>
    <w:r>
      <w:fldChar w:fldCharType="separate"/>
    </w:r>
    <w:r>
      <w:rPr>
        <w:lang w:val="nl-NL"/>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CAC79" w14:textId="7B560578" w:rsidR="007E33A1" w:rsidRDefault="007E33A1">
    <w:pPr>
      <w:pStyle w:val="Voettekst"/>
    </w:pPr>
    <w:r>
      <w:rPr>
        <w:lang w:val="nl-NL"/>
      </w:rPr>
      <w:tab/>
    </w:r>
    <w:r w:rsidRPr="00A75BB2">
      <w:rPr>
        <w:lang w:val="nl-NL"/>
      </w:rPr>
      <w:tab/>
    </w:r>
    <w:r>
      <w:fldChar w:fldCharType="begin"/>
    </w:r>
    <w:r w:rsidRPr="00A75BB2">
      <w:rPr>
        <w:lang w:val="nl-NL"/>
      </w:rPr>
      <w:instrText>PAGE   \* MERGEFORMAT</w:instrText>
    </w:r>
    <w:r>
      <w:fldChar w:fldCharType="separate"/>
    </w:r>
    <w:r>
      <w:rPr>
        <w:lang w:val="nl-NL"/>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5FB65" w14:textId="52066A2A" w:rsidR="00F6479F" w:rsidRDefault="00F6479F">
    <w:pPr>
      <w:pStyle w:val="Voettekst"/>
    </w:pPr>
    <w:r>
      <w:tab/>
    </w:r>
    <w:r>
      <w:tab/>
    </w:r>
    <w:r>
      <w:tab/>
    </w:r>
    <w:r>
      <w:tab/>
    </w:r>
    <w:r>
      <w:tab/>
    </w:r>
    <w:r>
      <w:tab/>
    </w:r>
    <w:r>
      <w:tab/>
    </w:r>
    <w:r>
      <w:tab/>
    </w:r>
    <w:r>
      <w:tab/>
    </w:r>
    <w:r>
      <w:fldChar w:fldCharType="begin"/>
    </w:r>
    <w:r>
      <w:instrText>PAGE   \* MERGEFORMAT</w:instrText>
    </w:r>
    <w:r>
      <w:fldChar w:fldCharType="separate"/>
    </w:r>
    <w:r>
      <w:rPr>
        <w:lang w:val="nl-NL"/>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2A9C0" w14:textId="4D770C02" w:rsidR="00CD1812" w:rsidRDefault="00CD1812">
    <w:pPr>
      <w:pStyle w:val="Voettekst"/>
    </w:pP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3196A" w14:textId="2662D40C" w:rsidR="001A3C49" w:rsidRDefault="001A3C49">
    <w:pPr>
      <w:pStyle w:val="Voettekst"/>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18197" w14:textId="77777777" w:rsidR="005538C4" w:rsidRDefault="005538C4" w:rsidP="009D7AA2">
      <w:pPr>
        <w:spacing w:before="0" w:after="0" w:line="240" w:lineRule="auto"/>
      </w:pPr>
      <w:r>
        <w:separator/>
      </w:r>
    </w:p>
  </w:footnote>
  <w:footnote w:type="continuationSeparator" w:id="0">
    <w:p w14:paraId="561C490A" w14:textId="77777777" w:rsidR="005538C4" w:rsidRDefault="005538C4" w:rsidP="009D7AA2">
      <w:pPr>
        <w:spacing w:before="0" w:after="0" w:line="240" w:lineRule="auto"/>
      </w:pPr>
      <w:r>
        <w:continuationSeparator/>
      </w:r>
    </w:p>
  </w:footnote>
  <w:footnote w:type="continuationNotice" w:id="1">
    <w:p w14:paraId="08407BA1" w14:textId="77777777" w:rsidR="005538C4" w:rsidRDefault="005538C4">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B2679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4FE7E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5B8362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E40248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D261A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0F6A7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372950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290B92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0F8E5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5EFE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7F06546"/>
    <w:multiLevelType w:val="hybridMultilevel"/>
    <w:tmpl w:val="E8824328"/>
    <w:lvl w:ilvl="0" w:tplc="9EF0DDEA">
      <w:start w:val="1"/>
      <w:numFmt w:val="bullet"/>
      <w:pStyle w:val="Opsomming2"/>
      <w:lvlText w:val="o"/>
      <w:lvlJc w:val="left"/>
      <w:pPr>
        <w:ind w:left="1004" w:hanging="360"/>
      </w:pPr>
      <w:rPr>
        <w:rFonts w:ascii="Courier New" w:hAnsi="Courier New" w:cs="Courier New" w:hint="default"/>
      </w:rPr>
    </w:lvl>
    <w:lvl w:ilvl="1" w:tplc="080C0003" w:tentative="1">
      <w:start w:val="1"/>
      <w:numFmt w:val="bullet"/>
      <w:lvlText w:val="o"/>
      <w:lvlJc w:val="left"/>
      <w:pPr>
        <w:ind w:left="1724" w:hanging="360"/>
      </w:pPr>
      <w:rPr>
        <w:rFonts w:ascii="Courier New" w:hAnsi="Courier New" w:cs="Courier New" w:hint="default"/>
      </w:rPr>
    </w:lvl>
    <w:lvl w:ilvl="2" w:tplc="080C0005" w:tentative="1">
      <w:start w:val="1"/>
      <w:numFmt w:val="bullet"/>
      <w:lvlText w:val=""/>
      <w:lvlJc w:val="left"/>
      <w:pPr>
        <w:ind w:left="2444" w:hanging="360"/>
      </w:pPr>
      <w:rPr>
        <w:rFonts w:ascii="Wingdings" w:hAnsi="Wingdings" w:hint="default"/>
      </w:rPr>
    </w:lvl>
    <w:lvl w:ilvl="3" w:tplc="080C0001" w:tentative="1">
      <w:start w:val="1"/>
      <w:numFmt w:val="bullet"/>
      <w:lvlText w:val=""/>
      <w:lvlJc w:val="left"/>
      <w:pPr>
        <w:ind w:left="3164" w:hanging="360"/>
      </w:pPr>
      <w:rPr>
        <w:rFonts w:ascii="Symbol" w:hAnsi="Symbol" w:hint="default"/>
      </w:rPr>
    </w:lvl>
    <w:lvl w:ilvl="4" w:tplc="080C0003" w:tentative="1">
      <w:start w:val="1"/>
      <w:numFmt w:val="bullet"/>
      <w:lvlText w:val="o"/>
      <w:lvlJc w:val="left"/>
      <w:pPr>
        <w:ind w:left="3884" w:hanging="360"/>
      </w:pPr>
      <w:rPr>
        <w:rFonts w:ascii="Courier New" w:hAnsi="Courier New" w:cs="Courier New" w:hint="default"/>
      </w:rPr>
    </w:lvl>
    <w:lvl w:ilvl="5" w:tplc="080C0005" w:tentative="1">
      <w:start w:val="1"/>
      <w:numFmt w:val="bullet"/>
      <w:lvlText w:val=""/>
      <w:lvlJc w:val="left"/>
      <w:pPr>
        <w:ind w:left="4604" w:hanging="360"/>
      </w:pPr>
      <w:rPr>
        <w:rFonts w:ascii="Wingdings" w:hAnsi="Wingdings" w:hint="default"/>
      </w:rPr>
    </w:lvl>
    <w:lvl w:ilvl="6" w:tplc="080C0001" w:tentative="1">
      <w:start w:val="1"/>
      <w:numFmt w:val="bullet"/>
      <w:lvlText w:val=""/>
      <w:lvlJc w:val="left"/>
      <w:pPr>
        <w:ind w:left="5324" w:hanging="360"/>
      </w:pPr>
      <w:rPr>
        <w:rFonts w:ascii="Symbol" w:hAnsi="Symbol" w:hint="default"/>
      </w:rPr>
    </w:lvl>
    <w:lvl w:ilvl="7" w:tplc="080C0003" w:tentative="1">
      <w:start w:val="1"/>
      <w:numFmt w:val="bullet"/>
      <w:lvlText w:val="o"/>
      <w:lvlJc w:val="left"/>
      <w:pPr>
        <w:ind w:left="6044" w:hanging="360"/>
      </w:pPr>
      <w:rPr>
        <w:rFonts w:ascii="Courier New" w:hAnsi="Courier New" w:cs="Courier New" w:hint="default"/>
      </w:rPr>
    </w:lvl>
    <w:lvl w:ilvl="8" w:tplc="080C0005" w:tentative="1">
      <w:start w:val="1"/>
      <w:numFmt w:val="bullet"/>
      <w:lvlText w:val=""/>
      <w:lvlJc w:val="left"/>
      <w:pPr>
        <w:ind w:left="6764" w:hanging="360"/>
      </w:pPr>
      <w:rPr>
        <w:rFonts w:ascii="Wingdings" w:hAnsi="Wingdings" w:hint="default"/>
      </w:rPr>
    </w:lvl>
  </w:abstractNum>
  <w:abstractNum w:abstractNumId="11" w15:restartNumberingAfterBreak="0">
    <w:nsid w:val="34B420D5"/>
    <w:multiLevelType w:val="multilevel"/>
    <w:tmpl w:val="BBECE164"/>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2" w15:restartNumberingAfterBreak="0">
    <w:nsid w:val="53FD50B4"/>
    <w:multiLevelType w:val="hybridMultilevel"/>
    <w:tmpl w:val="BAA28914"/>
    <w:lvl w:ilvl="0" w:tplc="1E5ADBF4">
      <w:start w:val="1"/>
      <w:numFmt w:val="bullet"/>
      <w:pStyle w:val="Opsomming1"/>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5D95703C"/>
    <w:multiLevelType w:val="hybridMultilevel"/>
    <w:tmpl w:val="1696C8B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6D176B80"/>
    <w:multiLevelType w:val="hybridMultilevel"/>
    <w:tmpl w:val="9B5A5B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D7969D2"/>
    <w:multiLevelType w:val="hybridMultilevel"/>
    <w:tmpl w:val="3EC2F8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7EE61403"/>
    <w:multiLevelType w:val="hybridMultilevel"/>
    <w:tmpl w:val="D5828AB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62680015">
    <w:abstractNumId w:val="11"/>
  </w:num>
  <w:num w:numId="2" w16cid:durableId="1550341514">
    <w:abstractNumId w:val="12"/>
  </w:num>
  <w:num w:numId="3" w16cid:durableId="253127597">
    <w:abstractNumId w:val="10"/>
  </w:num>
  <w:num w:numId="4" w16cid:durableId="1884056117">
    <w:abstractNumId w:val="9"/>
  </w:num>
  <w:num w:numId="5" w16cid:durableId="1720740916">
    <w:abstractNumId w:val="7"/>
  </w:num>
  <w:num w:numId="6" w16cid:durableId="1628316604">
    <w:abstractNumId w:val="6"/>
  </w:num>
  <w:num w:numId="7" w16cid:durableId="801271514">
    <w:abstractNumId w:val="5"/>
  </w:num>
  <w:num w:numId="8" w16cid:durableId="1317805595">
    <w:abstractNumId w:val="4"/>
  </w:num>
  <w:num w:numId="9" w16cid:durableId="1962492595">
    <w:abstractNumId w:val="8"/>
  </w:num>
  <w:num w:numId="10" w16cid:durableId="2073656976">
    <w:abstractNumId w:val="3"/>
  </w:num>
  <w:num w:numId="11" w16cid:durableId="876770980">
    <w:abstractNumId w:val="2"/>
  </w:num>
  <w:num w:numId="12" w16cid:durableId="1388845782">
    <w:abstractNumId w:val="1"/>
  </w:num>
  <w:num w:numId="13" w16cid:durableId="1010527423">
    <w:abstractNumId w:val="0"/>
  </w:num>
  <w:num w:numId="14" w16cid:durableId="1577549388">
    <w:abstractNumId w:val="9"/>
  </w:num>
  <w:num w:numId="15" w16cid:durableId="1646350666">
    <w:abstractNumId w:val="7"/>
  </w:num>
  <w:num w:numId="16" w16cid:durableId="1217469509">
    <w:abstractNumId w:val="6"/>
  </w:num>
  <w:num w:numId="17" w16cid:durableId="563684031">
    <w:abstractNumId w:val="5"/>
  </w:num>
  <w:num w:numId="18" w16cid:durableId="1456021434">
    <w:abstractNumId w:val="4"/>
  </w:num>
  <w:num w:numId="19" w16cid:durableId="1059325458">
    <w:abstractNumId w:val="8"/>
  </w:num>
  <w:num w:numId="20" w16cid:durableId="1749381346">
    <w:abstractNumId w:val="3"/>
  </w:num>
  <w:num w:numId="21" w16cid:durableId="1251158953">
    <w:abstractNumId w:val="2"/>
  </w:num>
  <w:num w:numId="22" w16cid:durableId="2035810388">
    <w:abstractNumId w:val="1"/>
  </w:num>
  <w:num w:numId="23" w16cid:durableId="1374040741">
    <w:abstractNumId w:val="0"/>
  </w:num>
  <w:num w:numId="24" w16cid:durableId="556817973">
    <w:abstractNumId w:val="9"/>
  </w:num>
  <w:num w:numId="25" w16cid:durableId="534927645">
    <w:abstractNumId w:val="7"/>
  </w:num>
  <w:num w:numId="26" w16cid:durableId="580213439">
    <w:abstractNumId w:val="6"/>
  </w:num>
  <w:num w:numId="27" w16cid:durableId="1273246619">
    <w:abstractNumId w:val="5"/>
  </w:num>
  <w:num w:numId="28" w16cid:durableId="1213344623">
    <w:abstractNumId w:val="4"/>
  </w:num>
  <w:num w:numId="29" w16cid:durableId="495071013">
    <w:abstractNumId w:val="8"/>
  </w:num>
  <w:num w:numId="30" w16cid:durableId="484052219">
    <w:abstractNumId w:val="3"/>
  </w:num>
  <w:num w:numId="31" w16cid:durableId="491682817">
    <w:abstractNumId w:val="2"/>
  </w:num>
  <w:num w:numId="32" w16cid:durableId="1333021401">
    <w:abstractNumId w:val="1"/>
  </w:num>
  <w:num w:numId="33" w16cid:durableId="425077830">
    <w:abstractNumId w:val="0"/>
  </w:num>
  <w:num w:numId="34" w16cid:durableId="70851411">
    <w:abstractNumId w:val="9"/>
  </w:num>
  <w:num w:numId="35" w16cid:durableId="169485713">
    <w:abstractNumId w:val="7"/>
  </w:num>
  <w:num w:numId="36" w16cid:durableId="1153175589">
    <w:abstractNumId w:val="6"/>
  </w:num>
  <w:num w:numId="37" w16cid:durableId="2081974880">
    <w:abstractNumId w:val="5"/>
  </w:num>
  <w:num w:numId="38" w16cid:durableId="119420826">
    <w:abstractNumId w:val="4"/>
  </w:num>
  <w:num w:numId="39" w16cid:durableId="409893639">
    <w:abstractNumId w:val="8"/>
  </w:num>
  <w:num w:numId="40" w16cid:durableId="450368818">
    <w:abstractNumId w:val="3"/>
  </w:num>
  <w:num w:numId="41" w16cid:durableId="1270971270">
    <w:abstractNumId w:val="2"/>
  </w:num>
  <w:num w:numId="42" w16cid:durableId="1599437228">
    <w:abstractNumId w:val="1"/>
  </w:num>
  <w:num w:numId="43" w16cid:durableId="238637211">
    <w:abstractNumId w:val="0"/>
  </w:num>
  <w:num w:numId="44" w16cid:durableId="33384157">
    <w:abstractNumId w:val="13"/>
  </w:num>
  <w:num w:numId="45" w16cid:durableId="444080993">
    <w:abstractNumId w:val="16"/>
  </w:num>
  <w:num w:numId="46" w16cid:durableId="1137644063">
    <w:abstractNumId w:val="14"/>
  </w:num>
  <w:num w:numId="47" w16cid:durableId="562258282">
    <w:abstractNumId w:val="15"/>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kas Verschraegen">
    <w15:presenceInfo w15:providerId="AD" w15:userId="S::lukas.verschraegen@student.odisee.be::5db9e9bc-eac4-46ea-90fb-3a83a4359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AA2"/>
    <w:rsid w:val="00000CDD"/>
    <w:rsid w:val="000013B9"/>
    <w:rsid w:val="0000494D"/>
    <w:rsid w:val="00004B50"/>
    <w:rsid w:val="00006536"/>
    <w:rsid w:val="0001021A"/>
    <w:rsid w:val="000112CF"/>
    <w:rsid w:val="000127FA"/>
    <w:rsid w:val="00015EBC"/>
    <w:rsid w:val="00016893"/>
    <w:rsid w:val="00016E06"/>
    <w:rsid w:val="000172BD"/>
    <w:rsid w:val="00020893"/>
    <w:rsid w:val="000218DB"/>
    <w:rsid w:val="00021D24"/>
    <w:rsid w:val="000220B5"/>
    <w:rsid w:val="00022EFC"/>
    <w:rsid w:val="0002390E"/>
    <w:rsid w:val="000244CB"/>
    <w:rsid w:val="0002484C"/>
    <w:rsid w:val="00024BFF"/>
    <w:rsid w:val="000254D9"/>
    <w:rsid w:val="000263FF"/>
    <w:rsid w:val="00026C03"/>
    <w:rsid w:val="000278CA"/>
    <w:rsid w:val="00030DEB"/>
    <w:rsid w:val="00030E5F"/>
    <w:rsid w:val="0003256E"/>
    <w:rsid w:val="00032AA3"/>
    <w:rsid w:val="00032EB8"/>
    <w:rsid w:val="0003416D"/>
    <w:rsid w:val="00034A6F"/>
    <w:rsid w:val="0003534B"/>
    <w:rsid w:val="00035BDC"/>
    <w:rsid w:val="00037E7A"/>
    <w:rsid w:val="00041848"/>
    <w:rsid w:val="00041B84"/>
    <w:rsid w:val="00042FA1"/>
    <w:rsid w:val="0004301F"/>
    <w:rsid w:val="00044F4D"/>
    <w:rsid w:val="00045261"/>
    <w:rsid w:val="00046755"/>
    <w:rsid w:val="00046979"/>
    <w:rsid w:val="00047736"/>
    <w:rsid w:val="00047F33"/>
    <w:rsid w:val="00050824"/>
    <w:rsid w:val="000522D4"/>
    <w:rsid w:val="000524D5"/>
    <w:rsid w:val="000525C2"/>
    <w:rsid w:val="000528B9"/>
    <w:rsid w:val="00053D50"/>
    <w:rsid w:val="00055D34"/>
    <w:rsid w:val="00056A8F"/>
    <w:rsid w:val="00057C21"/>
    <w:rsid w:val="0006049E"/>
    <w:rsid w:val="000609EA"/>
    <w:rsid w:val="00060C11"/>
    <w:rsid w:val="00061E99"/>
    <w:rsid w:val="0006359B"/>
    <w:rsid w:val="00063951"/>
    <w:rsid w:val="00066B44"/>
    <w:rsid w:val="00066CD4"/>
    <w:rsid w:val="000677E9"/>
    <w:rsid w:val="0007382A"/>
    <w:rsid w:val="00073E13"/>
    <w:rsid w:val="000753F3"/>
    <w:rsid w:val="00075B57"/>
    <w:rsid w:val="0007747F"/>
    <w:rsid w:val="000776C2"/>
    <w:rsid w:val="00077E79"/>
    <w:rsid w:val="000807EE"/>
    <w:rsid w:val="00080CBA"/>
    <w:rsid w:val="00080F52"/>
    <w:rsid w:val="00084FBB"/>
    <w:rsid w:val="0008766B"/>
    <w:rsid w:val="00090380"/>
    <w:rsid w:val="0009092E"/>
    <w:rsid w:val="00090AD3"/>
    <w:rsid w:val="00090BAB"/>
    <w:rsid w:val="000912D6"/>
    <w:rsid w:val="0009299E"/>
    <w:rsid w:val="00092A65"/>
    <w:rsid w:val="00094DBE"/>
    <w:rsid w:val="000950D6"/>
    <w:rsid w:val="00096566"/>
    <w:rsid w:val="00096C7E"/>
    <w:rsid w:val="000A0B82"/>
    <w:rsid w:val="000A46A8"/>
    <w:rsid w:val="000A5492"/>
    <w:rsid w:val="000B060E"/>
    <w:rsid w:val="000B0AAD"/>
    <w:rsid w:val="000B161F"/>
    <w:rsid w:val="000B383E"/>
    <w:rsid w:val="000B4084"/>
    <w:rsid w:val="000B5CA8"/>
    <w:rsid w:val="000B6FCE"/>
    <w:rsid w:val="000C09EE"/>
    <w:rsid w:val="000C15D9"/>
    <w:rsid w:val="000C46ED"/>
    <w:rsid w:val="000C5728"/>
    <w:rsid w:val="000C5E42"/>
    <w:rsid w:val="000C792A"/>
    <w:rsid w:val="000D059A"/>
    <w:rsid w:val="000D201D"/>
    <w:rsid w:val="000D353E"/>
    <w:rsid w:val="000D3E81"/>
    <w:rsid w:val="000D4DCC"/>
    <w:rsid w:val="000D4E8C"/>
    <w:rsid w:val="000D57F0"/>
    <w:rsid w:val="000D5A9C"/>
    <w:rsid w:val="000D5E64"/>
    <w:rsid w:val="000D633E"/>
    <w:rsid w:val="000D7256"/>
    <w:rsid w:val="000E0BAD"/>
    <w:rsid w:val="000E0BF2"/>
    <w:rsid w:val="000E1F9C"/>
    <w:rsid w:val="000E2E74"/>
    <w:rsid w:val="000E3D22"/>
    <w:rsid w:val="000E57CE"/>
    <w:rsid w:val="000E5BD7"/>
    <w:rsid w:val="000E6D37"/>
    <w:rsid w:val="000F266C"/>
    <w:rsid w:val="000F5942"/>
    <w:rsid w:val="000F5F5F"/>
    <w:rsid w:val="000F65FD"/>
    <w:rsid w:val="000F696C"/>
    <w:rsid w:val="000F7E14"/>
    <w:rsid w:val="00100797"/>
    <w:rsid w:val="001016BF"/>
    <w:rsid w:val="00101A59"/>
    <w:rsid w:val="00101EA7"/>
    <w:rsid w:val="00102149"/>
    <w:rsid w:val="001022F4"/>
    <w:rsid w:val="00102C1A"/>
    <w:rsid w:val="001039E9"/>
    <w:rsid w:val="00103AE6"/>
    <w:rsid w:val="00104CA6"/>
    <w:rsid w:val="00105563"/>
    <w:rsid w:val="00105CCB"/>
    <w:rsid w:val="00110735"/>
    <w:rsid w:val="00110C69"/>
    <w:rsid w:val="00112B41"/>
    <w:rsid w:val="001166C0"/>
    <w:rsid w:val="00116FEB"/>
    <w:rsid w:val="00117295"/>
    <w:rsid w:val="00117E52"/>
    <w:rsid w:val="0012005C"/>
    <w:rsid w:val="00120105"/>
    <w:rsid w:val="00120D0B"/>
    <w:rsid w:val="001213AD"/>
    <w:rsid w:val="00121D92"/>
    <w:rsid w:val="00123159"/>
    <w:rsid w:val="001238D1"/>
    <w:rsid w:val="001243A7"/>
    <w:rsid w:val="00130AD7"/>
    <w:rsid w:val="00132217"/>
    <w:rsid w:val="00133146"/>
    <w:rsid w:val="00134D30"/>
    <w:rsid w:val="00134F85"/>
    <w:rsid w:val="00136EF0"/>
    <w:rsid w:val="00137DF2"/>
    <w:rsid w:val="00140980"/>
    <w:rsid w:val="00141990"/>
    <w:rsid w:val="00144C53"/>
    <w:rsid w:val="00144DB0"/>
    <w:rsid w:val="00144FD9"/>
    <w:rsid w:val="001451A4"/>
    <w:rsid w:val="001457CB"/>
    <w:rsid w:val="00150E54"/>
    <w:rsid w:val="00151EE5"/>
    <w:rsid w:val="00152127"/>
    <w:rsid w:val="00152851"/>
    <w:rsid w:val="00153070"/>
    <w:rsid w:val="001531DB"/>
    <w:rsid w:val="001568C1"/>
    <w:rsid w:val="00157886"/>
    <w:rsid w:val="00160873"/>
    <w:rsid w:val="00161D7A"/>
    <w:rsid w:val="001630FF"/>
    <w:rsid w:val="0016496F"/>
    <w:rsid w:val="00164B2D"/>
    <w:rsid w:val="00166865"/>
    <w:rsid w:val="00166D24"/>
    <w:rsid w:val="001729B9"/>
    <w:rsid w:val="001733F0"/>
    <w:rsid w:val="00173809"/>
    <w:rsid w:val="00174760"/>
    <w:rsid w:val="00174A8F"/>
    <w:rsid w:val="001758CA"/>
    <w:rsid w:val="00180F19"/>
    <w:rsid w:val="001828A1"/>
    <w:rsid w:val="00182D04"/>
    <w:rsid w:val="001833FB"/>
    <w:rsid w:val="00183B45"/>
    <w:rsid w:val="00183E7D"/>
    <w:rsid w:val="00184CB3"/>
    <w:rsid w:val="0018520F"/>
    <w:rsid w:val="00186F4B"/>
    <w:rsid w:val="00187877"/>
    <w:rsid w:val="00187974"/>
    <w:rsid w:val="00187F4B"/>
    <w:rsid w:val="0019051E"/>
    <w:rsid w:val="00190674"/>
    <w:rsid w:val="0019070F"/>
    <w:rsid w:val="00190870"/>
    <w:rsid w:val="00192AAB"/>
    <w:rsid w:val="00192AD9"/>
    <w:rsid w:val="0019339F"/>
    <w:rsid w:val="00193834"/>
    <w:rsid w:val="00194710"/>
    <w:rsid w:val="00194C93"/>
    <w:rsid w:val="001953A3"/>
    <w:rsid w:val="00195788"/>
    <w:rsid w:val="00196220"/>
    <w:rsid w:val="00196E06"/>
    <w:rsid w:val="001978CB"/>
    <w:rsid w:val="001A04ED"/>
    <w:rsid w:val="001A0C59"/>
    <w:rsid w:val="001A18FF"/>
    <w:rsid w:val="001A1E96"/>
    <w:rsid w:val="001A39B9"/>
    <w:rsid w:val="001A3C49"/>
    <w:rsid w:val="001A4257"/>
    <w:rsid w:val="001A4880"/>
    <w:rsid w:val="001A5208"/>
    <w:rsid w:val="001A6553"/>
    <w:rsid w:val="001A729A"/>
    <w:rsid w:val="001B01A7"/>
    <w:rsid w:val="001B19AD"/>
    <w:rsid w:val="001B2861"/>
    <w:rsid w:val="001B2A36"/>
    <w:rsid w:val="001B2B03"/>
    <w:rsid w:val="001B2F6F"/>
    <w:rsid w:val="001B37EF"/>
    <w:rsid w:val="001B3BCF"/>
    <w:rsid w:val="001B3D3D"/>
    <w:rsid w:val="001B47A9"/>
    <w:rsid w:val="001B5C01"/>
    <w:rsid w:val="001B718E"/>
    <w:rsid w:val="001B7737"/>
    <w:rsid w:val="001C0E3B"/>
    <w:rsid w:val="001C193F"/>
    <w:rsid w:val="001C38E3"/>
    <w:rsid w:val="001C3B4F"/>
    <w:rsid w:val="001C48AD"/>
    <w:rsid w:val="001C48DE"/>
    <w:rsid w:val="001C4A43"/>
    <w:rsid w:val="001C4FDB"/>
    <w:rsid w:val="001C7EE4"/>
    <w:rsid w:val="001D1EDF"/>
    <w:rsid w:val="001D2FA6"/>
    <w:rsid w:val="001D37EE"/>
    <w:rsid w:val="001D4F30"/>
    <w:rsid w:val="001D5CDC"/>
    <w:rsid w:val="001D5F99"/>
    <w:rsid w:val="001E0DE3"/>
    <w:rsid w:val="001E14CF"/>
    <w:rsid w:val="001E15E6"/>
    <w:rsid w:val="001E3720"/>
    <w:rsid w:val="001E3C11"/>
    <w:rsid w:val="001E52F6"/>
    <w:rsid w:val="001E5442"/>
    <w:rsid w:val="001E66EF"/>
    <w:rsid w:val="001F1421"/>
    <w:rsid w:val="001F1A74"/>
    <w:rsid w:val="001F2D3C"/>
    <w:rsid w:val="001F313D"/>
    <w:rsid w:val="001F3428"/>
    <w:rsid w:val="001F5FBC"/>
    <w:rsid w:val="001F6001"/>
    <w:rsid w:val="001F60A2"/>
    <w:rsid w:val="001F7B9F"/>
    <w:rsid w:val="00200762"/>
    <w:rsid w:val="00201DBE"/>
    <w:rsid w:val="00201FC4"/>
    <w:rsid w:val="0020293A"/>
    <w:rsid w:val="002032D8"/>
    <w:rsid w:val="00203E1D"/>
    <w:rsid w:val="002048AF"/>
    <w:rsid w:val="00205B34"/>
    <w:rsid w:val="00205BB9"/>
    <w:rsid w:val="00206906"/>
    <w:rsid w:val="00206B7F"/>
    <w:rsid w:val="0021238D"/>
    <w:rsid w:val="00213090"/>
    <w:rsid w:val="00213776"/>
    <w:rsid w:val="00213837"/>
    <w:rsid w:val="00213E17"/>
    <w:rsid w:val="0021497C"/>
    <w:rsid w:val="00217C26"/>
    <w:rsid w:val="00220C98"/>
    <w:rsid w:val="00220D8B"/>
    <w:rsid w:val="00220E00"/>
    <w:rsid w:val="0022239E"/>
    <w:rsid w:val="00222816"/>
    <w:rsid w:val="00222D4E"/>
    <w:rsid w:val="002237A7"/>
    <w:rsid w:val="002309BE"/>
    <w:rsid w:val="00230B31"/>
    <w:rsid w:val="002323CB"/>
    <w:rsid w:val="00232E25"/>
    <w:rsid w:val="0023404E"/>
    <w:rsid w:val="00234565"/>
    <w:rsid w:val="00234FF0"/>
    <w:rsid w:val="0023557A"/>
    <w:rsid w:val="00235BE5"/>
    <w:rsid w:val="00236A23"/>
    <w:rsid w:val="00237303"/>
    <w:rsid w:val="00240CF1"/>
    <w:rsid w:val="002411BD"/>
    <w:rsid w:val="002434FD"/>
    <w:rsid w:val="00244CA4"/>
    <w:rsid w:val="00245622"/>
    <w:rsid w:val="00247CFE"/>
    <w:rsid w:val="00250555"/>
    <w:rsid w:val="002505D9"/>
    <w:rsid w:val="00253126"/>
    <w:rsid w:val="00253668"/>
    <w:rsid w:val="00253DFB"/>
    <w:rsid w:val="002558F1"/>
    <w:rsid w:val="00256AE7"/>
    <w:rsid w:val="00257583"/>
    <w:rsid w:val="002602A9"/>
    <w:rsid w:val="0026067E"/>
    <w:rsid w:val="0026208C"/>
    <w:rsid w:val="00264D0A"/>
    <w:rsid w:val="0026561F"/>
    <w:rsid w:val="002672D6"/>
    <w:rsid w:val="002672EA"/>
    <w:rsid w:val="002674C6"/>
    <w:rsid w:val="00271698"/>
    <w:rsid w:val="002732E1"/>
    <w:rsid w:val="002734A1"/>
    <w:rsid w:val="002734CC"/>
    <w:rsid w:val="00274373"/>
    <w:rsid w:val="00275619"/>
    <w:rsid w:val="00275E6C"/>
    <w:rsid w:val="00277426"/>
    <w:rsid w:val="002779E7"/>
    <w:rsid w:val="00277F09"/>
    <w:rsid w:val="00281916"/>
    <w:rsid w:val="00282301"/>
    <w:rsid w:val="00282361"/>
    <w:rsid w:val="00283443"/>
    <w:rsid w:val="00283ED1"/>
    <w:rsid w:val="0028668C"/>
    <w:rsid w:val="002866E9"/>
    <w:rsid w:val="00286B7D"/>
    <w:rsid w:val="00287046"/>
    <w:rsid w:val="00287AA9"/>
    <w:rsid w:val="00287FEE"/>
    <w:rsid w:val="00291F43"/>
    <w:rsid w:val="00292CE3"/>
    <w:rsid w:val="002957BD"/>
    <w:rsid w:val="00296D4A"/>
    <w:rsid w:val="00297FAA"/>
    <w:rsid w:val="002A16B9"/>
    <w:rsid w:val="002A2068"/>
    <w:rsid w:val="002B015C"/>
    <w:rsid w:val="002B03B3"/>
    <w:rsid w:val="002B2AA3"/>
    <w:rsid w:val="002B3AE0"/>
    <w:rsid w:val="002C0815"/>
    <w:rsid w:val="002C13AC"/>
    <w:rsid w:val="002C1465"/>
    <w:rsid w:val="002C1BEA"/>
    <w:rsid w:val="002C3148"/>
    <w:rsid w:val="002C7080"/>
    <w:rsid w:val="002C730F"/>
    <w:rsid w:val="002C78EE"/>
    <w:rsid w:val="002D1E79"/>
    <w:rsid w:val="002D2F6C"/>
    <w:rsid w:val="002D3CC7"/>
    <w:rsid w:val="002D6ACD"/>
    <w:rsid w:val="002E00BA"/>
    <w:rsid w:val="002E0735"/>
    <w:rsid w:val="002E1A54"/>
    <w:rsid w:val="002E211D"/>
    <w:rsid w:val="002E2134"/>
    <w:rsid w:val="002E27F9"/>
    <w:rsid w:val="002E3AE5"/>
    <w:rsid w:val="002E4F7D"/>
    <w:rsid w:val="002E6EA0"/>
    <w:rsid w:val="002E775F"/>
    <w:rsid w:val="002E7884"/>
    <w:rsid w:val="002F1011"/>
    <w:rsid w:val="002F1AEE"/>
    <w:rsid w:val="002F40CB"/>
    <w:rsid w:val="002F4960"/>
    <w:rsid w:val="002F5CF9"/>
    <w:rsid w:val="002F6595"/>
    <w:rsid w:val="002F65C7"/>
    <w:rsid w:val="002F6E72"/>
    <w:rsid w:val="002F7645"/>
    <w:rsid w:val="002F7FF4"/>
    <w:rsid w:val="00301977"/>
    <w:rsid w:val="00302520"/>
    <w:rsid w:val="00302C40"/>
    <w:rsid w:val="00304F52"/>
    <w:rsid w:val="0030534F"/>
    <w:rsid w:val="00305A3C"/>
    <w:rsid w:val="003105CE"/>
    <w:rsid w:val="00310BA9"/>
    <w:rsid w:val="00311492"/>
    <w:rsid w:val="00311820"/>
    <w:rsid w:val="003127A4"/>
    <w:rsid w:val="00313BF5"/>
    <w:rsid w:val="00313C64"/>
    <w:rsid w:val="0031456B"/>
    <w:rsid w:val="00314B4D"/>
    <w:rsid w:val="00316900"/>
    <w:rsid w:val="003169B1"/>
    <w:rsid w:val="003213BD"/>
    <w:rsid w:val="00321FD7"/>
    <w:rsid w:val="00322D83"/>
    <w:rsid w:val="00324E62"/>
    <w:rsid w:val="0032520E"/>
    <w:rsid w:val="00325653"/>
    <w:rsid w:val="00326BBC"/>
    <w:rsid w:val="003308A9"/>
    <w:rsid w:val="00331C0E"/>
    <w:rsid w:val="00331E41"/>
    <w:rsid w:val="003333A2"/>
    <w:rsid w:val="00333F76"/>
    <w:rsid w:val="003340DA"/>
    <w:rsid w:val="003349FF"/>
    <w:rsid w:val="00334B8E"/>
    <w:rsid w:val="00335D41"/>
    <w:rsid w:val="00335FE0"/>
    <w:rsid w:val="00336C50"/>
    <w:rsid w:val="0033775C"/>
    <w:rsid w:val="00337F0D"/>
    <w:rsid w:val="00340D54"/>
    <w:rsid w:val="00340F83"/>
    <w:rsid w:val="0034115B"/>
    <w:rsid w:val="00343523"/>
    <w:rsid w:val="00344697"/>
    <w:rsid w:val="003451F2"/>
    <w:rsid w:val="0034739D"/>
    <w:rsid w:val="00350E81"/>
    <w:rsid w:val="003511E7"/>
    <w:rsid w:val="0035288D"/>
    <w:rsid w:val="00352B2C"/>
    <w:rsid w:val="0035386C"/>
    <w:rsid w:val="00353FC2"/>
    <w:rsid w:val="0035477F"/>
    <w:rsid w:val="003557C5"/>
    <w:rsid w:val="00355CB2"/>
    <w:rsid w:val="0036028E"/>
    <w:rsid w:val="003610B8"/>
    <w:rsid w:val="00363059"/>
    <w:rsid w:val="003639F3"/>
    <w:rsid w:val="0036456A"/>
    <w:rsid w:val="00366C51"/>
    <w:rsid w:val="0037030F"/>
    <w:rsid w:val="00370A4E"/>
    <w:rsid w:val="00370E3E"/>
    <w:rsid w:val="00371AC3"/>
    <w:rsid w:val="00372262"/>
    <w:rsid w:val="00373576"/>
    <w:rsid w:val="003770D7"/>
    <w:rsid w:val="00377BBA"/>
    <w:rsid w:val="003821DB"/>
    <w:rsid w:val="00385C03"/>
    <w:rsid w:val="00386473"/>
    <w:rsid w:val="0039074A"/>
    <w:rsid w:val="00391837"/>
    <w:rsid w:val="00391BFB"/>
    <w:rsid w:val="00392536"/>
    <w:rsid w:val="0039338E"/>
    <w:rsid w:val="00396278"/>
    <w:rsid w:val="003970A2"/>
    <w:rsid w:val="00397BA5"/>
    <w:rsid w:val="003A0C88"/>
    <w:rsid w:val="003A14EC"/>
    <w:rsid w:val="003A1934"/>
    <w:rsid w:val="003A1D03"/>
    <w:rsid w:val="003A3E90"/>
    <w:rsid w:val="003A4786"/>
    <w:rsid w:val="003A5055"/>
    <w:rsid w:val="003A5806"/>
    <w:rsid w:val="003A6FE0"/>
    <w:rsid w:val="003B012F"/>
    <w:rsid w:val="003B1172"/>
    <w:rsid w:val="003B3051"/>
    <w:rsid w:val="003B45DF"/>
    <w:rsid w:val="003B49C6"/>
    <w:rsid w:val="003B4A2A"/>
    <w:rsid w:val="003B4EDA"/>
    <w:rsid w:val="003B5B4A"/>
    <w:rsid w:val="003B70B5"/>
    <w:rsid w:val="003C00F5"/>
    <w:rsid w:val="003C05A6"/>
    <w:rsid w:val="003C43F1"/>
    <w:rsid w:val="003C60C7"/>
    <w:rsid w:val="003D0740"/>
    <w:rsid w:val="003D0C3D"/>
    <w:rsid w:val="003D173B"/>
    <w:rsid w:val="003D1897"/>
    <w:rsid w:val="003D262C"/>
    <w:rsid w:val="003D3600"/>
    <w:rsid w:val="003D3BFF"/>
    <w:rsid w:val="003D3D4A"/>
    <w:rsid w:val="003D625C"/>
    <w:rsid w:val="003D67E7"/>
    <w:rsid w:val="003D6F79"/>
    <w:rsid w:val="003D788E"/>
    <w:rsid w:val="003D7F05"/>
    <w:rsid w:val="003E094F"/>
    <w:rsid w:val="003E1FB0"/>
    <w:rsid w:val="003E281C"/>
    <w:rsid w:val="003E2A6B"/>
    <w:rsid w:val="003E3CDD"/>
    <w:rsid w:val="003E551A"/>
    <w:rsid w:val="003E6E10"/>
    <w:rsid w:val="003E6EDD"/>
    <w:rsid w:val="003E7078"/>
    <w:rsid w:val="003E71EA"/>
    <w:rsid w:val="003E7BF3"/>
    <w:rsid w:val="003F0A24"/>
    <w:rsid w:val="003F1D9D"/>
    <w:rsid w:val="003F3BD3"/>
    <w:rsid w:val="003F3D17"/>
    <w:rsid w:val="003F3E4F"/>
    <w:rsid w:val="003F5047"/>
    <w:rsid w:val="003F6148"/>
    <w:rsid w:val="003F6E02"/>
    <w:rsid w:val="003F7E3A"/>
    <w:rsid w:val="00401301"/>
    <w:rsid w:val="00402215"/>
    <w:rsid w:val="00402B20"/>
    <w:rsid w:val="00403344"/>
    <w:rsid w:val="004037D8"/>
    <w:rsid w:val="00403B25"/>
    <w:rsid w:val="00405548"/>
    <w:rsid w:val="004077BF"/>
    <w:rsid w:val="004078CD"/>
    <w:rsid w:val="00407A91"/>
    <w:rsid w:val="00410329"/>
    <w:rsid w:val="00410C1A"/>
    <w:rsid w:val="004119E1"/>
    <w:rsid w:val="00412671"/>
    <w:rsid w:val="004136EC"/>
    <w:rsid w:val="0041403C"/>
    <w:rsid w:val="004143B3"/>
    <w:rsid w:val="0041489D"/>
    <w:rsid w:val="00414CE5"/>
    <w:rsid w:val="004161EF"/>
    <w:rsid w:val="004172B0"/>
    <w:rsid w:val="00420647"/>
    <w:rsid w:val="0042118C"/>
    <w:rsid w:val="004221F1"/>
    <w:rsid w:val="0042389C"/>
    <w:rsid w:val="004243C6"/>
    <w:rsid w:val="00425422"/>
    <w:rsid w:val="0042746C"/>
    <w:rsid w:val="004277AC"/>
    <w:rsid w:val="0043100D"/>
    <w:rsid w:val="0043143F"/>
    <w:rsid w:val="00432E42"/>
    <w:rsid w:val="00433FCB"/>
    <w:rsid w:val="00434440"/>
    <w:rsid w:val="004347D4"/>
    <w:rsid w:val="0043564F"/>
    <w:rsid w:val="00435E98"/>
    <w:rsid w:val="0044063F"/>
    <w:rsid w:val="00441DBD"/>
    <w:rsid w:val="00442314"/>
    <w:rsid w:val="004423A3"/>
    <w:rsid w:val="00444E0A"/>
    <w:rsid w:val="00445943"/>
    <w:rsid w:val="00447FD9"/>
    <w:rsid w:val="0045298D"/>
    <w:rsid w:val="00452A19"/>
    <w:rsid w:val="0045444D"/>
    <w:rsid w:val="004545D3"/>
    <w:rsid w:val="00454BA6"/>
    <w:rsid w:val="004619EE"/>
    <w:rsid w:val="00462324"/>
    <w:rsid w:val="0046423F"/>
    <w:rsid w:val="00465ADC"/>
    <w:rsid w:val="00465E85"/>
    <w:rsid w:val="00467939"/>
    <w:rsid w:val="00467BFC"/>
    <w:rsid w:val="00470DED"/>
    <w:rsid w:val="004721F1"/>
    <w:rsid w:val="004722C6"/>
    <w:rsid w:val="0047289D"/>
    <w:rsid w:val="00472DB5"/>
    <w:rsid w:val="00472E1E"/>
    <w:rsid w:val="00473D07"/>
    <w:rsid w:val="004760CF"/>
    <w:rsid w:val="00476899"/>
    <w:rsid w:val="00480A22"/>
    <w:rsid w:val="004816ED"/>
    <w:rsid w:val="00481722"/>
    <w:rsid w:val="00481F1D"/>
    <w:rsid w:val="004820D9"/>
    <w:rsid w:val="00483658"/>
    <w:rsid w:val="004866E1"/>
    <w:rsid w:val="00486E88"/>
    <w:rsid w:val="004876C3"/>
    <w:rsid w:val="00491D21"/>
    <w:rsid w:val="00492D4F"/>
    <w:rsid w:val="004931FA"/>
    <w:rsid w:val="00495B06"/>
    <w:rsid w:val="0049632B"/>
    <w:rsid w:val="00496DBA"/>
    <w:rsid w:val="004A0944"/>
    <w:rsid w:val="004A1BE5"/>
    <w:rsid w:val="004A1C3C"/>
    <w:rsid w:val="004A1CA1"/>
    <w:rsid w:val="004A22F1"/>
    <w:rsid w:val="004A2A06"/>
    <w:rsid w:val="004A4E35"/>
    <w:rsid w:val="004A5FA6"/>
    <w:rsid w:val="004A60D4"/>
    <w:rsid w:val="004A76B5"/>
    <w:rsid w:val="004A7D81"/>
    <w:rsid w:val="004B1991"/>
    <w:rsid w:val="004B1A1F"/>
    <w:rsid w:val="004B46BF"/>
    <w:rsid w:val="004B4A15"/>
    <w:rsid w:val="004B4A24"/>
    <w:rsid w:val="004B4D4B"/>
    <w:rsid w:val="004B569A"/>
    <w:rsid w:val="004C2AFE"/>
    <w:rsid w:val="004C33F0"/>
    <w:rsid w:val="004C4281"/>
    <w:rsid w:val="004C4883"/>
    <w:rsid w:val="004C710D"/>
    <w:rsid w:val="004D047A"/>
    <w:rsid w:val="004D10A9"/>
    <w:rsid w:val="004D229E"/>
    <w:rsid w:val="004D4BB6"/>
    <w:rsid w:val="004D5CBF"/>
    <w:rsid w:val="004E011E"/>
    <w:rsid w:val="004E1DE0"/>
    <w:rsid w:val="004E433F"/>
    <w:rsid w:val="004E47BB"/>
    <w:rsid w:val="004E52D7"/>
    <w:rsid w:val="004E53BF"/>
    <w:rsid w:val="004E5DDD"/>
    <w:rsid w:val="004E649C"/>
    <w:rsid w:val="004E649F"/>
    <w:rsid w:val="004F1832"/>
    <w:rsid w:val="004F2337"/>
    <w:rsid w:val="004F3466"/>
    <w:rsid w:val="004F35B9"/>
    <w:rsid w:val="004F4D6A"/>
    <w:rsid w:val="004F58FE"/>
    <w:rsid w:val="004F5E81"/>
    <w:rsid w:val="004F6377"/>
    <w:rsid w:val="004F698F"/>
    <w:rsid w:val="004F7764"/>
    <w:rsid w:val="00500E10"/>
    <w:rsid w:val="00501928"/>
    <w:rsid w:val="00502136"/>
    <w:rsid w:val="005022DF"/>
    <w:rsid w:val="00504474"/>
    <w:rsid w:val="00504A6B"/>
    <w:rsid w:val="0050510D"/>
    <w:rsid w:val="00511AF5"/>
    <w:rsid w:val="00514A7A"/>
    <w:rsid w:val="00514E7E"/>
    <w:rsid w:val="00516072"/>
    <w:rsid w:val="00517480"/>
    <w:rsid w:val="005208D1"/>
    <w:rsid w:val="00520B36"/>
    <w:rsid w:val="005211E5"/>
    <w:rsid w:val="005212FC"/>
    <w:rsid w:val="0052226D"/>
    <w:rsid w:val="00522E3F"/>
    <w:rsid w:val="0052303E"/>
    <w:rsid w:val="00523F8E"/>
    <w:rsid w:val="005275FA"/>
    <w:rsid w:val="0052774A"/>
    <w:rsid w:val="00531B63"/>
    <w:rsid w:val="005334C1"/>
    <w:rsid w:val="00533932"/>
    <w:rsid w:val="005344C3"/>
    <w:rsid w:val="0053613A"/>
    <w:rsid w:val="00537B45"/>
    <w:rsid w:val="00537EC7"/>
    <w:rsid w:val="005423E9"/>
    <w:rsid w:val="00543264"/>
    <w:rsid w:val="00543C46"/>
    <w:rsid w:val="00543D1B"/>
    <w:rsid w:val="005441F9"/>
    <w:rsid w:val="0054688B"/>
    <w:rsid w:val="00547275"/>
    <w:rsid w:val="0055047E"/>
    <w:rsid w:val="0055077D"/>
    <w:rsid w:val="0055345B"/>
    <w:rsid w:val="005538C4"/>
    <w:rsid w:val="00555F4A"/>
    <w:rsid w:val="005560BE"/>
    <w:rsid w:val="0056034B"/>
    <w:rsid w:val="00562235"/>
    <w:rsid w:val="00562966"/>
    <w:rsid w:val="00563524"/>
    <w:rsid w:val="00563601"/>
    <w:rsid w:val="00563F01"/>
    <w:rsid w:val="00564761"/>
    <w:rsid w:val="005656AD"/>
    <w:rsid w:val="00565AE7"/>
    <w:rsid w:val="00566106"/>
    <w:rsid w:val="0056700A"/>
    <w:rsid w:val="00570C28"/>
    <w:rsid w:val="00573A83"/>
    <w:rsid w:val="005749EA"/>
    <w:rsid w:val="00574B75"/>
    <w:rsid w:val="00575F04"/>
    <w:rsid w:val="00576067"/>
    <w:rsid w:val="00576A3C"/>
    <w:rsid w:val="00576C81"/>
    <w:rsid w:val="00581003"/>
    <w:rsid w:val="00581F07"/>
    <w:rsid w:val="005825E0"/>
    <w:rsid w:val="00582956"/>
    <w:rsid w:val="00582D33"/>
    <w:rsid w:val="0058465F"/>
    <w:rsid w:val="00586BA2"/>
    <w:rsid w:val="00587280"/>
    <w:rsid w:val="00587645"/>
    <w:rsid w:val="00590A98"/>
    <w:rsid w:val="00590D19"/>
    <w:rsid w:val="005913C5"/>
    <w:rsid w:val="00591973"/>
    <w:rsid w:val="005928AE"/>
    <w:rsid w:val="00594728"/>
    <w:rsid w:val="00594CC5"/>
    <w:rsid w:val="00595436"/>
    <w:rsid w:val="00595C5C"/>
    <w:rsid w:val="005A002D"/>
    <w:rsid w:val="005A2AAE"/>
    <w:rsid w:val="005A3FAF"/>
    <w:rsid w:val="005A4E8E"/>
    <w:rsid w:val="005A5B81"/>
    <w:rsid w:val="005A5BF3"/>
    <w:rsid w:val="005A6C9E"/>
    <w:rsid w:val="005A717C"/>
    <w:rsid w:val="005B0A8E"/>
    <w:rsid w:val="005B1BA4"/>
    <w:rsid w:val="005B372C"/>
    <w:rsid w:val="005B4440"/>
    <w:rsid w:val="005B46DF"/>
    <w:rsid w:val="005B6B35"/>
    <w:rsid w:val="005B70F1"/>
    <w:rsid w:val="005C051A"/>
    <w:rsid w:val="005C0823"/>
    <w:rsid w:val="005C0A0D"/>
    <w:rsid w:val="005C0AA7"/>
    <w:rsid w:val="005C1EEB"/>
    <w:rsid w:val="005C23C3"/>
    <w:rsid w:val="005C4220"/>
    <w:rsid w:val="005C4A40"/>
    <w:rsid w:val="005C7E05"/>
    <w:rsid w:val="005D21C9"/>
    <w:rsid w:val="005D221E"/>
    <w:rsid w:val="005D298D"/>
    <w:rsid w:val="005D29A7"/>
    <w:rsid w:val="005D2BD1"/>
    <w:rsid w:val="005D2EE6"/>
    <w:rsid w:val="005D3A83"/>
    <w:rsid w:val="005D4E97"/>
    <w:rsid w:val="005D626F"/>
    <w:rsid w:val="005D69AE"/>
    <w:rsid w:val="005E05AF"/>
    <w:rsid w:val="005E19CD"/>
    <w:rsid w:val="005E2060"/>
    <w:rsid w:val="005E312F"/>
    <w:rsid w:val="005E4E36"/>
    <w:rsid w:val="005E4E6D"/>
    <w:rsid w:val="005E59DA"/>
    <w:rsid w:val="005E711A"/>
    <w:rsid w:val="005F1776"/>
    <w:rsid w:val="005F17B1"/>
    <w:rsid w:val="005F28C1"/>
    <w:rsid w:val="005F36FF"/>
    <w:rsid w:val="005F372F"/>
    <w:rsid w:val="005F5D25"/>
    <w:rsid w:val="005F6857"/>
    <w:rsid w:val="0060332A"/>
    <w:rsid w:val="00603ED9"/>
    <w:rsid w:val="00604AD4"/>
    <w:rsid w:val="00604EDB"/>
    <w:rsid w:val="00606C8F"/>
    <w:rsid w:val="00610411"/>
    <w:rsid w:val="00610F9D"/>
    <w:rsid w:val="00611193"/>
    <w:rsid w:val="0061167D"/>
    <w:rsid w:val="00611E49"/>
    <w:rsid w:val="00611FE4"/>
    <w:rsid w:val="0061278B"/>
    <w:rsid w:val="0061317F"/>
    <w:rsid w:val="00613D85"/>
    <w:rsid w:val="00613DF3"/>
    <w:rsid w:val="00614783"/>
    <w:rsid w:val="00614C99"/>
    <w:rsid w:val="00614F15"/>
    <w:rsid w:val="006165F6"/>
    <w:rsid w:val="00617277"/>
    <w:rsid w:val="0061796B"/>
    <w:rsid w:val="00620332"/>
    <w:rsid w:val="0062037E"/>
    <w:rsid w:val="00622D43"/>
    <w:rsid w:val="006239ED"/>
    <w:rsid w:val="00623A8E"/>
    <w:rsid w:val="00623B3E"/>
    <w:rsid w:val="0062414E"/>
    <w:rsid w:val="00624563"/>
    <w:rsid w:val="00625E02"/>
    <w:rsid w:val="0062642A"/>
    <w:rsid w:val="006275F3"/>
    <w:rsid w:val="00630DEE"/>
    <w:rsid w:val="00633BC4"/>
    <w:rsid w:val="006341AE"/>
    <w:rsid w:val="0063451B"/>
    <w:rsid w:val="006361ED"/>
    <w:rsid w:val="006369BC"/>
    <w:rsid w:val="00637296"/>
    <w:rsid w:val="00637C33"/>
    <w:rsid w:val="00640971"/>
    <w:rsid w:val="006413A6"/>
    <w:rsid w:val="00641843"/>
    <w:rsid w:val="00641A35"/>
    <w:rsid w:val="00642578"/>
    <w:rsid w:val="00642DC0"/>
    <w:rsid w:val="006432C8"/>
    <w:rsid w:val="00643788"/>
    <w:rsid w:val="00646550"/>
    <w:rsid w:val="00647003"/>
    <w:rsid w:val="00650E0C"/>
    <w:rsid w:val="006512EF"/>
    <w:rsid w:val="0065181F"/>
    <w:rsid w:val="0065214B"/>
    <w:rsid w:val="006522DB"/>
    <w:rsid w:val="00652F3F"/>
    <w:rsid w:val="00654B3D"/>
    <w:rsid w:val="00654FC0"/>
    <w:rsid w:val="006612F8"/>
    <w:rsid w:val="00662028"/>
    <w:rsid w:val="00663E18"/>
    <w:rsid w:val="00663E9D"/>
    <w:rsid w:val="00664B08"/>
    <w:rsid w:val="00665850"/>
    <w:rsid w:val="00665BA8"/>
    <w:rsid w:val="00665BB9"/>
    <w:rsid w:val="00666114"/>
    <w:rsid w:val="006703FC"/>
    <w:rsid w:val="00673051"/>
    <w:rsid w:val="006753FB"/>
    <w:rsid w:val="0067693D"/>
    <w:rsid w:val="00676CD5"/>
    <w:rsid w:val="00676E96"/>
    <w:rsid w:val="006771CF"/>
    <w:rsid w:val="00677345"/>
    <w:rsid w:val="00677DE3"/>
    <w:rsid w:val="00680EB5"/>
    <w:rsid w:val="006819BE"/>
    <w:rsid w:val="00681ACB"/>
    <w:rsid w:val="0068252C"/>
    <w:rsid w:val="00684150"/>
    <w:rsid w:val="00685BBF"/>
    <w:rsid w:val="00687967"/>
    <w:rsid w:val="006900CD"/>
    <w:rsid w:val="00690D2C"/>
    <w:rsid w:val="006916B6"/>
    <w:rsid w:val="006917AC"/>
    <w:rsid w:val="00693289"/>
    <w:rsid w:val="006936B5"/>
    <w:rsid w:val="00695571"/>
    <w:rsid w:val="0069612F"/>
    <w:rsid w:val="006A0B68"/>
    <w:rsid w:val="006A0E21"/>
    <w:rsid w:val="006A0EFA"/>
    <w:rsid w:val="006A1931"/>
    <w:rsid w:val="006A1AF5"/>
    <w:rsid w:val="006A1EFA"/>
    <w:rsid w:val="006A289C"/>
    <w:rsid w:val="006A3BC7"/>
    <w:rsid w:val="006A4839"/>
    <w:rsid w:val="006A637F"/>
    <w:rsid w:val="006A68AC"/>
    <w:rsid w:val="006A7C36"/>
    <w:rsid w:val="006B2534"/>
    <w:rsid w:val="006B3609"/>
    <w:rsid w:val="006B361C"/>
    <w:rsid w:val="006B4985"/>
    <w:rsid w:val="006B5CC2"/>
    <w:rsid w:val="006B5E14"/>
    <w:rsid w:val="006B757E"/>
    <w:rsid w:val="006B77B3"/>
    <w:rsid w:val="006B7845"/>
    <w:rsid w:val="006B7E0E"/>
    <w:rsid w:val="006C0B60"/>
    <w:rsid w:val="006C0FB1"/>
    <w:rsid w:val="006C175C"/>
    <w:rsid w:val="006C1A84"/>
    <w:rsid w:val="006C280E"/>
    <w:rsid w:val="006C3CB5"/>
    <w:rsid w:val="006C3EDB"/>
    <w:rsid w:val="006C4091"/>
    <w:rsid w:val="006C41E4"/>
    <w:rsid w:val="006C6109"/>
    <w:rsid w:val="006D0612"/>
    <w:rsid w:val="006D0F28"/>
    <w:rsid w:val="006D13F3"/>
    <w:rsid w:val="006D22E1"/>
    <w:rsid w:val="006D4B76"/>
    <w:rsid w:val="006D5B56"/>
    <w:rsid w:val="006D6AAD"/>
    <w:rsid w:val="006D7414"/>
    <w:rsid w:val="006E048F"/>
    <w:rsid w:val="006E2C48"/>
    <w:rsid w:val="006E4195"/>
    <w:rsid w:val="006E4AB0"/>
    <w:rsid w:val="006E51D7"/>
    <w:rsid w:val="006F0838"/>
    <w:rsid w:val="006F3E04"/>
    <w:rsid w:val="006F49BF"/>
    <w:rsid w:val="00700FE2"/>
    <w:rsid w:val="00702026"/>
    <w:rsid w:val="0070313E"/>
    <w:rsid w:val="00704165"/>
    <w:rsid w:val="00705E94"/>
    <w:rsid w:val="00706379"/>
    <w:rsid w:val="007072F8"/>
    <w:rsid w:val="007103B3"/>
    <w:rsid w:val="00711CA1"/>
    <w:rsid w:val="00711FE2"/>
    <w:rsid w:val="00712437"/>
    <w:rsid w:val="00712B76"/>
    <w:rsid w:val="007131CE"/>
    <w:rsid w:val="0071466B"/>
    <w:rsid w:val="00714A3E"/>
    <w:rsid w:val="00714ABD"/>
    <w:rsid w:val="00715A7E"/>
    <w:rsid w:val="00720414"/>
    <w:rsid w:val="00720847"/>
    <w:rsid w:val="00720A21"/>
    <w:rsid w:val="00720A92"/>
    <w:rsid w:val="00721475"/>
    <w:rsid w:val="00723667"/>
    <w:rsid w:val="007237DC"/>
    <w:rsid w:val="00725F3C"/>
    <w:rsid w:val="007261F0"/>
    <w:rsid w:val="00726506"/>
    <w:rsid w:val="00727016"/>
    <w:rsid w:val="0072717D"/>
    <w:rsid w:val="00727341"/>
    <w:rsid w:val="00727938"/>
    <w:rsid w:val="0073046E"/>
    <w:rsid w:val="00730C8F"/>
    <w:rsid w:val="00731D8E"/>
    <w:rsid w:val="0073212A"/>
    <w:rsid w:val="007321C8"/>
    <w:rsid w:val="00732C8B"/>
    <w:rsid w:val="007330ED"/>
    <w:rsid w:val="00733A1A"/>
    <w:rsid w:val="00733E93"/>
    <w:rsid w:val="00734CBA"/>
    <w:rsid w:val="00735298"/>
    <w:rsid w:val="00735D2E"/>
    <w:rsid w:val="007368CB"/>
    <w:rsid w:val="00737A9B"/>
    <w:rsid w:val="00737E77"/>
    <w:rsid w:val="007402B6"/>
    <w:rsid w:val="00741A9B"/>
    <w:rsid w:val="0074237A"/>
    <w:rsid w:val="00742FA3"/>
    <w:rsid w:val="0074462A"/>
    <w:rsid w:val="0074470A"/>
    <w:rsid w:val="007448FB"/>
    <w:rsid w:val="00745B32"/>
    <w:rsid w:val="00745D62"/>
    <w:rsid w:val="007465DC"/>
    <w:rsid w:val="00750264"/>
    <w:rsid w:val="0075078B"/>
    <w:rsid w:val="00750CC5"/>
    <w:rsid w:val="007511F0"/>
    <w:rsid w:val="00753696"/>
    <w:rsid w:val="007539C3"/>
    <w:rsid w:val="007561B8"/>
    <w:rsid w:val="00756E51"/>
    <w:rsid w:val="0075741B"/>
    <w:rsid w:val="00757776"/>
    <w:rsid w:val="00760CAC"/>
    <w:rsid w:val="00760EE7"/>
    <w:rsid w:val="007611A8"/>
    <w:rsid w:val="007650AD"/>
    <w:rsid w:val="00770338"/>
    <w:rsid w:val="00776377"/>
    <w:rsid w:val="0077778A"/>
    <w:rsid w:val="007802B4"/>
    <w:rsid w:val="00781990"/>
    <w:rsid w:val="00782B06"/>
    <w:rsid w:val="007832FD"/>
    <w:rsid w:val="00784728"/>
    <w:rsid w:val="00784AAA"/>
    <w:rsid w:val="00786B87"/>
    <w:rsid w:val="00787DBF"/>
    <w:rsid w:val="00790162"/>
    <w:rsid w:val="00790B71"/>
    <w:rsid w:val="00791FB2"/>
    <w:rsid w:val="00792DE0"/>
    <w:rsid w:val="00795F96"/>
    <w:rsid w:val="00796E08"/>
    <w:rsid w:val="00796F4A"/>
    <w:rsid w:val="0079720C"/>
    <w:rsid w:val="007A058B"/>
    <w:rsid w:val="007A1185"/>
    <w:rsid w:val="007A13AF"/>
    <w:rsid w:val="007A2780"/>
    <w:rsid w:val="007A452A"/>
    <w:rsid w:val="007A4894"/>
    <w:rsid w:val="007A6211"/>
    <w:rsid w:val="007A700E"/>
    <w:rsid w:val="007A7CFB"/>
    <w:rsid w:val="007B00AB"/>
    <w:rsid w:val="007B07A0"/>
    <w:rsid w:val="007B1BA0"/>
    <w:rsid w:val="007B5663"/>
    <w:rsid w:val="007B5FD7"/>
    <w:rsid w:val="007B654C"/>
    <w:rsid w:val="007B67CB"/>
    <w:rsid w:val="007B7EBA"/>
    <w:rsid w:val="007C1EE4"/>
    <w:rsid w:val="007C23DF"/>
    <w:rsid w:val="007C2451"/>
    <w:rsid w:val="007C2DA7"/>
    <w:rsid w:val="007C3B4D"/>
    <w:rsid w:val="007C5F2A"/>
    <w:rsid w:val="007D0AFC"/>
    <w:rsid w:val="007D2175"/>
    <w:rsid w:val="007D3A26"/>
    <w:rsid w:val="007D3A81"/>
    <w:rsid w:val="007D489A"/>
    <w:rsid w:val="007D5D83"/>
    <w:rsid w:val="007D673C"/>
    <w:rsid w:val="007E116E"/>
    <w:rsid w:val="007E164E"/>
    <w:rsid w:val="007E1712"/>
    <w:rsid w:val="007E33A1"/>
    <w:rsid w:val="007E4E09"/>
    <w:rsid w:val="007E6391"/>
    <w:rsid w:val="007E6D28"/>
    <w:rsid w:val="007F3585"/>
    <w:rsid w:val="007F3DD2"/>
    <w:rsid w:val="007F428E"/>
    <w:rsid w:val="007F521E"/>
    <w:rsid w:val="007F5430"/>
    <w:rsid w:val="007F5742"/>
    <w:rsid w:val="007F6AB9"/>
    <w:rsid w:val="00800BBE"/>
    <w:rsid w:val="0080120A"/>
    <w:rsid w:val="00803206"/>
    <w:rsid w:val="00804160"/>
    <w:rsid w:val="00805F5A"/>
    <w:rsid w:val="0080651A"/>
    <w:rsid w:val="00806F1D"/>
    <w:rsid w:val="00810092"/>
    <w:rsid w:val="00810531"/>
    <w:rsid w:val="00811519"/>
    <w:rsid w:val="0081286E"/>
    <w:rsid w:val="00812D45"/>
    <w:rsid w:val="00816833"/>
    <w:rsid w:val="00820109"/>
    <w:rsid w:val="00820640"/>
    <w:rsid w:val="0082092E"/>
    <w:rsid w:val="00820EB2"/>
    <w:rsid w:val="00822FAD"/>
    <w:rsid w:val="00823287"/>
    <w:rsid w:val="00823FB4"/>
    <w:rsid w:val="008244D7"/>
    <w:rsid w:val="00825883"/>
    <w:rsid w:val="008306F1"/>
    <w:rsid w:val="00830DE9"/>
    <w:rsid w:val="00836C86"/>
    <w:rsid w:val="0083705C"/>
    <w:rsid w:val="00837DA8"/>
    <w:rsid w:val="0084129E"/>
    <w:rsid w:val="00842CF9"/>
    <w:rsid w:val="00843CEC"/>
    <w:rsid w:val="00844F26"/>
    <w:rsid w:val="008451F0"/>
    <w:rsid w:val="00845EA0"/>
    <w:rsid w:val="00846C0E"/>
    <w:rsid w:val="008475B4"/>
    <w:rsid w:val="00850FFF"/>
    <w:rsid w:val="00851C81"/>
    <w:rsid w:val="008523D9"/>
    <w:rsid w:val="00852967"/>
    <w:rsid w:val="008529FA"/>
    <w:rsid w:val="0085440F"/>
    <w:rsid w:val="00855622"/>
    <w:rsid w:val="00855BDE"/>
    <w:rsid w:val="00855F19"/>
    <w:rsid w:val="00857981"/>
    <w:rsid w:val="00857A46"/>
    <w:rsid w:val="008603D8"/>
    <w:rsid w:val="00861989"/>
    <w:rsid w:val="008622AA"/>
    <w:rsid w:val="008670E1"/>
    <w:rsid w:val="00867476"/>
    <w:rsid w:val="00867C8D"/>
    <w:rsid w:val="00870073"/>
    <w:rsid w:val="00871165"/>
    <w:rsid w:val="008720A2"/>
    <w:rsid w:val="008732BD"/>
    <w:rsid w:val="008767D1"/>
    <w:rsid w:val="00884221"/>
    <w:rsid w:val="00884A7E"/>
    <w:rsid w:val="00886D34"/>
    <w:rsid w:val="00887315"/>
    <w:rsid w:val="00887B73"/>
    <w:rsid w:val="00887BF8"/>
    <w:rsid w:val="00890F9F"/>
    <w:rsid w:val="008927F4"/>
    <w:rsid w:val="00893876"/>
    <w:rsid w:val="0089431A"/>
    <w:rsid w:val="008950A4"/>
    <w:rsid w:val="0089523A"/>
    <w:rsid w:val="0089592E"/>
    <w:rsid w:val="00896038"/>
    <w:rsid w:val="008966F1"/>
    <w:rsid w:val="00896EB5"/>
    <w:rsid w:val="008A0581"/>
    <w:rsid w:val="008A157E"/>
    <w:rsid w:val="008A1F09"/>
    <w:rsid w:val="008A22F7"/>
    <w:rsid w:val="008A5730"/>
    <w:rsid w:val="008A5F8B"/>
    <w:rsid w:val="008B1CAB"/>
    <w:rsid w:val="008B1CE8"/>
    <w:rsid w:val="008B1CF2"/>
    <w:rsid w:val="008B286E"/>
    <w:rsid w:val="008B3771"/>
    <w:rsid w:val="008B3A07"/>
    <w:rsid w:val="008B51A1"/>
    <w:rsid w:val="008B5212"/>
    <w:rsid w:val="008B5F96"/>
    <w:rsid w:val="008B780C"/>
    <w:rsid w:val="008B7C86"/>
    <w:rsid w:val="008C2278"/>
    <w:rsid w:val="008C40BD"/>
    <w:rsid w:val="008C534A"/>
    <w:rsid w:val="008C6D2D"/>
    <w:rsid w:val="008D0226"/>
    <w:rsid w:val="008D2051"/>
    <w:rsid w:val="008D22CA"/>
    <w:rsid w:val="008D2C54"/>
    <w:rsid w:val="008D2FD7"/>
    <w:rsid w:val="008D47A2"/>
    <w:rsid w:val="008D4F03"/>
    <w:rsid w:val="008D5F0F"/>
    <w:rsid w:val="008D7933"/>
    <w:rsid w:val="008D79EA"/>
    <w:rsid w:val="008E09A7"/>
    <w:rsid w:val="008E1527"/>
    <w:rsid w:val="008E2F81"/>
    <w:rsid w:val="008E44F1"/>
    <w:rsid w:val="008E46F1"/>
    <w:rsid w:val="008E5272"/>
    <w:rsid w:val="008F0ED6"/>
    <w:rsid w:val="008F0EF2"/>
    <w:rsid w:val="008F17C1"/>
    <w:rsid w:val="008F17FB"/>
    <w:rsid w:val="008F2702"/>
    <w:rsid w:val="008F544E"/>
    <w:rsid w:val="008F5482"/>
    <w:rsid w:val="00901BC9"/>
    <w:rsid w:val="009036D9"/>
    <w:rsid w:val="00905EF1"/>
    <w:rsid w:val="00906C44"/>
    <w:rsid w:val="009117EB"/>
    <w:rsid w:val="00912442"/>
    <w:rsid w:val="00912501"/>
    <w:rsid w:val="00912E06"/>
    <w:rsid w:val="00913954"/>
    <w:rsid w:val="0091444F"/>
    <w:rsid w:val="00914D59"/>
    <w:rsid w:val="009152B1"/>
    <w:rsid w:val="0092099A"/>
    <w:rsid w:val="00922178"/>
    <w:rsid w:val="00922860"/>
    <w:rsid w:val="009228B0"/>
    <w:rsid w:val="00924277"/>
    <w:rsid w:val="00925070"/>
    <w:rsid w:val="00926BCA"/>
    <w:rsid w:val="00927572"/>
    <w:rsid w:val="00927F22"/>
    <w:rsid w:val="00930EFA"/>
    <w:rsid w:val="009318D9"/>
    <w:rsid w:val="00931916"/>
    <w:rsid w:val="009326B4"/>
    <w:rsid w:val="00934934"/>
    <w:rsid w:val="0093588F"/>
    <w:rsid w:val="0093635B"/>
    <w:rsid w:val="00937264"/>
    <w:rsid w:val="0094063B"/>
    <w:rsid w:val="009418F0"/>
    <w:rsid w:val="0094235F"/>
    <w:rsid w:val="00943DE7"/>
    <w:rsid w:val="00946C47"/>
    <w:rsid w:val="00947ACB"/>
    <w:rsid w:val="009515E0"/>
    <w:rsid w:val="00951DAA"/>
    <w:rsid w:val="00952739"/>
    <w:rsid w:val="00952DFF"/>
    <w:rsid w:val="00953B33"/>
    <w:rsid w:val="009558FF"/>
    <w:rsid w:val="00955A07"/>
    <w:rsid w:val="00957BD9"/>
    <w:rsid w:val="00957C65"/>
    <w:rsid w:val="00957D08"/>
    <w:rsid w:val="00963C69"/>
    <w:rsid w:val="00963C6F"/>
    <w:rsid w:val="0096496C"/>
    <w:rsid w:val="0096522D"/>
    <w:rsid w:val="00965327"/>
    <w:rsid w:val="00967736"/>
    <w:rsid w:val="00967A21"/>
    <w:rsid w:val="00971404"/>
    <w:rsid w:val="009720F5"/>
    <w:rsid w:val="00974A6F"/>
    <w:rsid w:val="00974E67"/>
    <w:rsid w:val="00975033"/>
    <w:rsid w:val="0097519C"/>
    <w:rsid w:val="00975241"/>
    <w:rsid w:val="0097596C"/>
    <w:rsid w:val="0097611D"/>
    <w:rsid w:val="009767EE"/>
    <w:rsid w:val="00976D7B"/>
    <w:rsid w:val="00976E65"/>
    <w:rsid w:val="00980782"/>
    <w:rsid w:val="00982EE8"/>
    <w:rsid w:val="00982FE4"/>
    <w:rsid w:val="0098305C"/>
    <w:rsid w:val="00984707"/>
    <w:rsid w:val="00985609"/>
    <w:rsid w:val="00994494"/>
    <w:rsid w:val="00995550"/>
    <w:rsid w:val="0099641B"/>
    <w:rsid w:val="0099700B"/>
    <w:rsid w:val="009A1B38"/>
    <w:rsid w:val="009A3D84"/>
    <w:rsid w:val="009A4A2B"/>
    <w:rsid w:val="009A4DA8"/>
    <w:rsid w:val="009A5028"/>
    <w:rsid w:val="009A5586"/>
    <w:rsid w:val="009A633E"/>
    <w:rsid w:val="009A768B"/>
    <w:rsid w:val="009A7F33"/>
    <w:rsid w:val="009B014E"/>
    <w:rsid w:val="009B21DC"/>
    <w:rsid w:val="009B24F5"/>
    <w:rsid w:val="009B35BD"/>
    <w:rsid w:val="009B39BB"/>
    <w:rsid w:val="009B59E2"/>
    <w:rsid w:val="009C0169"/>
    <w:rsid w:val="009C0BD0"/>
    <w:rsid w:val="009C22E5"/>
    <w:rsid w:val="009C279F"/>
    <w:rsid w:val="009C3D82"/>
    <w:rsid w:val="009C50F0"/>
    <w:rsid w:val="009C53D5"/>
    <w:rsid w:val="009C5FEE"/>
    <w:rsid w:val="009C616E"/>
    <w:rsid w:val="009C641E"/>
    <w:rsid w:val="009D00E7"/>
    <w:rsid w:val="009D1684"/>
    <w:rsid w:val="009D25B9"/>
    <w:rsid w:val="009D290F"/>
    <w:rsid w:val="009D330F"/>
    <w:rsid w:val="009D3DC4"/>
    <w:rsid w:val="009D4FF7"/>
    <w:rsid w:val="009D638D"/>
    <w:rsid w:val="009D6DC9"/>
    <w:rsid w:val="009D6E79"/>
    <w:rsid w:val="009D797E"/>
    <w:rsid w:val="009D7AA2"/>
    <w:rsid w:val="009E06E9"/>
    <w:rsid w:val="009E0AB6"/>
    <w:rsid w:val="009E2258"/>
    <w:rsid w:val="009E2656"/>
    <w:rsid w:val="009E2EE5"/>
    <w:rsid w:val="009E4291"/>
    <w:rsid w:val="009E4D4C"/>
    <w:rsid w:val="009E4EB4"/>
    <w:rsid w:val="009E4F56"/>
    <w:rsid w:val="009F01AA"/>
    <w:rsid w:val="009F051C"/>
    <w:rsid w:val="009F3D58"/>
    <w:rsid w:val="009F49CE"/>
    <w:rsid w:val="00A021D0"/>
    <w:rsid w:val="00A0354D"/>
    <w:rsid w:val="00A03FFC"/>
    <w:rsid w:val="00A05B69"/>
    <w:rsid w:val="00A05D33"/>
    <w:rsid w:val="00A077CD"/>
    <w:rsid w:val="00A07A25"/>
    <w:rsid w:val="00A07D22"/>
    <w:rsid w:val="00A112CF"/>
    <w:rsid w:val="00A1289F"/>
    <w:rsid w:val="00A12D10"/>
    <w:rsid w:val="00A1323F"/>
    <w:rsid w:val="00A1461D"/>
    <w:rsid w:val="00A1529A"/>
    <w:rsid w:val="00A15993"/>
    <w:rsid w:val="00A15D02"/>
    <w:rsid w:val="00A16253"/>
    <w:rsid w:val="00A16439"/>
    <w:rsid w:val="00A17CAA"/>
    <w:rsid w:val="00A2173D"/>
    <w:rsid w:val="00A21D8D"/>
    <w:rsid w:val="00A22443"/>
    <w:rsid w:val="00A24492"/>
    <w:rsid w:val="00A24D14"/>
    <w:rsid w:val="00A25295"/>
    <w:rsid w:val="00A25553"/>
    <w:rsid w:val="00A27689"/>
    <w:rsid w:val="00A27778"/>
    <w:rsid w:val="00A27AD0"/>
    <w:rsid w:val="00A27B0F"/>
    <w:rsid w:val="00A307FF"/>
    <w:rsid w:val="00A30E84"/>
    <w:rsid w:val="00A31B79"/>
    <w:rsid w:val="00A31E86"/>
    <w:rsid w:val="00A36741"/>
    <w:rsid w:val="00A3716D"/>
    <w:rsid w:val="00A37528"/>
    <w:rsid w:val="00A37731"/>
    <w:rsid w:val="00A41EA6"/>
    <w:rsid w:val="00A42090"/>
    <w:rsid w:val="00A44D77"/>
    <w:rsid w:val="00A4505E"/>
    <w:rsid w:val="00A4583A"/>
    <w:rsid w:val="00A45FF7"/>
    <w:rsid w:val="00A46624"/>
    <w:rsid w:val="00A468C8"/>
    <w:rsid w:val="00A47E72"/>
    <w:rsid w:val="00A51877"/>
    <w:rsid w:val="00A52B67"/>
    <w:rsid w:val="00A535E7"/>
    <w:rsid w:val="00A53662"/>
    <w:rsid w:val="00A547C3"/>
    <w:rsid w:val="00A54DD9"/>
    <w:rsid w:val="00A560BF"/>
    <w:rsid w:val="00A602B4"/>
    <w:rsid w:val="00A60863"/>
    <w:rsid w:val="00A61BD2"/>
    <w:rsid w:val="00A61DF3"/>
    <w:rsid w:val="00A62DF7"/>
    <w:rsid w:val="00A63678"/>
    <w:rsid w:val="00A637CE"/>
    <w:rsid w:val="00A65F05"/>
    <w:rsid w:val="00A66230"/>
    <w:rsid w:val="00A666C5"/>
    <w:rsid w:val="00A67618"/>
    <w:rsid w:val="00A67CBD"/>
    <w:rsid w:val="00A73663"/>
    <w:rsid w:val="00A739F8"/>
    <w:rsid w:val="00A74552"/>
    <w:rsid w:val="00A75352"/>
    <w:rsid w:val="00A754A9"/>
    <w:rsid w:val="00A75BB2"/>
    <w:rsid w:val="00A75FEE"/>
    <w:rsid w:val="00A81855"/>
    <w:rsid w:val="00A81E97"/>
    <w:rsid w:val="00A822DC"/>
    <w:rsid w:val="00A823BD"/>
    <w:rsid w:val="00A82943"/>
    <w:rsid w:val="00A82B61"/>
    <w:rsid w:val="00A83434"/>
    <w:rsid w:val="00A8348C"/>
    <w:rsid w:val="00A8375C"/>
    <w:rsid w:val="00A84DB3"/>
    <w:rsid w:val="00A856C4"/>
    <w:rsid w:val="00A864AA"/>
    <w:rsid w:val="00A86C9F"/>
    <w:rsid w:val="00A8767E"/>
    <w:rsid w:val="00A87BF3"/>
    <w:rsid w:val="00A9047A"/>
    <w:rsid w:val="00A90F87"/>
    <w:rsid w:val="00A911A6"/>
    <w:rsid w:val="00A92889"/>
    <w:rsid w:val="00A95775"/>
    <w:rsid w:val="00A960D8"/>
    <w:rsid w:val="00A961BE"/>
    <w:rsid w:val="00A973FC"/>
    <w:rsid w:val="00AA0105"/>
    <w:rsid w:val="00AA2FAD"/>
    <w:rsid w:val="00AA57EE"/>
    <w:rsid w:val="00AA66FC"/>
    <w:rsid w:val="00AA6C7C"/>
    <w:rsid w:val="00AA7FEF"/>
    <w:rsid w:val="00AB03A2"/>
    <w:rsid w:val="00AB2010"/>
    <w:rsid w:val="00AB260C"/>
    <w:rsid w:val="00AB2A50"/>
    <w:rsid w:val="00AB2EB1"/>
    <w:rsid w:val="00AB478B"/>
    <w:rsid w:val="00AB575E"/>
    <w:rsid w:val="00AB60CC"/>
    <w:rsid w:val="00AC04B8"/>
    <w:rsid w:val="00AC09FC"/>
    <w:rsid w:val="00AC23A5"/>
    <w:rsid w:val="00AC496B"/>
    <w:rsid w:val="00AC49FF"/>
    <w:rsid w:val="00AC6129"/>
    <w:rsid w:val="00AC66F5"/>
    <w:rsid w:val="00AC76D7"/>
    <w:rsid w:val="00AD180F"/>
    <w:rsid w:val="00AD46BF"/>
    <w:rsid w:val="00AD5AC0"/>
    <w:rsid w:val="00AD6571"/>
    <w:rsid w:val="00AD6586"/>
    <w:rsid w:val="00AE0EB4"/>
    <w:rsid w:val="00AE20A7"/>
    <w:rsid w:val="00AE253B"/>
    <w:rsid w:val="00AE272D"/>
    <w:rsid w:val="00AE299B"/>
    <w:rsid w:val="00AE3733"/>
    <w:rsid w:val="00AE7601"/>
    <w:rsid w:val="00AE76AA"/>
    <w:rsid w:val="00AE79A5"/>
    <w:rsid w:val="00AF1771"/>
    <w:rsid w:val="00AF1B8E"/>
    <w:rsid w:val="00AF1D44"/>
    <w:rsid w:val="00AF3849"/>
    <w:rsid w:val="00AF4155"/>
    <w:rsid w:val="00AF4C4D"/>
    <w:rsid w:val="00AF4C8C"/>
    <w:rsid w:val="00AF5752"/>
    <w:rsid w:val="00AF64F8"/>
    <w:rsid w:val="00AF68BB"/>
    <w:rsid w:val="00AF7037"/>
    <w:rsid w:val="00AF720F"/>
    <w:rsid w:val="00B00785"/>
    <w:rsid w:val="00B00E11"/>
    <w:rsid w:val="00B011E1"/>
    <w:rsid w:val="00B019BA"/>
    <w:rsid w:val="00B01EE0"/>
    <w:rsid w:val="00B02662"/>
    <w:rsid w:val="00B028C5"/>
    <w:rsid w:val="00B02EE8"/>
    <w:rsid w:val="00B05B2A"/>
    <w:rsid w:val="00B07D66"/>
    <w:rsid w:val="00B11676"/>
    <w:rsid w:val="00B12D6E"/>
    <w:rsid w:val="00B140E9"/>
    <w:rsid w:val="00B15C92"/>
    <w:rsid w:val="00B16949"/>
    <w:rsid w:val="00B202D5"/>
    <w:rsid w:val="00B21F64"/>
    <w:rsid w:val="00B22166"/>
    <w:rsid w:val="00B22679"/>
    <w:rsid w:val="00B23475"/>
    <w:rsid w:val="00B24BAC"/>
    <w:rsid w:val="00B24CE7"/>
    <w:rsid w:val="00B252F7"/>
    <w:rsid w:val="00B259F3"/>
    <w:rsid w:val="00B25CEF"/>
    <w:rsid w:val="00B25E7D"/>
    <w:rsid w:val="00B345A3"/>
    <w:rsid w:val="00B35134"/>
    <w:rsid w:val="00B359A5"/>
    <w:rsid w:val="00B4179B"/>
    <w:rsid w:val="00B41C14"/>
    <w:rsid w:val="00B42AE0"/>
    <w:rsid w:val="00B43924"/>
    <w:rsid w:val="00B50594"/>
    <w:rsid w:val="00B510DF"/>
    <w:rsid w:val="00B54C87"/>
    <w:rsid w:val="00B55E52"/>
    <w:rsid w:val="00B57D51"/>
    <w:rsid w:val="00B61492"/>
    <w:rsid w:val="00B6202F"/>
    <w:rsid w:val="00B628E0"/>
    <w:rsid w:val="00B64829"/>
    <w:rsid w:val="00B65C19"/>
    <w:rsid w:val="00B663FC"/>
    <w:rsid w:val="00B6684B"/>
    <w:rsid w:val="00B66BCE"/>
    <w:rsid w:val="00B67B15"/>
    <w:rsid w:val="00B7244F"/>
    <w:rsid w:val="00B725F6"/>
    <w:rsid w:val="00B73135"/>
    <w:rsid w:val="00B75757"/>
    <w:rsid w:val="00B7634F"/>
    <w:rsid w:val="00B777BE"/>
    <w:rsid w:val="00B80B95"/>
    <w:rsid w:val="00B811A7"/>
    <w:rsid w:val="00B82B53"/>
    <w:rsid w:val="00B8311B"/>
    <w:rsid w:val="00B85A2D"/>
    <w:rsid w:val="00B877BC"/>
    <w:rsid w:val="00B92CA0"/>
    <w:rsid w:val="00B95B59"/>
    <w:rsid w:val="00B96587"/>
    <w:rsid w:val="00B96610"/>
    <w:rsid w:val="00B9778F"/>
    <w:rsid w:val="00BA2805"/>
    <w:rsid w:val="00BA3CE5"/>
    <w:rsid w:val="00BA42D9"/>
    <w:rsid w:val="00BA45AA"/>
    <w:rsid w:val="00BA5800"/>
    <w:rsid w:val="00BA6D76"/>
    <w:rsid w:val="00BA759A"/>
    <w:rsid w:val="00BA766F"/>
    <w:rsid w:val="00BA7D1D"/>
    <w:rsid w:val="00BB07F8"/>
    <w:rsid w:val="00BB190E"/>
    <w:rsid w:val="00BB1B0C"/>
    <w:rsid w:val="00BB1EA5"/>
    <w:rsid w:val="00BB33E4"/>
    <w:rsid w:val="00BB342B"/>
    <w:rsid w:val="00BB5D8D"/>
    <w:rsid w:val="00BB6480"/>
    <w:rsid w:val="00BB781D"/>
    <w:rsid w:val="00BC0FC9"/>
    <w:rsid w:val="00BC187C"/>
    <w:rsid w:val="00BC1889"/>
    <w:rsid w:val="00BC1AC3"/>
    <w:rsid w:val="00BC2AEE"/>
    <w:rsid w:val="00BC2BA5"/>
    <w:rsid w:val="00BC37F3"/>
    <w:rsid w:val="00BC418B"/>
    <w:rsid w:val="00BC4DF2"/>
    <w:rsid w:val="00BC6F96"/>
    <w:rsid w:val="00BD13F8"/>
    <w:rsid w:val="00BD1601"/>
    <w:rsid w:val="00BD1BB0"/>
    <w:rsid w:val="00BD261B"/>
    <w:rsid w:val="00BD3A1E"/>
    <w:rsid w:val="00BD47E3"/>
    <w:rsid w:val="00BD5925"/>
    <w:rsid w:val="00BD6AD5"/>
    <w:rsid w:val="00BE16C7"/>
    <w:rsid w:val="00BE3B7C"/>
    <w:rsid w:val="00BE58B9"/>
    <w:rsid w:val="00BE6BDB"/>
    <w:rsid w:val="00BE71AA"/>
    <w:rsid w:val="00BE7BAE"/>
    <w:rsid w:val="00BF12B3"/>
    <w:rsid w:val="00BF3A9E"/>
    <w:rsid w:val="00BF3ED6"/>
    <w:rsid w:val="00BF40B4"/>
    <w:rsid w:val="00BF55E2"/>
    <w:rsid w:val="00BF5F2F"/>
    <w:rsid w:val="00BF6110"/>
    <w:rsid w:val="00BF639F"/>
    <w:rsid w:val="00BF6F3A"/>
    <w:rsid w:val="00BF718F"/>
    <w:rsid w:val="00BF7427"/>
    <w:rsid w:val="00BF7D31"/>
    <w:rsid w:val="00BF7FFD"/>
    <w:rsid w:val="00C0052C"/>
    <w:rsid w:val="00C0085F"/>
    <w:rsid w:val="00C01D37"/>
    <w:rsid w:val="00C03509"/>
    <w:rsid w:val="00C04EB4"/>
    <w:rsid w:val="00C07BF7"/>
    <w:rsid w:val="00C10763"/>
    <w:rsid w:val="00C10911"/>
    <w:rsid w:val="00C11BCE"/>
    <w:rsid w:val="00C12E96"/>
    <w:rsid w:val="00C14954"/>
    <w:rsid w:val="00C14E59"/>
    <w:rsid w:val="00C15D30"/>
    <w:rsid w:val="00C168FE"/>
    <w:rsid w:val="00C208CC"/>
    <w:rsid w:val="00C21367"/>
    <w:rsid w:val="00C21F57"/>
    <w:rsid w:val="00C21F78"/>
    <w:rsid w:val="00C2216B"/>
    <w:rsid w:val="00C224B6"/>
    <w:rsid w:val="00C227BB"/>
    <w:rsid w:val="00C234C7"/>
    <w:rsid w:val="00C25983"/>
    <w:rsid w:val="00C26590"/>
    <w:rsid w:val="00C30205"/>
    <w:rsid w:val="00C30C6A"/>
    <w:rsid w:val="00C329B8"/>
    <w:rsid w:val="00C36F29"/>
    <w:rsid w:val="00C40F28"/>
    <w:rsid w:val="00C41D24"/>
    <w:rsid w:val="00C424C0"/>
    <w:rsid w:val="00C43533"/>
    <w:rsid w:val="00C4697F"/>
    <w:rsid w:val="00C46CFB"/>
    <w:rsid w:val="00C511B9"/>
    <w:rsid w:val="00C514C8"/>
    <w:rsid w:val="00C51DA4"/>
    <w:rsid w:val="00C52540"/>
    <w:rsid w:val="00C537ED"/>
    <w:rsid w:val="00C53B14"/>
    <w:rsid w:val="00C53E50"/>
    <w:rsid w:val="00C5421A"/>
    <w:rsid w:val="00C5624B"/>
    <w:rsid w:val="00C57506"/>
    <w:rsid w:val="00C63688"/>
    <w:rsid w:val="00C63AF2"/>
    <w:rsid w:val="00C642DF"/>
    <w:rsid w:val="00C64636"/>
    <w:rsid w:val="00C65565"/>
    <w:rsid w:val="00C66037"/>
    <w:rsid w:val="00C6627D"/>
    <w:rsid w:val="00C6687A"/>
    <w:rsid w:val="00C67233"/>
    <w:rsid w:val="00C677AF"/>
    <w:rsid w:val="00C7017E"/>
    <w:rsid w:val="00C70F00"/>
    <w:rsid w:val="00C7187B"/>
    <w:rsid w:val="00C7299A"/>
    <w:rsid w:val="00C73A01"/>
    <w:rsid w:val="00C73E65"/>
    <w:rsid w:val="00C7487B"/>
    <w:rsid w:val="00C75A31"/>
    <w:rsid w:val="00C7718D"/>
    <w:rsid w:val="00C7758F"/>
    <w:rsid w:val="00C81414"/>
    <w:rsid w:val="00C82FB2"/>
    <w:rsid w:val="00C8331E"/>
    <w:rsid w:val="00C8368D"/>
    <w:rsid w:val="00C83A84"/>
    <w:rsid w:val="00C84CB3"/>
    <w:rsid w:val="00C85791"/>
    <w:rsid w:val="00C86425"/>
    <w:rsid w:val="00C91D52"/>
    <w:rsid w:val="00C92638"/>
    <w:rsid w:val="00C92D46"/>
    <w:rsid w:val="00C93033"/>
    <w:rsid w:val="00C934AD"/>
    <w:rsid w:val="00C934CC"/>
    <w:rsid w:val="00C93F22"/>
    <w:rsid w:val="00C948F5"/>
    <w:rsid w:val="00C94BD9"/>
    <w:rsid w:val="00C953C6"/>
    <w:rsid w:val="00C9571C"/>
    <w:rsid w:val="00CA074E"/>
    <w:rsid w:val="00CA0F5F"/>
    <w:rsid w:val="00CA17E1"/>
    <w:rsid w:val="00CA19AC"/>
    <w:rsid w:val="00CA1C1D"/>
    <w:rsid w:val="00CA2410"/>
    <w:rsid w:val="00CA43BD"/>
    <w:rsid w:val="00CA49C2"/>
    <w:rsid w:val="00CA669A"/>
    <w:rsid w:val="00CA7961"/>
    <w:rsid w:val="00CA7F5C"/>
    <w:rsid w:val="00CB044C"/>
    <w:rsid w:val="00CB095A"/>
    <w:rsid w:val="00CB19CC"/>
    <w:rsid w:val="00CB3F4C"/>
    <w:rsid w:val="00CB4826"/>
    <w:rsid w:val="00CB4A02"/>
    <w:rsid w:val="00CB4E1F"/>
    <w:rsid w:val="00CB6A04"/>
    <w:rsid w:val="00CC0584"/>
    <w:rsid w:val="00CC1024"/>
    <w:rsid w:val="00CC18B0"/>
    <w:rsid w:val="00CC1E61"/>
    <w:rsid w:val="00CC3893"/>
    <w:rsid w:val="00CC3ECE"/>
    <w:rsid w:val="00CC4724"/>
    <w:rsid w:val="00CC49AB"/>
    <w:rsid w:val="00CC526C"/>
    <w:rsid w:val="00CC58F0"/>
    <w:rsid w:val="00CC7573"/>
    <w:rsid w:val="00CD0DB5"/>
    <w:rsid w:val="00CD1110"/>
    <w:rsid w:val="00CD11B5"/>
    <w:rsid w:val="00CD1812"/>
    <w:rsid w:val="00CD3375"/>
    <w:rsid w:val="00CD46C8"/>
    <w:rsid w:val="00CD4BE3"/>
    <w:rsid w:val="00CD5163"/>
    <w:rsid w:val="00CD64E1"/>
    <w:rsid w:val="00CD7C5D"/>
    <w:rsid w:val="00CE0705"/>
    <w:rsid w:val="00CE0837"/>
    <w:rsid w:val="00CE1E3A"/>
    <w:rsid w:val="00CE42E0"/>
    <w:rsid w:val="00CE4729"/>
    <w:rsid w:val="00CE4852"/>
    <w:rsid w:val="00CE4BC4"/>
    <w:rsid w:val="00CF2A54"/>
    <w:rsid w:val="00CF315E"/>
    <w:rsid w:val="00CF431B"/>
    <w:rsid w:val="00CF50FF"/>
    <w:rsid w:val="00CF51D5"/>
    <w:rsid w:val="00CF5F94"/>
    <w:rsid w:val="00CF7258"/>
    <w:rsid w:val="00D00766"/>
    <w:rsid w:val="00D0369C"/>
    <w:rsid w:val="00D03877"/>
    <w:rsid w:val="00D0539F"/>
    <w:rsid w:val="00D05775"/>
    <w:rsid w:val="00D07C23"/>
    <w:rsid w:val="00D10CBF"/>
    <w:rsid w:val="00D11A7C"/>
    <w:rsid w:val="00D11C91"/>
    <w:rsid w:val="00D125D2"/>
    <w:rsid w:val="00D12729"/>
    <w:rsid w:val="00D13FC7"/>
    <w:rsid w:val="00D14451"/>
    <w:rsid w:val="00D15068"/>
    <w:rsid w:val="00D15904"/>
    <w:rsid w:val="00D15CA7"/>
    <w:rsid w:val="00D16239"/>
    <w:rsid w:val="00D1641A"/>
    <w:rsid w:val="00D16C8B"/>
    <w:rsid w:val="00D17866"/>
    <w:rsid w:val="00D17D15"/>
    <w:rsid w:val="00D222CA"/>
    <w:rsid w:val="00D2250D"/>
    <w:rsid w:val="00D235B0"/>
    <w:rsid w:val="00D25D34"/>
    <w:rsid w:val="00D27641"/>
    <w:rsid w:val="00D27B30"/>
    <w:rsid w:val="00D27D64"/>
    <w:rsid w:val="00D30A68"/>
    <w:rsid w:val="00D30FAF"/>
    <w:rsid w:val="00D3146A"/>
    <w:rsid w:val="00D33F04"/>
    <w:rsid w:val="00D34987"/>
    <w:rsid w:val="00D34D22"/>
    <w:rsid w:val="00D34D62"/>
    <w:rsid w:val="00D35B3C"/>
    <w:rsid w:val="00D3754D"/>
    <w:rsid w:val="00D375A1"/>
    <w:rsid w:val="00D401D1"/>
    <w:rsid w:val="00D40C26"/>
    <w:rsid w:val="00D42577"/>
    <w:rsid w:val="00D426D5"/>
    <w:rsid w:val="00D42B03"/>
    <w:rsid w:val="00D42E5A"/>
    <w:rsid w:val="00D4457B"/>
    <w:rsid w:val="00D44A53"/>
    <w:rsid w:val="00D455BF"/>
    <w:rsid w:val="00D47BC2"/>
    <w:rsid w:val="00D47BDC"/>
    <w:rsid w:val="00D51316"/>
    <w:rsid w:val="00D52E81"/>
    <w:rsid w:val="00D538B1"/>
    <w:rsid w:val="00D54AF0"/>
    <w:rsid w:val="00D54B53"/>
    <w:rsid w:val="00D54D49"/>
    <w:rsid w:val="00D552F7"/>
    <w:rsid w:val="00D568F4"/>
    <w:rsid w:val="00D57D81"/>
    <w:rsid w:val="00D57FAC"/>
    <w:rsid w:val="00D638FE"/>
    <w:rsid w:val="00D63C53"/>
    <w:rsid w:val="00D63F1D"/>
    <w:rsid w:val="00D64A19"/>
    <w:rsid w:val="00D671A3"/>
    <w:rsid w:val="00D671AD"/>
    <w:rsid w:val="00D7012A"/>
    <w:rsid w:val="00D7178A"/>
    <w:rsid w:val="00D71A7C"/>
    <w:rsid w:val="00D71CF2"/>
    <w:rsid w:val="00D77E1F"/>
    <w:rsid w:val="00D80391"/>
    <w:rsid w:val="00D80D33"/>
    <w:rsid w:val="00D82872"/>
    <w:rsid w:val="00D83963"/>
    <w:rsid w:val="00D83F68"/>
    <w:rsid w:val="00D84B38"/>
    <w:rsid w:val="00D871C2"/>
    <w:rsid w:val="00D901ED"/>
    <w:rsid w:val="00D9140A"/>
    <w:rsid w:val="00D932EE"/>
    <w:rsid w:val="00D938C6"/>
    <w:rsid w:val="00D946FA"/>
    <w:rsid w:val="00D96611"/>
    <w:rsid w:val="00DA14C8"/>
    <w:rsid w:val="00DA19F8"/>
    <w:rsid w:val="00DA1B46"/>
    <w:rsid w:val="00DA411C"/>
    <w:rsid w:val="00DA5E02"/>
    <w:rsid w:val="00DA6198"/>
    <w:rsid w:val="00DB060B"/>
    <w:rsid w:val="00DB118A"/>
    <w:rsid w:val="00DB2581"/>
    <w:rsid w:val="00DB26EA"/>
    <w:rsid w:val="00DB3254"/>
    <w:rsid w:val="00DB4355"/>
    <w:rsid w:val="00DB67C4"/>
    <w:rsid w:val="00DB7E79"/>
    <w:rsid w:val="00DC3825"/>
    <w:rsid w:val="00DC3892"/>
    <w:rsid w:val="00DC39AC"/>
    <w:rsid w:val="00DC3A92"/>
    <w:rsid w:val="00DC5F1E"/>
    <w:rsid w:val="00DC63B5"/>
    <w:rsid w:val="00DC6A0D"/>
    <w:rsid w:val="00DC6A1E"/>
    <w:rsid w:val="00DC6C28"/>
    <w:rsid w:val="00DC6DD9"/>
    <w:rsid w:val="00DD2090"/>
    <w:rsid w:val="00DD2563"/>
    <w:rsid w:val="00DD44FB"/>
    <w:rsid w:val="00DD4A0A"/>
    <w:rsid w:val="00DD6002"/>
    <w:rsid w:val="00DE1120"/>
    <w:rsid w:val="00DE14C7"/>
    <w:rsid w:val="00DE1DB9"/>
    <w:rsid w:val="00DE3254"/>
    <w:rsid w:val="00DE3555"/>
    <w:rsid w:val="00DE44C0"/>
    <w:rsid w:val="00DE4D7B"/>
    <w:rsid w:val="00DE4D88"/>
    <w:rsid w:val="00DE6C0C"/>
    <w:rsid w:val="00DE7978"/>
    <w:rsid w:val="00DF0331"/>
    <w:rsid w:val="00DF1D39"/>
    <w:rsid w:val="00DF31E8"/>
    <w:rsid w:val="00DF60E7"/>
    <w:rsid w:val="00E113AF"/>
    <w:rsid w:val="00E11661"/>
    <w:rsid w:val="00E11664"/>
    <w:rsid w:val="00E135CB"/>
    <w:rsid w:val="00E13CC0"/>
    <w:rsid w:val="00E168B8"/>
    <w:rsid w:val="00E1699F"/>
    <w:rsid w:val="00E174FE"/>
    <w:rsid w:val="00E20660"/>
    <w:rsid w:val="00E21281"/>
    <w:rsid w:val="00E216B9"/>
    <w:rsid w:val="00E22B07"/>
    <w:rsid w:val="00E22BFD"/>
    <w:rsid w:val="00E24BD5"/>
    <w:rsid w:val="00E27043"/>
    <w:rsid w:val="00E2792E"/>
    <w:rsid w:val="00E31D85"/>
    <w:rsid w:val="00E3200C"/>
    <w:rsid w:val="00E327B3"/>
    <w:rsid w:val="00E32875"/>
    <w:rsid w:val="00E32FCC"/>
    <w:rsid w:val="00E338AB"/>
    <w:rsid w:val="00E341BA"/>
    <w:rsid w:val="00E35638"/>
    <w:rsid w:val="00E35B0B"/>
    <w:rsid w:val="00E36B7B"/>
    <w:rsid w:val="00E41322"/>
    <w:rsid w:val="00E41B52"/>
    <w:rsid w:val="00E44429"/>
    <w:rsid w:val="00E45493"/>
    <w:rsid w:val="00E456A1"/>
    <w:rsid w:val="00E46F8A"/>
    <w:rsid w:val="00E51892"/>
    <w:rsid w:val="00E51A80"/>
    <w:rsid w:val="00E51B20"/>
    <w:rsid w:val="00E51CF4"/>
    <w:rsid w:val="00E51EDC"/>
    <w:rsid w:val="00E52089"/>
    <w:rsid w:val="00E52138"/>
    <w:rsid w:val="00E5218D"/>
    <w:rsid w:val="00E52D27"/>
    <w:rsid w:val="00E535D8"/>
    <w:rsid w:val="00E54B00"/>
    <w:rsid w:val="00E54C1B"/>
    <w:rsid w:val="00E566A8"/>
    <w:rsid w:val="00E56700"/>
    <w:rsid w:val="00E56C81"/>
    <w:rsid w:val="00E57829"/>
    <w:rsid w:val="00E60015"/>
    <w:rsid w:val="00E60E1F"/>
    <w:rsid w:val="00E6174F"/>
    <w:rsid w:val="00E62969"/>
    <w:rsid w:val="00E635B8"/>
    <w:rsid w:val="00E63B16"/>
    <w:rsid w:val="00E63C7D"/>
    <w:rsid w:val="00E646E9"/>
    <w:rsid w:val="00E66291"/>
    <w:rsid w:val="00E7087D"/>
    <w:rsid w:val="00E70B1A"/>
    <w:rsid w:val="00E71C05"/>
    <w:rsid w:val="00E72E0E"/>
    <w:rsid w:val="00E73799"/>
    <w:rsid w:val="00E73F17"/>
    <w:rsid w:val="00E7628C"/>
    <w:rsid w:val="00E77CB7"/>
    <w:rsid w:val="00E80420"/>
    <w:rsid w:val="00E8067F"/>
    <w:rsid w:val="00E80B27"/>
    <w:rsid w:val="00E812E0"/>
    <w:rsid w:val="00E8156A"/>
    <w:rsid w:val="00E81753"/>
    <w:rsid w:val="00E81B1C"/>
    <w:rsid w:val="00E8257C"/>
    <w:rsid w:val="00E83369"/>
    <w:rsid w:val="00E84266"/>
    <w:rsid w:val="00E84368"/>
    <w:rsid w:val="00E84F44"/>
    <w:rsid w:val="00E8529D"/>
    <w:rsid w:val="00E9168E"/>
    <w:rsid w:val="00E918EC"/>
    <w:rsid w:val="00E925A8"/>
    <w:rsid w:val="00E93C83"/>
    <w:rsid w:val="00E9591B"/>
    <w:rsid w:val="00E95CBD"/>
    <w:rsid w:val="00E97579"/>
    <w:rsid w:val="00E97A2D"/>
    <w:rsid w:val="00E97D1C"/>
    <w:rsid w:val="00E97F31"/>
    <w:rsid w:val="00EA22BE"/>
    <w:rsid w:val="00EA44CD"/>
    <w:rsid w:val="00EA6A0A"/>
    <w:rsid w:val="00EA78A7"/>
    <w:rsid w:val="00EB1698"/>
    <w:rsid w:val="00EB1D39"/>
    <w:rsid w:val="00EB29AC"/>
    <w:rsid w:val="00EB2C8C"/>
    <w:rsid w:val="00EB4270"/>
    <w:rsid w:val="00EB5B25"/>
    <w:rsid w:val="00EB5F41"/>
    <w:rsid w:val="00EB6A6B"/>
    <w:rsid w:val="00EB71F9"/>
    <w:rsid w:val="00EC042A"/>
    <w:rsid w:val="00EC1586"/>
    <w:rsid w:val="00EC19F9"/>
    <w:rsid w:val="00ED34E8"/>
    <w:rsid w:val="00ED4390"/>
    <w:rsid w:val="00ED4E15"/>
    <w:rsid w:val="00ED6A0A"/>
    <w:rsid w:val="00ED6F56"/>
    <w:rsid w:val="00EE05BA"/>
    <w:rsid w:val="00EE0725"/>
    <w:rsid w:val="00EE1B9F"/>
    <w:rsid w:val="00EE22EB"/>
    <w:rsid w:val="00EE2A7F"/>
    <w:rsid w:val="00EE4CC5"/>
    <w:rsid w:val="00EE4F36"/>
    <w:rsid w:val="00EE6843"/>
    <w:rsid w:val="00EE6A11"/>
    <w:rsid w:val="00EE7CEA"/>
    <w:rsid w:val="00EF6D95"/>
    <w:rsid w:val="00F006D4"/>
    <w:rsid w:val="00F01790"/>
    <w:rsid w:val="00F01CAC"/>
    <w:rsid w:val="00F02E5B"/>
    <w:rsid w:val="00F03A93"/>
    <w:rsid w:val="00F076EA"/>
    <w:rsid w:val="00F11960"/>
    <w:rsid w:val="00F133F9"/>
    <w:rsid w:val="00F14380"/>
    <w:rsid w:val="00F14F9A"/>
    <w:rsid w:val="00F1514F"/>
    <w:rsid w:val="00F164C9"/>
    <w:rsid w:val="00F16F16"/>
    <w:rsid w:val="00F21074"/>
    <w:rsid w:val="00F21B5F"/>
    <w:rsid w:val="00F21D0A"/>
    <w:rsid w:val="00F22327"/>
    <w:rsid w:val="00F238A3"/>
    <w:rsid w:val="00F244C6"/>
    <w:rsid w:val="00F26289"/>
    <w:rsid w:val="00F262B5"/>
    <w:rsid w:val="00F26679"/>
    <w:rsid w:val="00F26DA6"/>
    <w:rsid w:val="00F3415D"/>
    <w:rsid w:val="00F41DF7"/>
    <w:rsid w:val="00F46081"/>
    <w:rsid w:val="00F466FB"/>
    <w:rsid w:val="00F46A56"/>
    <w:rsid w:val="00F47B34"/>
    <w:rsid w:val="00F51EF8"/>
    <w:rsid w:val="00F52BA8"/>
    <w:rsid w:val="00F52D00"/>
    <w:rsid w:val="00F54463"/>
    <w:rsid w:val="00F57A5F"/>
    <w:rsid w:val="00F60456"/>
    <w:rsid w:val="00F61D1F"/>
    <w:rsid w:val="00F6295D"/>
    <w:rsid w:val="00F62B82"/>
    <w:rsid w:val="00F631F1"/>
    <w:rsid w:val="00F63385"/>
    <w:rsid w:val="00F645D0"/>
    <w:rsid w:val="00F6479F"/>
    <w:rsid w:val="00F6514D"/>
    <w:rsid w:val="00F654AB"/>
    <w:rsid w:val="00F66CDE"/>
    <w:rsid w:val="00F67413"/>
    <w:rsid w:val="00F70358"/>
    <w:rsid w:val="00F705CF"/>
    <w:rsid w:val="00F7106E"/>
    <w:rsid w:val="00F714D0"/>
    <w:rsid w:val="00F71A6B"/>
    <w:rsid w:val="00F72BDF"/>
    <w:rsid w:val="00F73D75"/>
    <w:rsid w:val="00F73E7B"/>
    <w:rsid w:val="00F7628A"/>
    <w:rsid w:val="00F774C1"/>
    <w:rsid w:val="00F77FBE"/>
    <w:rsid w:val="00F82279"/>
    <w:rsid w:val="00F83A4E"/>
    <w:rsid w:val="00F84C39"/>
    <w:rsid w:val="00F87B55"/>
    <w:rsid w:val="00F906B3"/>
    <w:rsid w:val="00F92384"/>
    <w:rsid w:val="00F92B77"/>
    <w:rsid w:val="00F94C4D"/>
    <w:rsid w:val="00F95008"/>
    <w:rsid w:val="00FA2510"/>
    <w:rsid w:val="00FA2E4C"/>
    <w:rsid w:val="00FA31B3"/>
    <w:rsid w:val="00FA3E55"/>
    <w:rsid w:val="00FA4C39"/>
    <w:rsid w:val="00FA5119"/>
    <w:rsid w:val="00FA5B77"/>
    <w:rsid w:val="00FA6D13"/>
    <w:rsid w:val="00FA7268"/>
    <w:rsid w:val="00FB0C0C"/>
    <w:rsid w:val="00FB1A41"/>
    <w:rsid w:val="00FB29E0"/>
    <w:rsid w:val="00FB3146"/>
    <w:rsid w:val="00FB4192"/>
    <w:rsid w:val="00FB606C"/>
    <w:rsid w:val="00FB6EFD"/>
    <w:rsid w:val="00FB7D72"/>
    <w:rsid w:val="00FC0902"/>
    <w:rsid w:val="00FC2286"/>
    <w:rsid w:val="00FC2932"/>
    <w:rsid w:val="00FC2C62"/>
    <w:rsid w:val="00FC3B0D"/>
    <w:rsid w:val="00FC543F"/>
    <w:rsid w:val="00FC5AF3"/>
    <w:rsid w:val="00FC6FCB"/>
    <w:rsid w:val="00FD06EC"/>
    <w:rsid w:val="00FD1081"/>
    <w:rsid w:val="00FD1EEC"/>
    <w:rsid w:val="00FD2822"/>
    <w:rsid w:val="00FD423D"/>
    <w:rsid w:val="00FD5A35"/>
    <w:rsid w:val="00FD6133"/>
    <w:rsid w:val="00FE06BF"/>
    <w:rsid w:val="00FE0F1E"/>
    <w:rsid w:val="00FE2F69"/>
    <w:rsid w:val="00FE3000"/>
    <w:rsid w:val="00FE3780"/>
    <w:rsid w:val="00FE3A80"/>
    <w:rsid w:val="00FE4217"/>
    <w:rsid w:val="00FE4364"/>
    <w:rsid w:val="00FE4459"/>
    <w:rsid w:val="00FE7627"/>
    <w:rsid w:val="00FE7E6F"/>
    <w:rsid w:val="00FF02EB"/>
    <w:rsid w:val="00FF0B86"/>
    <w:rsid w:val="00FF2B41"/>
    <w:rsid w:val="00FF2C4E"/>
    <w:rsid w:val="00FF3318"/>
    <w:rsid w:val="00FF4DE4"/>
    <w:rsid w:val="00FF5306"/>
    <w:rsid w:val="00FF5DE0"/>
    <w:rsid w:val="00FF744B"/>
    <w:rsid w:val="00FF7A6E"/>
    <w:rsid w:val="058C26FE"/>
    <w:rsid w:val="0695CB35"/>
    <w:rsid w:val="0799325F"/>
    <w:rsid w:val="08468C58"/>
    <w:rsid w:val="08851F24"/>
    <w:rsid w:val="097373DF"/>
    <w:rsid w:val="0B56D8ED"/>
    <w:rsid w:val="12D46052"/>
    <w:rsid w:val="14315F88"/>
    <w:rsid w:val="14CC29F1"/>
    <w:rsid w:val="192CDA1E"/>
    <w:rsid w:val="1A2B0898"/>
    <w:rsid w:val="24C9AD8B"/>
    <w:rsid w:val="2D489ABB"/>
    <w:rsid w:val="2E85B580"/>
    <w:rsid w:val="3236F06C"/>
    <w:rsid w:val="3334021C"/>
    <w:rsid w:val="360F8AE3"/>
    <w:rsid w:val="3CA63C44"/>
    <w:rsid w:val="3DB02F7B"/>
    <w:rsid w:val="3F7C0D4C"/>
    <w:rsid w:val="420945E4"/>
    <w:rsid w:val="49B780F9"/>
    <w:rsid w:val="4A2B9944"/>
    <w:rsid w:val="51075536"/>
    <w:rsid w:val="53BAD4E2"/>
    <w:rsid w:val="54394611"/>
    <w:rsid w:val="551B0F10"/>
    <w:rsid w:val="56F06F5B"/>
    <w:rsid w:val="58241393"/>
    <w:rsid w:val="5970AD79"/>
    <w:rsid w:val="5BC3FD36"/>
    <w:rsid w:val="5FA20F4E"/>
    <w:rsid w:val="615679C1"/>
    <w:rsid w:val="617A1DB4"/>
    <w:rsid w:val="6855EF21"/>
    <w:rsid w:val="6C1B50D7"/>
    <w:rsid w:val="6C6DC506"/>
    <w:rsid w:val="7266D184"/>
    <w:rsid w:val="762A287A"/>
    <w:rsid w:val="7680FA5D"/>
    <w:rsid w:val="787C90AF"/>
    <w:rsid w:val="7ACB755A"/>
    <w:rsid w:val="7B8D20CA"/>
    <w:rsid w:val="7E0A785D"/>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2FBCE"/>
  <w15:chartTrackingRefBased/>
  <w15:docId w15:val="{653C268D-9003-4A8F-890A-50DC76FCF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C6109"/>
    <w:pPr>
      <w:spacing w:before="120" w:after="240"/>
    </w:pPr>
    <w:rPr>
      <w:sz w:val="24"/>
      <w:lang w:val="nl-BE"/>
    </w:rPr>
  </w:style>
  <w:style w:type="paragraph" w:styleId="Kop1">
    <w:name w:val="heading 1"/>
    <w:basedOn w:val="Standaard"/>
    <w:next w:val="Standaard"/>
    <w:link w:val="Kop1Char"/>
    <w:uiPriority w:val="9"/>
    <w:qFormat/>
    <w:rsid w:val="00975241"/>
    <w:pPr>
      <w:keepNext/>
      <w:keepLines/>
      <w:numPr>
        <w:numId w:val="1"/>
      </w:numPr>
      <w:spacing w:before="240"/>
      <w:ind w:left="851" w:hanging="851"/>
      <w:outlineLvl w:val="0"/>
    </w:pPr>
    <w:rPr>
      <w:rFonts w:asciiTheme="majorHAnsi" w:eastAsiaTheme="majorEastAsia" w:hAnsiTheme="majorHAnsi" w:cstheme="majorBidi"/>
      <w:b/>
      <w:color w:val="3BB497"/>
      <w:sz w:val="36"/>
      <w:szCs w:val="32"/>
    </w:rPr>
  </w:style>
  <w:style w:type="paragraph" w:styleId="Kop2">
    <w:name w:val="heading 2"/>
    <w:basedOn w:val="Standaard"/>
    <w:next w:val="Standaard"/>
    <w:link w:val="Kop2Char"/>
    <w:uiPriority w:val="9"/>
    <w:unhideWhenUsed/>
    <w:qFormat/>
    <w:rsid w:val="00975241"/>
    <w:pPr>
      <w:keepNext/>
      <w:keepLines/>
      <w:numPr>
        <w:ilvl w:val="1"/>
        <w:numId w:val="1"/>
      </w:numPr>
      <w:spacing w:before="160" w:after="160"/>
      <w:ind w:left="851" w:hanging="851"/>
      <w:outlineLvl w:val="1"/>
    </w:pPr>
    <w:rPr>
      <w:rFonts w:asciiTheme="majorHAnsi" w:eastAsiaTheme="majorEastAsia" w:hAnsiTheme="majorHAnsi" w:cstheme="majorBidi"/>
      <w:b/>
      <w:color w:val="09639B"/>
      <w:sz w:val="28"/>
      <w:szCs w:val="26"/>
    </w:rPr>
  </w:style>
  <w:style w:type="paragraph" w:styleId="Kop3">
    <w:name w:val="heading 3"/>
    <w:basedOn w:val="Standaard"/>
    <w:next w:val="Standaard"/>
    <w:link w:val="Kop3Char"/>
    <w:uiPriority w:val="9"/>
    <w:unhideWhenUsed/>
    <w:qFormat/>
    <w:rsid w:val="00975241"/>
    <w:pPr>
      <w:numPr>
        <w:ilvl w:val="2"/>
        <w:numId w:val="1"/>
      </w:numPr>
      <w:spacing w:before="80" w:after="80"/>
      <w:ind w:left="851" w:hanging="851"/>
      <w:outlineLvl w:val="2"/>
    </w:pPr>
    <w:rPr>
      <w:rFonts w:asciiTheme="majorHAnsi" w:hAnsiTheme="majorHAnsi"/>
      <w:color w:val="09639B"/>
      <w:sz w:val="26"/>
    </w:rPr>
  </w:style>
  <w:style w:type="paragraph" w:styleId="Kop4">
    <w:name w:val="heading 4"/>
    <w:basedOn w:val="Inhopg1"/>
    <w:next w:val="Standaard"/>
    <w:link w:val="Kop4Char"/>
    <w:uiPriority w:val="9"/>
    <w:unhideWhenUsed/>
    <w:rsid w:val="007E1712"/>
    <w:pPr>
      <w:numPr>
        <w:ilvl w:val="3"/>
        <w:numId w:val="1"/>
      </w:numPr>
      <w:outlineLvl w:val="3"/>
    </w:pPr>
    <w:rPr>
      <w:rFonts w:asciiTheme="majorHAnsi" w:hAnsiTheme="majorHAnsi"/>
      <w:b w:val="0"/>
      <w:color w:val="0070C0"/>
      <w:sz w:val="28"/>
      <w:lang w:val="nl-NL"/>
    </w:rPr>
  </w:style>
  <w:style w:type="paragraph" w:styleId="Kop5">
    <w:name w:val="heading 5"/>
    <w:basedOn w:val="Standaard"/>
    <w:next w:val="Standaard"/>
    <w:link w:val="Kop5Char"/>
    <w:uiPriority w:val="9"/>
    <w:semiHidden/>
    <w:unhideWhenUsed/>
    <w:rsid w:val="009D7AA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9D7AA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9D7AA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9D7AA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D7AA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75241"/>
    <w:rPr>
      <w:rFonts w:asciiTheme="majorHAnsi" w:eastAsiaTheme="majorEastAsia" w:hAnsiTheme="majorHAnsi" w:cstheme="majorBidi"/>
      <w:b/>
      <w:color w:val="3BB497"/>
      <w:sz w:val="36"/>
      <w:szCs w:val="32"/>
      <w:lang w:val="it-IT"/>
    </w:rPr>
  </w:style>
  <w:style w:type="character" w:customStyle="1" w:styleId="Kop2Char">
    <w:name w:val="Kop 2 Char"/>
    <w:basedOn w:val="Standaardalinea-lettertype"/>
    <w:link w:val="Kop2"/>
    <w:uiPriority w:val="9"/>
    <w:rsid w:val="00975241"/>
    <w:rPr>
      <w:rFonts w:asciiTheme="majorHAnsi" w:eastAsiaTheme="majorEastAsia" w:hAnsiTheme="majorHAnsi" w:cstheme="majorBidi"/>
      <w:b/>
      <w:color w:val="09639B"/>
      <w:sz w:val="28"/>
      <w:szCs w:val="26"/>
      <w:lang w:val="it-IT"/>
    </w:rPr>
  </w:style>
  <w:style w:type="character" w:customStyle="1" w:styleId="Kop3Char">
    <w:name w:val="Kop 3 Char"/>
    <w:basedOn w:val="Standaardalinea-lettertype"/>
    <w:link w:val="Kop3"/>
    <w:uiPriority w:val="9"/>
    <w:rsid w:val="00975241"/>
    <w:rPr>
      <w:rFonts w:asciiTheme="majorHAnsi" w:hAnsiTheme="majorHAnsi"/>
      <w:color w:val="09639B"/>
      <w:sz w:val="26"/>
      <w:lang w:val="it-IT"/>
    </w:rPr>
  </w:style>
  <w:style w:type="character" w:customStyle="1" w:styleId="Kop4Char">
    <w:name w:val="Kop 4 Char"/>
    <w:basedOn w:val="Standaardalinea-lettertype"/>
    <w:link w:val="Kop4"/>
    <w:uiPriority w:val="9"/>
    <w:rsid w:val="007E1712"/>
    <w:rPr>
      <w:rFonts w:asciiTheme="majorHAnsi" w:hAnsiTheme="majorHAnsi"/>
      <w:color w:val="0070C0"/>
      <w:sz w:val="28"/>
      <w:lang w:val="nl-NL"/>
    </w:rPr>
  </w:style>
  <w:style w:type="character" w:customStyle="1" w:styleId="Kop5Char">
    <w:name w:val="Kop 5 Char"/>
    <w:basedOn w:val="Standaardalinea-lettertype"/>
    <w:link w:val="Kop5"/>
    <w:uiPriority w:val="9"/>
    <w:semiHidden/>
    <w:rsid w:val="009D7AA2"/>
    <w:rPr>
      <w:rFonts w:asciiTheme="majorHAnsi" w:eastAsiaTheme="majorEastAsia" w:hAnsiTheme="majorHAnsi" w:cstheme="majorBidi"/>
      <w:color w:val="2F5496" w:themeColor="accent1" w:themeShade="BF"/>
      <w:sz w:val="24"/>
      <w:lang w:val="it-IT"/>
    </w:rPr>
  </w:style>
  <w:style w:type="character" w:customStyle="1" w:styleId="Kop6Char">
    <w:name w:val="Kop 6 Char"/>
    <w:basedOn w:val="Standaardalinea-lettertype"/>
    <w:link w:val="Kop6"/>
    <w:uiPriority w:val="9"/>
    <w:semiHidden/>
    <w:rsid w:val="009D7AA2"/>
    <w:rPr>
      <w:rFonts w:asciiTheme="majorHAnsi" w:eastAsiaTheme="majorEastAsia" w:hAnsiTheme="majorHAnsi" w:cstheme="majorBidi"/>
      <w:color w:val="1F3763" w:themeColor="accent1" w:themeShade="7F"/>
      <w:sz w:val="24"/>
      <w:lang w:val="it-IT"/>
    </w:rPr>
  </w:style>
  <w:style w:type="character" w:customStyle="1" w:styleId="Kop7Char">
    <w:name w:val="Kop 7 Char"/>
    <w:basedOn w:val="Standaardalinea-lettertype"/>
    <w:link w:val="Kop7"/>
    <w:uiPriority w:val="9"/>
    <w:semiHidden/>
    <w:rsid w:val="009D7AA2"/>
    <w:rPr>
      <w:rFonts w:asciiTheme="majorHAnsi" w:eastAsiaTheme="majorEastAsia" w:hAnsiTheme="majorHAnsi" w:cstheme="majorBidi"/>
      <w:i/>
      <w:iCs/>
      <w:color w:val="1F3763" w:themeColor="accent1" w:themeShade="7F"/>
      <w:sz w:val="24"/>
      <w:lang w:val="it-IT"/>
    </w:rPr>
  </w:style>
  <w:style w:type="character" w:customStyle="1" w:styleId="Kop8Char">
    <w:name w:val="Kop 8 Char"/>
    <w:basedOn w:val="Standaardalinea-lettertype"/>
    <w:link w:val="Kop8"/>
    <w:uiPriority w:val="9"/>
    <w:semiHidden/>
    <w:rsid w:val="009D7AA2"/>
    <w:rPr>
      <w:rFonts w:asciiTheme="majorHAnsi" w:eastAsiaTheme="majorEastAsia" w:hAnsiTheme="majorHAnsi" w:cstheme="majorBidi"/>
      <w:color w:val="272727" w:themeColor="text1" w:themeTint="D8"/>
      <w:sz w:val="21"/>
      <w:szCs w:val="21"/>
      <w:lang w:val="it-IT"/>
    </w:rPr>
  </w:style>
  <w:style w:type="character" w:customStyle="1" w:styleId="Kop9Char">
    <w:name w:val="Kop 9 Char"/>
    <w:basedOn w:val="Standaardalinea-lettertype"/>
    <w:link w:val="Kop9"/>
    <w:uiPriority w:val="9"/>
    <w:semiHidden/>
    <w:rsid w:val="009D7AA2"/>
    <w:rPr>
      <w:rFonts w:asciiTheme="majorHAnsi" w:eastAsiaTheme="majorEastAsia" w:hAnsiTheme="majorHAnsi" w:cstheme="majorBidi"/>
      <w:i/>
      <w:iCs/>
      <w:color w:val="272727" w:themeColor="text1" w:themeTint="D8"/>
      <w:sz w:val="21"/>
      <w:szCs w:val="21"/>
      <w:lang w:val="it-IT"/>
    </w:rPr>
  </w:style>
  <w:style w:type="paragraph" w:styleId="Titel">
    <w:name w:val="Title"/>
    <w:basedOn w:val="Standaard"/>
    <w:next w:val="Standaard"/>
    <w:link w:val="TitelChar"/>
    <w:uiPriority w:val="10"/>
    <w:qFormat/>
    <w:rsid w:val="002E00BA"/>
    <w:pPr>
      <w:spacing w:before="0" w:after="0" w:line="240" w:lineRule="auto"/>
      <w:contextualSpacing/>
    </w:pPr>
    <w:rPr>
      <w:rFonts w:asciiTheme="majorHAnsi" w:eastAsiaTheme="majorEastAsia" w:hAnsiTheme="majorHAnsi" w:cstheme="majorBidi"/>
      <w:b/>
      <w:spacing w:val="-10"/>
      <w:kern w:val="28"/>
      <w:sz w:val="56"/>
      <w:szCs w:val="56"/>
    </w:rPr>
  </w:style>
  <w:style w:type="character" w:customStyle="1" w:styleId="TitelChar">
    <w:name w:val="Titel Char"/>
    <w:basedOn w:val="Standaardalinea-lettertype"/>
    <w:link w:val="Titel"/>
    <w:uiPriority w:val="10"/>
    <w:rsid w:val="002E00BA"/>
    <w:rPr>
      <w:rFonts w:asciiTheme="majorHAnsi" w:eastAsiaTheme="majorEastAsia" w:hAnsiTheme="majorHAnsi" w:cstheme="majorBidi"/>
      <w:b/>
      <w:spacing w:val="-10"/>
      <w:kern w:val="28"/>
      <w:sz w:val="56"/>
      <w:szCs w:val="56"/>
      <w:lang w:val="it-IT"/>
    </w:rPr>
  </w:style>
  <w:style w:type="paragraph" w:styleId="Koptekst">
    <w:name w:val="header"/>
    <w:basedOn w:val="Standaard"/>
    <w:link w:val="KoptekstChar"/>
    <w:uiPriority w:val="99"/>
    <w:unhideWhenUsed/>
    <w:rsid w:val="009D7AA2"/>
    <w:pPr>
      <w:tabs>
        <w:tab w:val="center" w:pos="4536"/>
        <w:tab w:val="right" w:pos="9072"/>
      </w:tabs>
      <w:spacing w:before="0" w:after="0" w:line="240" w:lineRule="auto"/>
    </w:pPr>
  </w:style>
  <w:style w:type="paragraph" w:styleId="Inhopg1">
    <w:name w:val="toc 1"/>
    <w:basedOn w:val="Standaard"/>
    <w:next w:val="Standaard"/>
    <w:autoRedefine/>
    <w:uiPriority w:val="39"/>
    <w:unhideWhenUsed/>
    <w:rsid w:val="00D15CA7"/>
    <w:pPr>
      <w:tabs>
        <w:tab w:val="right" w:pos="9062"/>
      </w:tabs>
      <w:spacing w:before="80" w:after="80"/>
    </w:pPr>
    <w:rPr>
      <w:b/>
    </w:rPr>
  </w:style>
  <w:style w:type="paragraph" w:styleId="Inhopg2">
    <w:name w:val="toc 2"/>
    <w:basedOn w:val="Standaard"/>
    <w:next w:val="Standaard"/>
    <w:autoRedefine/>
    <w:uiPriority w:val="39"/>
    <w:unhideWhenUsed/>
    <w:rsid w:val="00D15CA7"/>
    <w:pPr>
      <w:spacing w:before="80" w:after="80"/>
    </w:pPr>
    <w:rPr>
      <w:b/>
    </w:rPr>
  </w:style>
  <w:style w:type="paragraph" w:styleId="Inhopg3">
    <w:name w:val="toc 3"/>
    <w:basedOn w:val="Standaard"/>
    <w:next w:val="Standaard"/>
    <w:autoRedefine/>
    <w:uiPriority w:val="39"/>
    <w:unhideWhenUsed/>
    <w:rsid w:val="00433FCB"/>
    <w:pPr>
      <w:spacing w:before="0" w:after="0"/>
    </w:pPr>
    <w:rPr>
      <w:b/>
      <w:sz w:val="22"/>
    </w:rPr>
  </w:style>
  <w:style w:type="character" w:customStyle="1" w:styleId="KoptekstChar">
    <w:name w:val="Koptekst Char"/>
    <w:basedOn w:val="Standaardalinea-lettertype"/>
    <w:link w:val="Koptekst"/>
    <w:uiPriority w:val="99"/>
    <w:rsid w:val="009D7AA2"/>
    <w:rPr>
      <w:sz w:val="20"/>
      <w:lang w:val="it-IT"/>
    </w:rPr>
  </w:style>
  <w:style w:type="paragraph" w:styleId="Voettekst">
    <w:name w:val="footer"/>
    <w:basedOn w:val="Standaard"/>
    <w:link w:val="VoettekstChar"/>
    <w:uiPriority w:val="99"/>
    <w:unhideWhenUsed/>
    <w:rsid w:val="00247CFE"/>
    <w:pPr>
      <w:tabs>
        <w:tab w:val="center" w:pos="4536"/>
        <w:tab w:val="right" w:pos="9072"/>
      </w:tabs>
      <w:spacing w:before="0" w:after="0" w:line="240" w:lineRule="auto"/>
    </w:pPr>
    <w:rPr>
      <w:sz w:val="20"/>
    </w:rPr>
  </w:style>
  <w:style w:type="character" w:customStyle="1" w:styleId="VoettekstChar">
    <w:name w:val="Voettekst Char"/>
    <w:basedOn w:val="Standaardalinea-lettertype"/>
    <w:link w:val="Voettekst"/>
    <w:uiPriority w:val="99"/>
    <w:rsid w:val="00247CFE"/>
    <w:rPr>
      <w:sz w:val="20"/>
      <w:lang w:val="it-IT"/>
    </w:rPr>
  </w:style>
  <w:style w:type="character" w:styleId="Hyperlink">
    <w:name w:val="Hyperlink"/>
    <w:basedOn w:val="Standaardalinea-lettertype"/>
    <w:uiPriority w:val="99"/>
    <w:unhideWhenUsed/>
    <w:rsid w:val="00995550"/>
    <w:rPr>
      <w:color w:val="0563C1" w:themeColor="hyperlink"/>
      <w:u w:val="single"/>
    </w:rPr>
  </w:style>
  <w:style w:type="paragraph" w:styleId="Kopvaninhoudsopgave">
    <w:name w:val="TOC Heading"/>
    <w:basedOn w:val="Kop1"/>
    <w:next w:val="Standaard"/>
    <w:uiPriority w:val="39"/>
    <w:unhideWhenUsed/>
    <w:qFormat/>
    <w:rsid w:val="00D30A68"/>
    <w:pPr>
      <w:numPr>
        <w:numId w:val="0"/>
      </w:numPr>
      <w:spacing w:after="0"/>
      <w:outlineLvl w:val="9"/>
    </w:pPr>
    <w:rPr>
      <w:b w:val="0"/>
      <w:color w:val="2F5496" w:themeColor="accent1" w:themeShade="BF"/>
      <w:sz w:val="32"/>
      <w:lang w:val="fr-BE" w:eastAsia="fr-BE"/>
    </w:rPr>
  </w:style>
  <w:style w:type="paragraph" w:styleId="Inhopg4">
    <w:name w:val="toc 4"/>
    <w:basedOn w:val="Standaard"/>
    <w:next w:val="Standaard"/>
    <w:autoRedefine/>
    <w:uiPriority w:val="39"/>
    <w:unhideWhenUsed/>
    <w:rsid w:val="00173809"/>
    <w:pPr>
      <w:spacing w:before="0" w:after="0"/>
      <w:ind w:left="851" w:hanging="851"/>
    </w:pPr>
    <w:rPr>
      <w:sz w:val="20"/>
    </w:rPr>
  </w:style>
  <w:style w:type="paragraph" w:styleId="Geenafstand">
    <w:name w:val="No Spacing"/>
    <w:autoRedefine/>
    <w:uiPriority w:val="1"/>
    <w:qFormat/>
    <w:rsid w:val="00652F3F"/>
    <w:pPr>
      <w:spacing w:before="240" w:after="240" w:line="240" w:lineRule="auto"/>
    </w:pPr>
    <w:rPr>
      <w:rFonts w:asciiTheme="majorHAnsi" w:hAnsiTheme="majorHAnsi"/>
      <w:b/>
      <w:color w:val="3BB497"/>
      <w:sz w:val="36"/>
      <w:lang w:val="it-IT"/>
    </w:rPr>
  </w:style>
  <w:style w:type="paragraph" w:customStyle="1" w:styleId="Opsomming1">
    <w:name w:val="Opsomming 1"/>
    <w:basedOn w:val="Standaard"/>
    <w:qFormat/>
    <w:rsid w:val="00BA7D1D"/>
    <w:pPr>
      <w:numPr>
        <w:numId w:val="2"/>
      </w:numPr>
      <w:spacing w:before="80" w:after="80"/>
      <w:ind w:left="284" w:hanging="284"/>
    </w:pPr>
  </w:style>
  <w:style w:type="paragraph" w:customStyle="1" w:styleId="Opsomming2">
    <w:name w:val="Opsomming 2"/>
    <w:basedOn w:val="Standaard"/>
    <w:qFormat/>
    <w:rsid w:val="00500E10"/>
    <w:pPr>
      <w:numPr>
        <w:numId w:val="3"/>
      </w:numPr>
      <w:spacing w:before="80" w:after="80"/>
      <w:ind w:left="568" w:hanging="284"/>
    </w:pPr>
  </w:style>
  <w:style w:type="table" w:styleId="Tabelraster">
    <w:name w:val="Table Grid"/>
    <w:basedOn w:val="Standaardtabel"/>
    <w:uiPriority w:val="39"/>
    <w:rsid w:val="00957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jlagen">
    <w:name w:val="Bijlagen"/>
    <w:basedOn w:val="Kop2"/>
    <w:next w:val="Standaard"/>
    <w:qFormat/>
    <w:rsid w:val="007B07A0"/>
    <w:pPr>
      <w:numPr>
        <w:ilvl w:val="0"/>
        <w:numId w:val="0"/>
      </w:numPr>
      <w:spacing w:before="240" w:after="360"/>
    </w:pPr>
    <w:rPr>
      <w:lang w:val="nl-NL"/>
    </w:rPr>
  </w:style>
  <w:style w:type="paragraph" w:styleId="Inhopg5">
    <w:name w:val="toc 5"/>
    <w:basedOn w:val="Standaard"/>
    <w:next w:val="Standaard"/>
    <w:autoRedefine/>
    <w:uiPriority w:val="39"/>
    <w:unhideWhenUsed/>
    <w:rsid w:val="00056A8F"/>
    <w:pPr>
      <w:spacing w:after="100"/>
    </w:pPr>
    <w:rPr>
      <w:sz w:val="22"/>
    </w:rPr>
  </w:style>
  <w:style w:type="paragraph" w:styleId="Bijschrift">
    <w:name w:val="caption"/>
    <w:basedOn w:val="Standaard"/>
    <w:next w:val="Standaard"/>
    <w:uiPriority w:val="35"/>
    <w:unhideWhenUsed/>
    <w:qFormat/>
    <w:rsid w:val="007A1185"/>
    <w:pPr>
      <w:spacing w:before="0"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110735"/>
    <w:pPr>
      <w:spacing w:after="0"/>
    </w:pPr>
  </w:style>
  <w:style w:type="character" w:styleId="Onopgelostemelding">
    <w:name w:val="Unresolved Mention"/>
    <w:basedOn w:val="Standaardalinea-lettertype"/>
    <w:uiPriority w:val="99"/>
    <w:semiHidden/>
    <w:unhideWhenUsed/>
    <w:rsid w:val="00F6514D"/>
    <w:rPr>
      <w:color w:val="605E5C"/>
      <w:shd w:val="clear" w:color="auto" w:fill="E1DFDD"/>
    </w:rPr>
  </w:style>
  <w:style w:type="character" w:styleId="GevolgdeHyperlink">
    <w:name w:val="FollowedHyperlink"/>
    <w:basedOn w:val="Standaardalinea-lettertype"/>
    <w:uiPriority w:val="99"/>
    <w:semiHidden/>
    <w:unhideWhenUsed/>
    <w:rsid w:val="007650AD"/>
    <w:rPr>
      <w:color w:val="954F72" w:themeColor="followedHyperlink"/>
      <w:u w:val="single"/>
    </w:rPr>
  </w:style>
  <w:style w:type="paragraph" w:styleId="Lijstalinea">
    <w:name w:val="List Paragraph"/>
    <w:basedOn w:val="Standaard"/>
    <w:uiPriority w:val="34"/>
    <w:qFormat/>
    <w:rsid w:val="00B66BCE"/>
    <w:pPr>
      <w:ind w:left="720"/>
      <w:contextualSpacing/>
    </w:pPr>
  </w:style>
  <w:style w:type="paragraph" w:styleId="Bibliografie">
    <w:name w:val="Bibliography"/>
    <w:basedOn w:val="Standaard"/>
    <w:next w:val="Standaard"/>
    <w:uiPriority w:val="37"/>
    <w:unhideWhenUsed/>
    <w:rsid w:val="00514A7A"/>
  </w:style>
  <w:style w:type="paragraph" w:customStyle="1" w:styleId="Default">
    <w:name w:val="Default"/>
    <w:rsid w:val="003B70B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ragraph">
    <w:name w:val="paragraph"/>
    <w:basedOn w:val="Standaard"/>
    <w:rsid w:val="00195788"/>
    <w:pPr>
      <w:spacing w:before="100" w:beforeAutospacing="1" w:after="100" w:afterAutospacing="1" w:line="240" w:lineRule="auto"/>
    </w:pPr>
    <w:rPr>
      <w:rFonts w:ascii="Times New Roman" w:eastAsia="Times New Roman" w:hAnsi="Times New Roman" w:cs="Times New Roman"/>
      <w:szCs w:val="24"/>
      <w:lang w:val="fr-BE" w:eastAsia="fr-BE"/>
    </w:rPr>
  </w:style>
  <w:style w:type="character" w:customStyle="1" w:styleId="normaltextrun">
    <w:name w:val="normaltextrun"/>
    <w:basedOn w:val="Standaardalinea-lettertype"/>
    <w:rsid w:val="00195788"/>
  </w:style>
  <w:style w:type="character" w:customStyle="1" w:styleId="eop">
    <w:name w:val="eop"/>
    <w:basedOn w:val="Standaardalinea-lettertype"/>
    <w:rsid w:val="00195788"/>
  </w:style>
  <w:style w:type="character" w:styleId="Tekstvantijdelijkeaanduiding">
    <w:name w:val="Placeholder Text"/>
    <w:basedOn w:val="Standaardalinea-lettertype"/>
    <w:uiPriority w:val="99"/>
    <w:semiHidden/>
    <w:rsid w:val="007B00AB"/>
    <w:rPr>
      <w:color w:val="808080"/>
    </w:rPr>
  </w:style>
  <w:style w:type="paragraph" w:styleId="Revisie">
    <w:name w:val="Revision"/>
    <w:hidden/>
    <w:uiPriority w:val="99"/>
    <w:semiHidden/>
    <w:rsid w:val="00090380"/>
    <w:pPr>
      <w:spacing w:after="0" w:line="240" w:lineRule="auto"/>
    </w:pPr>
    <w:rPr>
      <w:sz w:val="24"/>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033">
      <w:bodyDiv w:val="1"/>
      <w:marLeft w:val="0"/>
      <w:marRight w:val="0"/>
      <w:marTop w:val="0"/>
      <w:marBottom w:val="0"/>
      <w:divBdr>
        <w:top w:val="none" w:sz="0" w:space="0" w:color="auto"/>
        <w:left w:val="none" w:sz="0" w:space="0" w:color="auto"/>
        <w:bottom w:val="none" w:sz="0" w:space="0" w:color="auto"/>
        <w:right w:val="none" w:sz="0" w:space="0" w:color="auto"/>
      </w:divBdr>
    </w:div>
    <w:div w:id="61418306">
      <w:bodyDiv w:val="1"/>
      <w:marLeft w:val="0"/>
      <w:marRight w:val="0"/>
      <w:marTop w:val="0"/>
      <w:marBottom w:val="0"/>
      <w:divBdr>
        <w:top w:val="none" w:sz="0" w:space="0" w:color="auto"/>
        <w:left w:val="none" w:sz="0" w:space="0" w:color="auto"/>
        <w:bottom w:val="none" w:sz="0" w:space="0" w:color="auto"/>
        <w:right w:val="none" w:sz="0" w:space="0" w:color="auto"/>
      </w:divBdr>
    </w:div>
    <w:div w:id="105470340">
      <w:bodyDiv w:val="1"/>
      <w:marLeft w:val="0"/>
      <w:marRight w:val="0"/>
      <w:marTop w:val="0"/>
      <w:marBottom w:val="0"/>
      <w:divBdr>
        <w:top w:val="none" w:sz="0" w:space="0" w:color="auto"/>
        <w:left w:val="none" w:sz="0" w:space="0" w:color="auto"/>
        <w:bottom w:val="none" w:sz="0" w:space="0" w:color="auto"/>
        <w:right w:val="none" w:sz="0" w:space="0" w:color="auto"/>
      </w:divBdr>
      <w:divsChild>
        <w:div w:id="1539467450">
          <w:marLeft w:val="0"/>
          <w:marRight w:val="0"/>
          <w:marTop w:val="0"/>
          <w:marBottom w:val="0"/>
          <w:divBdr>
            <w:top w:val="none" w:sz="0" w:space="0" w:color="auto"/>
            <w:left w:val="none" w:sz="0" w:space="0" w:color="auto"/>
            <w:bottom w:val="none" w:sz="0" w:space="0" w:color="auto"/>
            <w:right w:val="none" w:sz="0" w:space="0" w:color="auto"/>
          </w:divBdr>
        </w:div>
        <w:div w:id="1381902085">
          <w:marLeft w:val="0"/>
          <w:marRight w:val="0"/>
          <w:marTop w:val="0"/>
          <w:marBottom w:val="0"/>
          <w:divBdr>
            <w:top w:val="none" w:sz="0" w:space="0" w:color="auto"/>
            <w:left w:val="none" w:sz="0" w:space="0" w:color="auto"/>
            <w:bottom w:val="none" w:sz="0" w:space="0" w:color="auto"/>
            <w:right w:val="none" w:sz="0" w:space="0" w:color="auto"/>
          </w:divBdr>
        </w:div>
        <w:div w:id="197668792">
          <w:marLeft w:val="0"/>
          <w:marRight w:val="0"/>
          <w:marTop w:val="0"/>
          <w:marBottom w:val="0"/>
          <w:divBdr>
            <w:top w:val="none" w:sz="0" w:space="0" w:color="auto"/>
            <w:left w:val="none" w:sz="0" w:space="0" w:color="auto"/>
            <w:bottom w:val="none" w:sz="0" w:space="0" w:color="auto"/>
            <w:right w:val="none" w:sz="0" w:space="0" w:color="auto"/>
          </w:divBdr>
        </w:div>
        <w:div w:id="1024792425">
          <w:marLeft w:val="0"/>
          <w:marRight w:val="0"/>
          <w:marTop w:val="0"/>
          <w:marBottom w:val="0"/>
          <w:divBdr>
            <w:top w:val="none" w:sz="0" w:space="0" w:color="auto"/>
            <w:left w:val="none" w:sz="0" w:space="0" w:color="auto"/>
            <w:bottom w:val="none" w:sz="0" w:space="0" w:color="auto"/>
            <w:right w:val="none" w:sz="0" w:space="0" w:color="auto"/>
          </w:divBdr>
        </w:div>
        <w:div w:id="601962006">
          <w:marLeft w:val="0"/>
          <w:marRight w:val="0"/>
          <w:marTop w:val="0"/>
          <w:marBottom w:val="0"/>
          <w:divBdr>
            <w:top w:val="none" w:sz="0" w:space="0" w:color="auto"/>
            <w:left w:val="none" w:sz="0" w:space="0" w:color="auto"/>
            <w:bottom w:val="none" w:sz="0" w:space="0" w:color="auto"/>
            <w:right w:val="none" w:sz="0" w:space="0" w:color="auto"/>
          </w:divBdr>
        </w:div>
        <w:div w:id="2002152406">
          <w:marLeft w:val="0"/>
          <w:marRight w:val="0"/>
          <w:marTop w:val="0"/>
          <w:marBottom w:val="0"/>
          <w:divBdr>
            <w:top w:val="none" w:sz="0" w:space="0" w:color="auto"/>
            <w:left w:val="none" w:sz="0" w:space="0" w:color="auto"/>
            <w:bottom w:val="none" w:sz="0" w:space="0" w:color="auto"/>
            <w:right w:val="none" w:sz="0" w:space="0" w:color="auto"/>
          </w:divBdr>
        </w:div>
      </w:divsChild>
    </w:div>
    <w:div w:id="121967841">
      <w:bodyDiv w:val="1"/>
      <w:marLeft w:val="0"/>
      <w:marRight w:val="0"/>
      <w:marTop w:val="0"/>
      <w:marBottom w:val="0"/>
      <w:divBdr>
        <w:top w:val="none" w:sz="0" w:space="0" w:color="auto"/>
        <w:left w:val="none" w:sz="0" w:space="0" w:color="auto"/>
        <w:bottom w:val="none" w:sz="0" w:space="0" w:color="auto"/>
        <w:right w:val="none" w:sz="0" w:space="0" w:color="auto"/>
      </w:divBdr>
    </w:div>
    <w:div w:id="161743403">
      <w:bodyDiv w:val="1"/>
      <w:marLeft w:val="0"/>
      <w:marRight w:val="0"/>
      <w:marTop w:val="0"/>
      <w:marBottom w:val="0"/>
      <w:divBdr>
        <w:top w:val="none" w:sz="0" w:space="0" w:color="auto"/>
        <w:left w:val="none" w:sz="0" w:space="0" w:color="auto"/>
        <w:bottom w:val="none" w:sz="0" w:space="0" w:color="auto"/>
        <w:right w:val="none" w:sz="0" w:space="0" w:color="auto"/>
      </w:divBdr>
    </w:div>
    <w:div w:id="178400041">
      <w:bodyDiv w:val="1"/>
      <w:marLeft w:val="0"/>
      <w:marRight w:val="0"/>
      <w:marTop w:val="0"/>
      <w:marBottom w:val="0"/>
      <w:divBdr>
        <w:top w:val="none" w:sz="0" w:space="0" w:color="auto"/>
        <w:left w:val="none" w:sz="0" w:space="0" w:color="auto"/>
        <w:bottom w:val="none" w:sz="0" w:space="0" w:color="auto"/>
        <w:right w:val="none" w:sz="0" w:space="0" w:color="auto"/>
      </w:divBdr>
    </w:div>
    <w:div w:id="184563402">
      <w:bodyDiv w:val="1"/>
      <w:marLeft w:val="0"/>
      <w:marRight w:val="0"/>
      <w:marTop w:val="0"/>
      <w:marBottom w:val="0"/>
      <w:divBdr>
        <w:top w:val="none" w:sz="0" w:space="0" w:color="auto"/>
        <w:left w:val="none" w:sz="0" w:space="0" w:color="auto"/>
        <w:bottom w:val="none" w:sz="0" w:space="0" w:color="auto"/>
        <w:right w:val="none" w:sz="0" w:space="0" w:color="auto"/>
      </w:divBdr>
    </w:div>
    <w:div w:id="230895985">
      <w:bodyDiv w:val="1"/>
      <w:marLeft w:val="0"/>
      <w:marRight w:val="0"/>
      <w:marTop w:val="0"/>
      <w:marBottom w:val="0"/>
      <w:divBdr>
        <w:top w:val="none" w:sz="0" w:space="0" w:color="auto"/>
        <w:left w:val="none" w:sz="0" w:space="0" w:color="auto"/>
        <w:bottom w:val="none" w:sz="0" w:space="0" w:color="auto"/>
        <w:right w:val="none" w:sz="0" w:space="0" w:color="auto"/>
      </w:divBdr>
    </w:div>
    <w:div w:id="278294589">
      <w:bodyDiv w:val="1"/>
      <w:marLeft w:val="0"/>
      <w:marRight w:val="0"/>
      <w:marTop w:val="0"/>
      <w:marBottom w:val="0"/>
      <w:divBdr>
        <w:top w:val="none" w:sz="0" w:space="0" w:color="auto"/>
        <w:left w:val="none" w:sz="0" w:space="0" w:color="auto"/>
        <w:bottom w:val="none" w:sz="0" w:space="0" w:color="auto"/>
        <w:right w:val="none" w:sz="0" w:space="0" w:color="auto"/>
      </w:divBdr>
    </w:div>
    <w:div w:id="281619362">
      <w:bodyDiv w:val="1"/>
      <w:marLeft w:val="0"/>
      <w:marRight w:val="0"/>
      <w:marTop w:val="0"/>
      <w:marBottom w:val="0"/>
      <w:divBdr>
        <w:top w:val="none" w:sz="0" w:space="0" w:color="auto"/>
        <w:left w:val="none" w:sz="0" w:space="0" w:color="auto"/>
        <w:bottom w:val="none" w:sz="0" w:space="0" w:color="auto"/>
        <w:right w:val="none" w:sz="0" w:space="0" w:color="auto"/>
      </w:divBdr>
    </w:div>
    <w:div w:id="298149820">
      <w:bodyDiv w:val="1"/>
      <w:marLeft w:val="0"/>
      <w:marRight w:val="0"/>
      <w:marTop w:val="0"/>
      <w:marBottom w:val="0"/>
      <w:divBdr>
        <w:top w:val="none" w:sz="0" w:space="0" w:color="auto"/>
        <w:left w:val="none" w:sz="0" w:space="0" w:color="auto"/>
        <w:bottom w:val="none" w:sz="0" w:space="0" w:color="auto"/>
        <w:right w:val="none" w:sz="0" w:space="0" w:color="auto"/>
      </w:divBdr>
    </w:div>
    <w:div w:id="315115557">
      <w:bodyDiv w:val="1"/>
      <w:marLeft w:val="0"/>
      <w:marRight w:val="0"/>
      <w:marTop w:val="0"/>
      <w:marBottom w:val="0"/>
      <w:divBdr>
        <w:top w:val="none" w:sz="0" w:space="0" w:color="auto"/>
        <w:left w:val="none" w:sz="0" w:space="0" w:color="auto"/>
        <w:bottom w:val="none" w:sz="0" w:space="0" w:color="auto"/>
        <w:right w:val="none" w:sz="0" w:space="0" w:color="auto"/>
      </w:divBdr>
    </w:div>
    <w:div w:id="324364310">
      <w:bodyDiv w:val="1"/>
      <w:marLeft w:val="0"/>
      <w:marRight w:val="0"/>
      <w:marTop w:val="0"/>
      <w:marBottom w:val="0"/>
      <w:divBdr>
        <w:top w:val="none" w:sz="0" w:space="0" w:color="auto"/>
        <w:left w:val="none" w:sz="0" w:space="0" w:color="auto"/>
        <w:bottom w:val="none" w:sz="0" w:space="0" w:color="auto"/>
        <w:right w:val="none" w:sz="0" w:space="0" w:color="auto"/>
      </w:divBdr>
    </w:div>
    <w:div w:id="330835639">
      <w:bodyDiv w:val="1"/>
      <w:marLeft w:val="0"/>
      <w:marRight w:val="0"/>
      <w:marTop w:val="0"/>
      <w:marBottom w:val="0"/>
      <w:divBdr>
        <w:top w:val="none" w:sz="0" w:space="0" w:color="auto"/>
        <w:left w:val="none" w:sz="0" w:space="0" w:color="auto"/>
        <w:bottom w:val="none" w:sz="0" w:space="0" w:color="auto"/>
        <w:right w:val="none" w:sz="0" w:space="0" w:color="auto"/>
      </w:divBdr>
    </w:div>
    <w:div w:id="332071122">
      <w:bodyDiv w:val="1"/>
      <w:marLeft w:val="0"/>
      <w:marRight w:val="0"/>
      <w:marTop w:val="0"/>
      <w:marBottom w:val="0"/>
      <w:divBdr>
        <w:top w:val="none" w:sz="0" w:space="0" w:color="auto"/>
        <w:left w:val="none" w:sz="0" w:space="0" w:color="auto"/>
        <w:bottom w:val="none" w:sz="0" w:space="0" w:color="auto"/>
        <w:right w:val="none" w:sz="0" w:space="0" w:color="auto"/>
      </w:divBdr>
    </w:div>
    <w:div w:id="387001865">
      <w:bodyDiv w:val="1"/>
      <w:marLeft w:val="0"/>
      <w:marRight w:val="0"/>
      <w:marTop w:val="0"/>
      <w:marBottom w:val="0"/>
      <w:divBdr>
        <w:top w:val="none" w:sz="0" w:space="0" w:color="auto"/>
        <w:left w:val="none" w:sz="0" w:space="0" w:color="auto"/>
        <w:bottom w:val="none" w:sz="0" w:space="0" w:color="auto"/>
        <w:right w:val="none" w:sz="0" w:space="0" w:color="auto"/>
      </w:divBdr>
    </w:div>
    <w:div w:id="388265485">
      <w:bodyDiv w:val="1"/>
      <w:marLeft w:val="0"/>
      <w:marRight w:val="0"/>
      <w:marTop w:val="0"/>
      <w:marBottom w:val="0"/>
      <w:divBdr>
        <w:top w:val="none" w:sz="0" w:space="0" w:color="auto"/>
        <w:left w:val="none" w:sz="0" w:space="0" w:color="auto"/>
        <w:bottom w:val="none" w:sz="0" w:space="0" w:color="auto"/>
        <w:right w:val="none" w:sz="0" w:space="0" w:color="auto"/>
      </w:divBdr>
    </w:div>
    <w:div w:id="391083565">
      <w:bodyDiv w:val="1"/>
      <w:marLeft w:val="0"/>
      <w:marRight w:val="0"/>
      <w:marTop w:val="0"/>
      <w:marBottom w:val="0"/>
      <w:divBdr>
        <w:top w:val="none" w:sz="0" w:space="0" w:color="auto"/>
        <w:left w:val="none" w:sz="0" w:space="0" w:color="auto"/>
        <w:bottom w:val="none" w:sz="0" w:space="0" w:color="auto"/>
        <w:right w:val="none" w:sz="0" w:space="0" w:color="auto"/>
      </w:divBdr>
    </w:div>
    <w:div w:id="506990173">
      <w:bodyDiv w:val="1"/>
      <w:marLeft w:val="0"/>
      <w:marRight w:val="0"/>
      <w:marTop w:val="0"/>
      <w:marBottom w:val="0"/>
      <w:divBdr>
        <w:top w:val="none" w:sz="0" w:space="0" w:color="auto"/>
        <w:left w:val="none" w:sz="0" w:space="0" w:color="auto"/>
        <w:bottom w:val="none" w:sz="0" w:space="0" w:color="auto"/>
        <w:right w:val="none" w:sz="0" w:space="0" w:color="auto"/>
      </w:divBdr>
    </w:div>
    <w:div w:id="530342622">
      <w:bodyDiv w:val="1"/>
      <w:marLeft w:val="0"/>
      <w:marRight w:val="0"/>
      <w:marTop w:val="0"/>
      <w:marBottom w:val="0"/>
      <w:divBdr>
        <w:top w:val="none" w:sz="0" w:space="0" w:color="auto"/>
        <w:left w:val="none" w:sz="0" w:space="0" w:color="auto"/>
        <w:bottom w:val="none" w:sz="0" w:space="0" w:color="auto"/>
        <w:right w:val="none" w:sz="0" w:space="0" w:color="auto"/>
      </w:divBdr>
    </w:div>
    <w:div w:id="557714452">
      <w:bodyDiv w:val="1"/>
      <w:marLeft w:val="0"/>
      <w:marRight w:val="0"/>
      <w:marTop w:val="0"/>
      <w:marBottom w:val="0"/>
      <w:divBdr>
        <w:top w:val="none" w:sz="0" w:space="0" w:color="auto"/>
        <w:left w:val="none" w:sz="0" w:space="0" w:color="auto"/>
        <w:bottom w:val="none" w:sz="0" w:space="0" w:color="auto"/>
        <w:right w:val="none" w:sz="0" w:space="0" w:color="auto"/>
      </w:divBdr>
    </w:div>
    <w:div w:id="602540488">
      <w:bodyDiv w:val="1"/>
      <w:marLeft w:val="0"/>
      <w:marRight w:val="0"/>
      <w:marTop w:val="0"/>
      <w:marBottom w:val="0"/>
      <w:divBdr>
        <w:top w:val="none" w:sz="0" w:space="0" w:color="auto"/>
        <w:left w:val="none" w:sz="0" w:space="0" w:color="auto"/>
        <w:bottom w:val="none" w:sz="0" w:space="0" w:color="auto"/>
        <w:right w:val="none" w:sz="0" w:space="0" w:color="auto"/>
      </w:divBdr>
    </w:div>
    <w:div w:id="627929813">
      <w:bodyDiv w:val="1"/>
      <w:marLeft w:val="0"/>
      <w:marRight w:val="0"/>
      <w:marTop w:val="0"/>
      <w:marBottom w:val="0"/>
      <w:divBdr>
        <w:top w:val="none" w:sz="0" w:space="0" w:color="auto"/>
        <w:left w:val="none" w:sz="0" w:space="0" w:color="auto"/>
        <w:bottom w:val="none" w:sz="0" w:space="0" w:color="auto"/>
        <w:right w:val="none" w:sz="0" w:space="0" w:color="auto"/>
      </w:divBdr>
    </w:div>
    <w:div w:id="666054105">
      <w:bodyDiv w:val="1"/>
      <w:marLeft w:val="0"/>
      <w:marRight w:val="0"/>
      <w:marTop w:val="0"/>
      <w:marBottom w:val="0"/>
      <w:divBdr>
        <w:top w:val="none" w:sz="0" w:space="0" w:color="auto"/>
        <w:left w:val="none" w:sz="0" w:space="0" w:color="auto"/>
        <w:bottom w:val="none" w:sz="0" w:space="0" w:color="auto"/>
        <w:right w:val="none" w:sz="0" w:space="0" w:color="auto"/>
      </w:divBdr>
    </w:div>
    <w:div w:id="683409748">
      <w:bodyDiv w:val="1"/>
      <w:marLeft w:val="0"/>
      <w:marRight w:val="0"/>
      <w:marTop w:val="0"/>
      <w:marBottom w:val="0"/>
      <w:divBdr>
        <w:top w:val="none" w:sz="0" w:space="0" w:color="auto"/>
        <w:left w:val="none" w:sz="0" w:space="0" w:color="auto"/>
        <w:bottom w:val="none" w:sz="0" w:space="0" w:color="auto"/>
        <w:right w:val="none" w:sz="0" w:space="0" w:color="auto"/>
      </w:divBdr>
    </w:div>
    <w:div w:id="701521405">
      <w:bodyDiv w:val="1"/>
      <w:marLeft w:val="0"/>
      <w:marRight w:val="0"/>
      <w:marTop w:val="0"/>
      <w:marBottom w:val="0"/>
      <w:divBdr>
        <w:top w:val="none" w:sz="0" w:space="0" w:color="auto"/>
        <w:left w:val="none" w:sz="0" w:space="0" w:color="auto"/>
        <w:bottom w:val="none" w:sz="0" w:space="0" w:color="auto"/>
        <w:right w:val="none" w:sz="0" w:space="0" w:color="auto"/>
      </w:divBdr>
    </w:div>
    <w:div w:id="702025395">
      <w:bodyDiv w:val="1"/>
      <w:marLeft w:val="0"/>
      <w:marRight w:val="0"/>
      <w:marTop w:val="0"/>
      <w:marBottom w:val="0"/>
      <w:divBdr>
        <w:top w:val="none" w:sz="0" w:space="0" w:color="auto"/>
        <w:left w:val="none" w:sz="0" w:space="0" w:color="auto"/>
        <w:bottom w:val="none" w:sz="0" w:space="0" w:color="auto"/>
        <w:right w:val="none" w:sz="0" w:space="0" w:color="auto"/>
      </w:divBdr>
    </w:div>
    <w:div w:id="711609669">
      <w:bodyDiv w:val="1"/>
      <w:marLeft w:val="0"/>
      <w:marRight w:val="0"/>
      <w:marTop w:val="0"/>
      <w:marBottom w:val="0"/>
      <w:divBdr>
        <w:top w:val="none" w:sz="0" w:space="0" w:color="auto"/>
        <w:left w:val="none" w:sz="0" w:space="0" w:color="auto"/>
        <w:bottom w:val="none" w:sz="0" w:space="0" w:color="auto"/>
        <w:right w:val="none" w:sz="0" w:space="0" w:color="auto"/>
      </w:divBdr>
    </w:div>
    <w:div w:id="718897027">
      <w:bodyDiv w:val="1"/>
      <w:marLeft w:val="0"/>
      <w:marRight w:val="0"/>
      <w:marTop w:val="0"/>
      <w:marBottom w:val="0"/>
      <w:divBdr>
        <w:top w:val="none" w:sz="0" w:space="0" w:color="auto"/>
        <w:left w:val="none" w:sz="0" w:space="0" w:color="auto"/>
        <w:bottom w:val="none" w:sz="0" w:space="0" w:color="auto"/>
        <w:right w:val="none" w:sz="0" w:space="0" w:color="auto"/>
      </w:divBdr>
    </w:div>
    <w:div w:id="758599733">
      <w:bodyDiv w:val="1"/>
      <w:marLeft w:val="0"/>
      <w:marRight w:val="0"/>
      <w:marTop w:val="0"/>
      <w:marBottom w:val="0"/>
      <w:divBdr>
        <w:top w:val="none" w:sz="0" w:space="0" w:color="auto"/>
        <w:left w:val="none" w:sz="0" w:space="0" w:color="auto"/>
        <w:bottom w:val="none" w:sz="0" w:space="0" w:color="auto"/>
        <w:right w:val="none" w:sz="0" w:space="0" w:color="auto"/>
      </w:divBdr>
    </w:div>
    <w:div w:id="773673000">
      <w:bodyDiv w:val="1"/>
      <w:marLeft w:val="0"/>
      <w:marRight w:val="0"/>
      <w:marTop w:val="0"/>
      <w:marBottom w:val="0"/>
      <w:divBdr>
        <w:top w:val="none" w:sz="0" w:space="0" w:color="auto"/>
        <w:left w:val="none" w:sz="0" w:space="0" w:color="auto"/>
        <w:bottom w:val="none" w:sz="0" w:space="0" w:color="auto"/>
        <w:right w:val="none" w:sz="0" w:space="0" w:color="auto"/>
      </w:divBdr>
    </w:div>
    <w:div w:id="776756077">
      <w:bodyDiv w:val="1"/>
      <w:marLeft w:val="0"/>
      <w:marRight w:val="0"/>
      <w:marTop w:val="0"/>
      <w:marBottom w:val="0"/>
      <w:divBdr>
        <w:top w:val="none" w:sz="0" w:space="0" w:color="auto"/>
        <w:left w:val="none" w:sz="0" w:space="0" w:color="auto"/>
        <w:bottom w:val="none" w:sz="0" w:space="0" w:color="auto"/>
        <w:right w:val="none" w:sz="0" w:space="0" w:color="auto"/>
      </w:divBdr>
    </w:div>
    <w:div w:id="823931356">
      <w:bodyDiv w:val="1"/>
      <w:marLeft w:val="0"/>
      <w:marRight w:val="0"/>
      <w:marTop w:val="0"/>
      <w:marBottom w:val="0"/>
      <w:divBdr>
        <w:top w:val="none" w:sz="0" w:space="0" w:color="auto"/>
        <w:left w:val="none" w:sz="0" w:space="0" w:color="auto"/>
        <w:bottom w:val="none" w:sz="0" w:space="0" w:color="auto"/>
        <w:right w:val="none" w:sz="0" w:space="0" w:color="auto"/>
      </w:divBdr>
    </w:div>
    <w:div w:id="824588915">
      <w:bodyDiv w:val="1"/>
      <w:marLeft w:val="0"/>
      <w:marRight w:val="0"/>
      <w:marTop w:val="0"/>
      <w:marBottom w:val="0"/>
      <w:divBdr>
        <w:top w:val="none" w:sz="0" w:space="0" w:color="auto"/>
        <w:left w:val="none" w:sz="0" w:space="0" w:color="auto"/>
        <w:bottom w:val="none" w:sz="0" w:space="0" w:color="auto"/>
        <w:right w:val="none" w:sz="0" w:space="0" w:color="auto"/>
      </w:divBdr>
    </w:div>
    <w:div w:id="841436114">
      <w:bodyDiv w:val="1"/>
      <w:marLeft w:val="0"/>
      <w:marRight w:val="0"/>
      <w:marTop w:val="0"/>
      <w:marBottom w:val="0"/>
      <w:divBdr>
        <w:top w:val="none" w:sz="0" w:space="0" w:color="auto"/>
        <w:left w:val="none" w:sz="0" w:space="0" w:color="auto"/>
        <w:bottom w:val="none" w:sz="0" w:space="0" w:color="auto"/>
        <w:right w:val="none" w:sz="0" w:space="0" w:color="auto"/>
      </w:divBdr>
    </w:div>
    <w:div w:id="889076776">
      <w:bodyDiv w:val="1"/>
      <w:marLeft w:val="0"/>
      <w:marRight w:val="0"/>
      <w:marTop w:val="0"/>
      <w:marBottom w:val="0"/>
      <w:divBdr>
        <w:top w:val="none" w:sz="0" w:space="0" w:color="auto"/>
        <w:left w:val="none" w:sz="0" w:space="0" w:color="auto"/>
        <w:bottom w:val="none" w:sz="0" w:space="0" w:color="auto"/>
        <w:right w:val="none" w:sz="0" w:space="0" w:color="auto"/>
      </w:divBdr>
    </w:div>
    <w:div w:id="895699224">
      <w:bodyDiv w:val="1"/>
      <w:marLeft w:val="0"/>
      <w:marRight w:val="0"/>
      <w:marTop w:val="0"/>
      <w:marBottom w:val="0"/>
      <w:divBdr>
        <w:top w:val="none" w:sz="0" w:space="0" w:color="auto"/>
        <w:left w:val="none" w:sz="0" w:space="0" w:color="auto"/>
        <w:bottom w:val="none" w:sz="0" w:space="0" w:color="auto"/>
        <w:right w:val="none" w:sz="0" w:space="0" w:color="auto"/>
      </w:divBdr>
    </w:div>
    <w:div w:id="971250659">
      <w:bodyDiv w:val="1"/>
      <w:marLeft w:val="0"/>
      <w:marRight w:val="0"/>
      <w:marTop w:val="0"/>
      <w:marBottom w:val="0"/>
      <w:divBdr>
        <w:top w:val="none" w:sz="0" w:space="0" w:color="auto"/>
        <w:left w:val="none" w:sz="0" w:space="0" w:color="auto"/>
        <w:bottom w:val="none" w:sz="0" w:space="0" w:color="auto"/>
        <w:right w:val="none" w:sz="0" w:space="0" w:color="auto"/>
      </w:divBdr>
    </w:div>
    <w:div w:id="998266366">
      <w:bodyDiv w:val="1"/>
      <w:marLeft w:val="0"/>
      <w:marRight w:val="0"/>
      <w:marTop w:val="0"/>
      <w:marBottom w:val="0"/>
      <w:divBdr>
        <w:top w:val="none" w:sz="0" w:space="0" w:color="auto"/>
        <w:left w:val="none" w:sz="0" w:space="0" w:color="auto"/>
        <w:bottom w:val="none" w:sz="0" w:space="0" w:color="auto"/>
        <w:right w:val="none" w:sz="0" w:space="0" w:color="auto"/>
      </w:divBdr>
    </w:div>
    <w:div w:id="1036930788">
      <w:bodyDiv w:val="1"/>
      <w:marLeft w:val="0"/>
      <w:marRight w:val="0"/>
      <w:marTop w:val="0"/>
      <w:marBottom w:val="0"/>
      <w:divBdr>
        <w:top w:val="none" w:sz="0" w:space="0" w:color="auto"/>
        <w:left w:val="none" w:sz="0" w:space="0" w:color="auto"/>
        <w:bottom w:val="none" w:sz="0" w:space="0" w:color="auto"/>
        <w:right w:val="none" w:sz="0" w:space="0" w:color="auto"/>
      </w:divBdr>
    </w:div>
    <w:div w:id="1046490734">
      <w:bodyDiv w:val="1"/>
      <w:marLeft w:val="0"/>
      <w:marRight w:val="0"/>
      <w:marTop w:val="0"/>
      <w:marBottom w:val="0"/>
      <w:divBdr>
        <w:top w:val="none" w:sz="0" w:space="0" w:color="auto"/>
        <w:left w:val="none" w:sz="0" w:space="0" w:color="auto"/>
        <w:bottom w:val="none" w:sz="0" w:space="0" w:color="auto"/>
        <w:right w:val="none" w:sz="0" w:space="0" w:color="auto"/>
      </w:divBdr>
    </w:div>
    <w:div w:id="1056658462">
      <w:bodyDiv w:val="1"/>
      <w:marLeft w:val="0"/>
      <w:marRight w:val="0"/>
      <w:marTop w:val="0"/>
      <w:marBottom w:val="0"/>
      <w:divBdr>
        <w:top w:val="none" w:sz="0" w:space="0" w:color="auto"/>
        <w:left w:val="none" w:sz="0" w:space="0" w:color="auto"/>
        <w:bottom w:val="none" w:sz="0" w:space="0" w:color="auto"/>
        <w:right w:val="none" w:sz="0" w:space="0" w:color="auto"/>
      </w:divBdr>
    </w:div>
    <w:div w:id="1059355072">
      <w:bodyDiv w:val="1"/>
      <w:marLeft w:val="0"/>
      <w:marRight w:val="0"/>
      <w:marTop w:val="0"/>
      <w:marBottom w:val="0"/>
      <w:divBdr>
        <w:top w:val="none" w:sz="0" w:space="0" w:color="auto"/>
        <w:left w:val="none" w:sz="0" w:space="0" w:color="auto"/>
        <w:bottom w:val="none" w:sz="0" w:space="0" w:color="auto"/>
        <w:right w:val="none" w:sz="0" w:space="0" w:color="auto"/>
      </w:divBdr>
    </w:div>
    <w:div w:id="1098139770">
      <w:bodyDiv w:val="1"/>
      <w:marLeft w:val="0"/>
      <w:marRight w:val="0"/>
      <w:marTop w:val="0"/>
      <w:marBottom w:val="0"/>
      <w:divBdr>
        <w:top w:val="none" w:sz="0" w:space="0" w:color="auto"/>
        <w:left w:val="none" w:sz="0" w:space="0" w:color="auto"/>
        <w:bottom w:val="none" w:sz="0" w:space="0" w:color="auto"/>
        <w:right w:val="none" w:sz="0" w:space="0" w:color="auto"/>
      </w:divBdr>
    </w:div>
    <w:div w:id="1124008359">
      <w:bodyDiv w:val="1"/>
      <w:marLeft w:val="0"/>
      <w:marRight w:val="0"/>
      <w:marTop w:val="0"/>
      <w:marBottom w:val="0"/>
      <w:divBdr>
        <w:top w:val="none" w:sz="0" w:space="0" w:color="auto"/>
        <w:left w:val="none" w:sz="0" w:space="0" w:color="auto"/>
        <w:bottom w:val="none" w:sz="0" w:space="0" w:color="auto"/>
        <w:right w:val="none" w:sz="0" w:space="0" w:color="auto"/>
      </w:divBdr>
    </w:div>
    <w:div w:id="1126971261">
      <w:bodyDiv w:val="1"/>
      <w:marLeft w:val="0"/>
      <w:marRight w:val="0"/>
      <w:marTop w:val="0"/>
      <w:marBottom w:val="0"/>
      <w:divBdr>
        <w:top w:val="none" w:sz="0" w:space="0" w:color="auto"/>
        <w:left w:val="none" w:sz="0" w:space="0" w:color="auto"/>
        <w:bottom w:val="none" w:sz="0" w:space="0" w:color="auto"/>
        <w:right w:val="none" w:sz="0" w:space="0" w:color="auto"/>
      </w:divBdr>
    </w:div>
    <w:div w:id="1128670335">
      <w:bodyDiv w:val="1"/>
      <w:marLeft w:val="0"/>
      <w:marRight w:val="0"/>
      <w:marTop w:val="0"/>
      <w:marBottom w:val="0"/>
      <w:divBdr>
        <w:top w:val="none" w:sz="0" w:space="0" w:color="auto"/>
        <w:left w:val="none" w:sz="0" w:space="0" w:color="auto"/>
        <w:bottom w:val="none" w:sz="0" w:space="0" w:color="auto"/>
        <w:right w:val="none" w:sz="0" w:space="0" w:color="auto"/>
      </w:divBdr>
    </w:div>
    <w:div w:id="1177883836">
      <w:bodyDiv w:val="1"/>
      <w:marLeft w:val="0"/>
      <w:marRight w:val="0"/>
      <w:marTop w:val="0"/>
      <w:marBottom w:val="0"/>
      <w:divBdr>
        <w:top w:val="none" w:sz="0" w:space="0" w:color="auto"/>
        <w:left w:val="none" w:sz="0" w:space="0" w:color="auto"/>
        <w:bottom w:val="none" w:sz="0" w:space="0" w:color="auto"/>
        <w:right w:val="none" w:sz="0" w:space="0" w:color="auto"/>
      </w:divBdr>
    </w:div>
    <w:div w:id="1183128936">
      <w:bodyDiv w:val="1"/>
      <w:marLeft w:val="0"/>
      <w:marRight w:val="0"/>
      <w:marTop w:val="0"/>
      <w:marBottom w:val="0"/>
      <w:divBdr>
        <w:top w:val="none" w:sz="0" w:space="0" w:color="auto"/>
        <w:left w:val="none" w:sz="0" w:space="0" w:color="auto"/>
        <w:bottom w:val="none" w:sz="0" w:space="0" w:color="auto"/>
        <w:right w:val="none" w:sz="0" w:space="0" w:color="auto"/>
      </w:divBdr>
    </w:div>
    <w:div w:id="1205751260">
      <w:bodyDiv w:val="1"/>
      <w:marLeft w:val="0"/>
      <w:marRight w:val="0"/>
      <w:marTop w:val="0"/>
      <w:marBottom w:val="0"/>
      <w:divBdr>
        <w:top w:val="none" w:sz="0" w:space="0" w:color="auto"/>
        <w:left w:val="none" w:sz="0" w:space="0" w:color="auto"/>
        <w:bottom w:val="none" w:sz="0" w:space="0" w:color="auto"/>
        <w:right w:val="none" w:sz="0" w:space="0" w:color="auto"/>
      </w:divBdr>
    </w:div>
    <w:div w:id="1212959501">
      <w:bodyDiv w:val="1"/>
      <w:marLeft w:val="0"/>
      <w:marRight w:val="0"/>
      <w:marTop w:val="0"/>
      <w:marBottom w:val="0"/>
      <w:divBdr>
        <w:top w:val="none" w:sz="0" w:space="0" w:color="auto"/>
        <w:left w:val="none" w:sz="0" w:space="0" w:color="auto"/>
        <w:bottom w:val="none" w:sz="0" w:space="0" w:color="auto"/>
        <w:right w:val="none" w:sz="0" w:space="0" w:color="auto"/>
      </w:divBdr>
    </w:div>
    <w:div w:id="1230071666">
      <w:bodyDiv w:val="1"/>
      <w:marLeft w:val="0"/>
      <w:marRight w:val="0"/>
      <w:marTop w:val="0"/>
      <w:marBottom w:val="0"/>
      <w:divBdr>
        <w:top w:val="none" w:sz="0" w:space="0" w:color="auto"/>
        <w:left w:val="none" w:sz="0" w:space="0" w:color="auto"/>
        <w:bottom w:val="none" w:sz="0" w:space="0" w:color="auto"/>
        <w:right w:val="none" w:sz="0" w:space="0" w:color="auto"/>
      </w:divBdr>
    </w:div>
    <w:div w:id="1232736160">
      <w:bodyDiv w:val="1"/>
      <w:marLeft w:val="0"/>
      <w:marRight w:val="0"/>
      <w:marTop w:val="0"/>
      <w:marBottom w:val="0"/>
      <w:divBdr>
        <w:top w:val="none" w:sz="0" w:space="0" w:color="auto"/>
        <w:left w:val="none" w:sz="0" w:space="0" w:color="auto"/>
        <w:bottom w:val="none" w:sz="0" w:space="0" w:color="auto"/>
        <w:right w:val="none" w:sz="0" w:space="0" w:color="auto"/>
      </w:divBdr>
    </w:div>
    <w:div w:id="1242178564">
      <w:bodyDiv w:val="1"/>
      <w:marLeft w:val="0"/>
      <w:marRight w:val="0"/>
      <w:marTop w:val="0"/>
      <w:marBottom w:val="0"/>
      <w:divBdr>
        <w:top w:val="none" w:sz="0" w:space="0" w:color="auto"/>
        <w:left w:val="none" w:sz="0" w:space="0" w:color="auto"/>
        <w:bottom w:val="none" w:sz="0" w:space="0" w:color="auto"/>
        <w:right w:val="none" w:sz="0" w:space="0" w:color="auto"/>
      </w:divBdr>
    </w:div>
    <w:div w:id="1266377552">
      <w:bodyDiv w:val="1"/>
      <w:marLeft w:val="0"/>
      <w:marRight w:val="0"/>
      <w:marTop w:val="0"/>
      <w:marBottom w:val="0"/>
      <w:divBdr>
        <w:top w:val="none" w:sz="0" w:space="0" w:color="auto"/>
        <w:left w:val="none" w:sz="0" w:space="0" w:color="auto"/>
        <w:bottom w:val="none" w:sz="0" w:space="0" w:color="auto"/>
        <w:right w:val="none" w:sz="0" w:space="0" w:color="auto"/>
      </w:divBdr>
    </w:div>
    <w:div w:id="1308824224">
      <w:bodyDiv w:val="1"/>
      <w:marLeft w:val="0"/>
      <w:marRight w:val="0"/>
      <w:marTop w:val="0"/>
      <w:marBottom w:val="0"/>
      <w:divBdr>
        <w:top w:val="none" w:sz="0" w:space="0" w:color="auto"/>
        <w:left w:val="none" w:sz="0" w:space="0" w:color="auto"/>
        <w:bottom w:val="none" w:sz="0" w:space="0" w:color="auto"/>
        <w:right w:val="none" w:sz="0" w:space="0" w:color="auto"/>
      </w:divBdr>
    </w:div>
    <w:div w:id="1310791009">
      <w:bodyDiv w:val="1"/>
      <w:marLeft w:val="0"/>
      <w:marRight w:val="0"/>
      <w:marTop w:val="0"/>
      <w:marBottom w:val="0"/>
      <w:divBdr>
        <w:top w:val="none" w:sz="0" w:space="0" w:color="auto"/>
        <w:left w:val="none" w:sz="0" w:space="0" w:color="auto"/>
        <w:bottom w:val="none" w:sz="0" w:space="0" w:color="auto"/>
        <w:right w:val="none" w:sz="0" w:space="0" w:color="auto"/>
      </w:divBdr>
    </w:div>
    <w:div w:id="1312293505">
      <w:bodyDiv w:val="1"/>
      <w:marLeft w:val="0"/>
      <w:marRight w:val="0"/>
      <w:marTop w:val="0"/>
      <w:marBottom w:val="0"/>
      <w:divBdr>
        <w:top w:val="none" w:sz="0" w:space="0" w:color="auto"/>
        <w:left w:val="none" w:sz="0" w:space="0" w:color="auto"/>
        <w:bottom w:val="none" w:sz="0" w:space="0" w:color="auto"/>
        <w:right w:val="none" w:sz="0" w:space="0" w:color="auto"/>
      </w:divBdr>
    </w:div>
    <w:div w:id="1330018033">
      <w:bodyDiv w:val="1"/>
      <w:marLeft w:val="0"/>
      <w:marRight w:val="0"/>
      <w:marTop w:val="0"/>
      <w:marBottom w:val="0"/>
      <w:divBdr>
        <w:top w:val="none" w:sz="0" w:space="0" w:color="auto"/>
        <w:left w:val="none" w:sz="0" w:space="0" w:color="auto"/>
        <w:bottom w:val="none" w:sz="0" w:space="0" w:color="auto"/>
        <w:right w:val="none" w:sz="0" w:space="0" w:color="auto"/>
      </w:divBdr>
    </w:div>
    <w:div w:id="1343245405">
      <w:bodyDiv w:val="1"/>
      <w:marLeft w:val="0"/>
      <w:marRight w:val="0"/>
      <w:marTop w:val="0"/>
      <w:marBottom w:val="0"/>
      <w:divBdr>
        <w:top w:val="none" w:sz="0" w:space="0" w:color="auto"/>
        <w:left w:val="none" w:sz="0" w:space="0" w:color="auto"/>
        <w:bottom w:val="none" w:sz="0" w:space="0" w:color="auto"/>
        <w:right w:val="none" w:sz="0" w:space="0" w:color="auto"/>
      </w:divBdr>
    </w:div>
    <w:div w:id="1346904793">
      <w:bodyDiv w:val="1"/>
      <w:marLeft w:val="0"/>
      <w:marRight w:val="0"/>
      <w:marTop w:val="0"/>
      <w:marBottom w:val="0"/>
      <w:divBdr>
        <w:top w:val="none" w:sz="0" w:space="0" w:color="auto"/>
        <w:left w:val="none" w:sz="0" w:space="0" w:color="auto"/>
        <w:bottom w:val="none" w:sz="0" w:space="0" w:color="auto"/>
        <w:right w:val="none" w:sz="0" w:space="0" w:color="auto"/>
      </w:divBdr>
    </w:div>
    <w:div w:id="1373388334">
      <w:bodyDiv w:val="1"/>
      <w:marLeft w:val="0"/>
      <w:marRight w:val="0"/>
      <w:marTop w:val="0"/>
      <w:marBottom w:val="0"/>
      <w:divBdr>
        <w:top w:val="none" w:sz="0" w:space="0" w:color="auto"/>
        <w:left w:val="none" w:sz="0" w:space="0" w:color="auto"/>
        <w:bottom w:val="none" w:sz="0" w:space="0" w:color="auto"/>
        <w:right w:val="none" w:sz="0" w:space="0" w:color="auto"/>
      </w:divBdr>
    </w:div>
    <w:div w:id="1536187164">
      <w:bodyDiv w:val="1"/>
      <w:marLeft w:val="0"/>
      <w:marRight w:val="0"/>
      <w:marTop w:val="0"/>
      <w:marBottom w:val="0"/>
      <w:divBdr>
        <w:top w:val="none" w:sz="0" w:space="0" w:color="auto"/>
        <w:left w:val="none" w:sz="0" w:space="0" w:color="auto"/>
        <w:bottom w:val="none" w:sz="0" w:space="0" w:color="auto"/>
        <w:right w:val="none" w:sz="0" w:space="0" w:color="auto"/>
      </w:divBdr>
    </w:div>
    <w:div w:id="1544318901">
      <w:bodyDiv w:val="1"/>
      <w:marLeft w:val="0"/>
      <w:marRight w:val="0"/>
      <w:marTop w:val="0"/>
      <w:marBottom w:val="0"/>
      <w:divBdr>
        <w:top w:val="none" w:sz="0" w:space="0" w:color="auto"/>
        <w:left w:val="none" w:sz="0" w:space="0" w:color="auto"/>
        <w:bottom w:val="none" w:sz="0" w:space="0" w:color="auto"/>
        <w:right w:val="none" w:sz="0" w:space="0" w:color="auto"/>
      </w:divBdr>
    </w:div>
    <w:div w:id="1597708592">
      <w:bodyDiv w:val="1"/>
      <w:marLeft w:val="0"/>
      <w:marRight w:val="0"/>
      <w:marTop w:val="0"/>
      <w:marBottom w:val="0"/>
      <w:divBdr>
        <w:top w:val="none" w:sz="0" w:space="0" w:color="auto"/>
        <w:left w:val="none" w:sz="0" w:space="0" w:color="auto"/>
        <w:bottom w:val="none" w:sz="0" w:space="0" w:color="auto"/>
        <w:right w:val="none" w:sz="0" w:space="0" w:color="auto"/>
      </w:divBdr>
    </w:div>
    <w:div w:id="1622834066">
      <w:bodyDiv w:val="1"/>
      <w:marLeft w:val="0"/>
      <w:marRight w:val="0"/>
      <w:marTop w:val="0"/>
      <w:marBottom w:val="0"/>
      <w:divBdr>
        <w:top w:val="none" w:sz="0" w:space="0" w:color="auto"/>
        <w:left w:val="none" w:sz="0" w:space="0" w:color="auto"/>
        <w:bottom w:val="none" w:sz="0" w:space="0" w:color="auto"/>
        <w:right w:val="none" w:sz="0" w:space="0" w:color="auto"/>
      </w:divBdr>
    </w:div>
    <w:div w:id="1641812689">
      <w:bodyDiv w:val="1"/>
      <w:marLeft w:val="0"/>
      <w:marRight w:val="0"/>
      <w:marTop w:val="0"/>
      <w:marBottom w:val="0"/>
      <w:divBdr>
        <w:top w:val="none" w:sz="0" w:space="0" w:color="auto"/>
        <w:left w:val="none" w:sz="0" w:space="0" w:color="auto"/>
        <w:bottom w:val="none" w:sz="0" w:space="0" w:color="auto"/>
        <w:right w:val="none" w:sz="0" w:space="0" w:color="auto"/>
      </w:divBdr>
    </w:div>
    <w:div w:id="1657487154">
      <w:bodyDiv w:val="1"/>
      <w:marLeft w:val="0"/>
      <w:marRight w:val="0"/>
      <w:marTop w:val="0"/>
      <w:marBottom w:val="0"/>
      <w:divBdr>
        <w:top w:val="none" w:sz="0" w:space="0" w:color="auto"/>
        <w:left w:val="none" w:sz="0" w:space="0" w:color="auto"/>
        <w:bottom w:val="none" w:sz="0" w:space="0" w:color="auto"/>
        <w:right w:val="none" w:sz="0" w:space="0" w:color="auto"/>
      </w:divBdr>
    </w:div>
    <w:div w:id="1689483449">
      <w:bodyDiv w:val="1"/>
      <w:marLeft w:val="0"/>
      <w:marRight w:val="0"/>
      <w:marTop w:val="0"/>
      <w:marBottom w:val="0"/>
      <w:divBdr>
        <w:top w:val="none" w:sz="0" w:space="0" w:color="auto"/>
        <w:left w:val="none" w:sz="0" w:space="0" w:color="auto"/>
        <w:bottom w:val="none" w:sz="0" w:space="0" w:color="auto"/>
        <w:right w:val="none" w:sz="0" w:space="0" w:color="auto"/>
      </w:divBdr>
    </w:div>
    <w:div w:id="1740864098">
      <w:bodyDiv w:val="1"/>
      <w:marLeft w:val="0"/>
      <w:marRight w:val="0"/>
      <w:marTop w:val="0"/>
      <w:marBottom w:val="0"/>
      <w:divBdr>
        <w:top w:val="none" w:sz="0" w:space="0" w:color="auto"/>
        <w:left w:val="none" w:sz="0" w:space="0" w:color="auto"/>
        <w:bottom w:val="none" w:sz="0" w:space="0" w:color="auto"/>
        <w:right w:val="none" w:sz="0" w:space="0" w:color="auto"/>
      </w:divBdr>
    </w:div>
    <w:div w:id="1784153530">
      <w:bodyDiv w:val="1"/>
      <w:marLeft w:val="0"/>
      <w:marRight w:val="0"/>
      <w:marTop w:val="0"/>
      <w:marBottom w:val="0"/>
      <w:divBdr>
        <w:top w:val="none" w:sz="0" w:space="0" w:color="auto"/>
        <w:left w:val="none" w:sz="0" w:space="0" w:color="auto"/>
        <w:bottom w:val="none" w:sz="0" w:space="0" w:color="auto"/>
        <w:right w:val="none" w:sz="0" w:space="0" w:color="auto"/>
      </w:divBdr>
    </w:div>
    <w:div w:id="1816723481">
      <w:bodyDiv w:val="1"/>
      <w:marLeft w:val="0"/>
      <w:marRight w:val="0"/>
      <w:marTop w:val="0"/>
      <w:marBottom w:val="0"/>
      <w:divBdr>
        <w:top w:val="none" w:sz="0" w:space="0" w:color="auto"/>
        <w:left w:val="none" w:sz="0" w:space="0" w:color="auto"/>
        <w:bottom w:val="none" w:sz="0" w:space="0" w:color="auto"/>
        <w:right w:val="none" w:sz="0" w:space="0" w:color="auto"/>
      </w:divBdr>
    </w:div>
    <w:div w:id="1842891628">
      <w:bodyDiv w:val="1"/>
      <w:marLeft w:val="0"/>
      <w:marRight w:val="0"/>
      <w:marTop w:val="0"/>
      <w:marBottom w:val="0"/>
      <w:divBdr>
        <w:top w:val="none" w:sz="0" w:space="0" w:color="auto"/>
        <w:left w:val="none" w:sz="0" w:space="0" w:color="auto"/>
        <w:bottom w:val="none" w:sz="0" w:space="0" w:color="auto"/>
        <w:right w:val="none" w:sz="0" w:space="0" w:color="auto"/>
      </w:divBdr>
    </w:div>
    <w:div w:id="1945919063">
      <w:bodyDiv w:val="1"/>
      <w:marLeft w:val="0"/>
      <w:marRight w:val="0"/>
      <w:marTop w:val="0"/>
      <w:marBottom w:val="0"/>
      <w:divBdr>
        <w:top w:val="none" w:sz="0" w:space="0" w:color="auto"/>
        <w:left w:val="none" w:sz="0" w:space="0" w:color="auto"/>
        <w:bottom w:val="none" w:sz="0" w:space="0" w:color="auto"/>
        <w:right w:val="none" w:sz="0" w:space="0" w:color="auto"/>
      </w:divBdr>
    </w:div>
    <w:div w:id="1970554651">
      <w:bodyDiv w:val="1"/>
      <w:marLeft w:val="0"/>
      <w:marRight w:val="0"/>
      <w:marTop w:val="0"/>
      <w:marBottom w:val="0"/>
      <w:divBdr>
        <w:top w:val="none" w:sz="0" w:space="0" w:color="auto"/>
        <w:left w:val="none" w:sz="0" w:space="0" w:color="auto"/>
        <w:bottom w:val="none" w:sz="0" w:space="0" w:color="auto"/>
        <w:right w:val="none" w:sz="0" w:space="0" w:color="auto"/>
      </w:divBdr>
    </w:div>
    <w:div w:id="1990286554">
      <w:bodyDiv w:val="1"/>
      <w:marLeft w:val="0"/>
      <w:marRight w:val="0"/>
      <w:marTop w:val="0"/>
      <w:marBottom w:val="0"/>
      <w:divBdr>
        <w:top w:val="none" w:sz="0" w:space="0" w:color="auto"/>
        <w:left w:val="none" w:sz="0" w:space="0" w:color="auto"/>
        <w:bottom w:val="none" w:sz="0" w:space="0" w:color="auto"/>
        <w:right w:val="none" w:sz="0" w:space="0" w:color="auto"/>
      </w:divBdr>
    </w:div>
    <w:div w:id="2031180760">
      <w:bodyDiv w:val="1"/>
      <w:marLeft w:val="0"/>
      <w:marRight w:val="0"/>
      <w:marTop w:val="0"/>
      <w:marBottom w:val="0"/>
      <w:divBdr>
        <w:top w:val="none" w:sz="0" w:space="0" w:color="auto"/>
        <w:left w:val="none" w:sz="0" w:space="0" w:color="auto"/>
        <w:bottom w:val="none" w:sz="0" w:space="0" w:color="auto"/>
        <w:right w:val="none" w:sz="0" w:space="0" w:color="auto"/>
      </w:divBdr>
    </w:div>
    <w:div w:id="2046177159">
      <w:bodyDiv w:val="1"/>
      <w:marLeft w:val="0"/>
      <w:marRight w:val="0"/>
      <w:marTop w:val="0"/>
      <w:marBottom w:val="0"/>
      <w:divBdr>
        <w:top w:val="none" w:sz="0" w:space="0" w:color="auto"/>
        <w:left w:val="none" w:sz="0" w:space="0" w:color="auto"/>
        <w:bottom w:val="none" w:sz="0" w:space="0" w:color="auto"/>
        <w:right w:val="none" w:sz="0" w:space="0" w:color="auto"/>
      </w:divBdr>
    </w:div>
    <w:div w:id="2083987590">
      <w:bodyDiv w:val="1"/>
      <w:marLeft w:val="0"/>
      <w:marRight w:val="0"/>
      <w:marTop w:val="0"/>
      <w:marBottom w:val="0"/>
      <w:divBdr>
        <w:top w:val="none" w:sz="0" w:space="0" w:color="auto"/>
        <w:left w:val="none" w:sz="0" w:space="0" w:color="auto"/>
        <w:bottom w:val="none" w:sz="0" w:space="0" w:color="auto"/>
        <w:right w:val="none" w:sz="0" w:space="0" w:color="auto"/>
      </w:divBdr>
    </w:div>
    <w:div w:id="2117017365">
      <w:bodyDiv w:val="1"/>
      <w:marLeft w:val="0"/>
      <w:marRight w:val="0"/>
      <w:marTop w:val="0"/>
      <w:marBottom w:val="0"/>
      <w:divBdr>
        <w:top w:val="none" w:sz="0" w:space="0" w:color="auto"/>
        <w:left w:val="none" w:sz="0" w:space="0" w:color="auto"/>
        <w:bottom w:val="none" w:sz="0" w:space="0" w:color="auto"/>
        <w:right w:val="none" w:sz="0" w:space="0" w:color="auto"/>
      </w:divBdr>
    </w:div>
    <w:div w:id="2118910664">
      <w:bodyDiv w:val="1"/>
      <w:marLeft w:val="0"/>
      <w:marRight w:val="0"/>
      <w:marTop w:val="0"/>
      <w:marBottom w:val="0"/>
      <w:divBdr>
        <w:top w:val="none" w:sz="0" w:space="0" w:color="auto"/>
        <w:left w:val="none" w:sz="0" w:space="0" w:color="auto"/>
        <w:bottom w:val="none" w:sz="0" w:space="0" w:color="auto"/>
        <w:right w:val="none" w:sz="0" w:space="0" w:color="auto"/>
      </w:divBdr>
    </w:div>
    <w:div w:id="2136676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kaho-my.sharepoint.com/personal/roy_devolder_student_odisee_be/Documents/PWR/rapporteren/Het%20maken%20en%20sturen%20van%20een%20robotarm%20versie1.docx"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bkaho-my.sharepoint.com/personal/roy_devolder_student_odisee_be/Documents/PWR/rapporteren/Het%20maken%20en%20sturen%20van%20een%20robotarm%20versie1.docx"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footer" Target="footer5.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hubkaho-my.sharepoint.com/personal/roy_devolder_student_odisee_be/Documents/PWR/rapporteren/Het%20maken%20en%20sturen%20van%20een%20robotarm%20versie1.docx"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footer" Target="footer4.xml"/><Relationship Id="rId10" Type="http://schemas.openxmlformats.org/officeDocument/2006/relationships/hyperlink" Target="https://hubkaho-my.sharepoint.com/personal/roy_devolder_student_odisee_be/Documents/PWR/rapporteren/Het%20maken%20en%20sturen%20van%20een%20robotarm%20versie1.docx" TargetMode="External"/><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ubkaho-my.sharepoint.com/personal/roy_devolder_student_odisee_be/Documents/PWR/rapporteren/Het%20maken%20en%20sturen%20van%20een%20robotarm%20versie1.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hubkaho-my.sharepoint.com/personal/roy_devolder_student_odisee_be/Documents/PWR/rapporteren/Het%20maken%20en%20sturen%20van%20een%20robotarm%20versie1.docx" TargetMode="Externa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6.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DCmotor</b:Tag>
    <b:SourceType>InternetSite</b:SourceType>
    <b:Guid>{C8F0953D-4870-4FE4-A3A0-536DBCEEA554}</b:Guid>
    <b:LCID>nl-BE</b:LCID>
    <b:Title>Tinytronics</b:Title>
    <b:YearAccessed>2023</b:YearAccessed>
    <b:MonthAccessed>maart</b:MonthAccessed>
    <b:DayAccessed>17</b:DayAccessed>
    <b:URL>https://ap.lc/3loJv</b:URL>
    <b:RefOrder>3</b:RefOrder>
  </b:Source>
  <b:Source>
    <b:Tag>servomotor</b:Tag>
    <b:SourceType>InternetSite</b:SourceType>
    <b:Guid>{27B19ADA-270E-4E04-947C-BC0BDB63EB91}</b:Guid>
    <b:LCID>nl-BE</b:LCID>
    <b:Title>Tinytronics</b:Title>
    <b:YearAccessed>2023</b:YearAccessed>
    <b:MonthAccessed>maart</b:MonthAccessed>
    <b:DayAccessed>17</b:DayAccessed>
    <b:URL>https://ap.lc/eTqNZ</b:URL>
    <b:RefOrder>2</b:RefOrder>
  </b:Source>
  <b:Source>
    <b:Tag>stappenmotor</b:Tag>
    <b:SourceType>InternetSite</b:SourceType>
    <b:Guid>{6C738B76-173C-489F-A6C7-6C7A95D78CD9}</b:Guid>
    <b:Title>Domoticx</b:Title>
    <b:YearAccessed>2023</b:YearAccessed>
    <b:MonthAccessed>Maart</b:MonthAccessed>
    <b:DayAccessed>17</b:DayAccessed>
    <b:URL>https://ap.lc/deZqp</b:URL>
    <b:LCID>nl-BE</b:LCID>
    <b:RefOrder>1</b:RefOrder>
  </b:Source>
  <b:Source>
    <b:Tag>BrushlessDCmotoren</b:Tag>
    <b:SourceType>InternetSite</b:SourceType>
    <b:Guid>{10529C45-B1EE-4B70-B3CF-DE0C61D57C0C}</b:Guid>
    <b:Title>Conrad</b:Title>
    <b:YearAccessed>2023</b:YearAccessed>
    <b:MonthAccessed>maart</b:MonthAccessed>
    <b:DayAccessed>17</b:DayAccessed>
    <b:URL>https://ap.lc/pZaYL</b:URL>
    <b:RefOrder>4</b:RefOrder>
  </b:Source>
  <b:Source>
    <b:Tag>Arduinomkrwifi1010</b:Tag>
    <b:SourceType>InternetSite</b:SourceType>
    <b:Guid>{2CA52EFF-E51C-4E91-A091-4250E6F7A5CF}</b:Guid>
    <b:Title>Arduino</b:Title>
    <b:YearAccessed>2023</b:YearAccessed>
    <b:MonthAccessed>maart</b:MonthAccessed>
    <b:DayAccessed>18</b:DayAccessed>
    <b:URL>https://ap.lc/OHA2n</b:URL>
    <b:RefOrder>5</b:RefOrder>
  </b:Source>
  <b:Source>
    <b:Tag>ESP32</b:Tag>
    <b:SourceType>InternetSite</b:SourceType>
    <b:Guid>{36DE035E-2D3D-40A5-B85B-18EE5A7AFAD0}</b:Guid>
    <b:Title>Tinytronics</b:Title>
    <b:YearAccessed>2023</b:YearAccessed>
    <b:MonthAccessed>maart</b:MonthAccessed>
    <b:DayAccessed>18</b:DayAccessed>
    <b:URL>https://ap.lc/gQWu6</b:URL>
    <b:RefOrder>6</b:RefOrder>
  </b:Source>
  <b:Source>
    <b:Tag>ESP32chip</b:Tag>
    <b:SourceType>InternetSite</b:SourceType>
    <b:Guid>{1EB0D4EA-5F29-4991-A9FC-6FEB86EC236E}</b:Guid>
    <b:LCID>nl-BE</b:LCID>
    <b:Title>Digikey</b:Title>
    <b:YearAccessed>2023</b:YearAccessed>
    <b:MonthAccessed>maart</b:MonthAccessed>
    <b:DayAccessed>20</b:DayAccessed>
    <b:URL>https://ap.lc/i7Pd2</b:URL>
    <b:RefOrder>7</b:RefOrder>
  </b:Source>
  <b:Source>
    <b:Tag>USBC</b:Tag>
    <b:SourceType>InternetSite</b:SourceType>
    <b:Guid>{F271EC1D-7CAD-48A5-824F-4277FE2D9475}</b:Guid>
    <b:LCID>nl-BE</b:LCID>
    <b:Author>
      <b:Author>
        <b:NameList>
          <b:Person>
            <b:Last>YAKIMOVA</b:Last>
            <b:First>Yasmina</b:First>
          </b:Person>
        </b:NameList>
      </b:Author>
    </b:Author>
    <b:Title>Europees parlement</b:Title>
    <b:ProductionCompany>Europees parlement</b:ProductionCompany>
    <b:Year>2022</b:Year>
    <b:Month>juni</b:Month>
    <b:Day>07</b:Day>
    <b:YearAccessed>2023</b:YearAccessed>
    <b:MonthAccessed>maart</b:MonthAccessed>
    <b:DayAccessed>20</b:DayAccessed>
    <b:URL>https://ap.lc/BxmRq</b:URL>
    <b:RefOrder>8</b:RefOrder>
  </b:Source>
  <b:Source>
    <b:Tag>TMC2208datasheet</b:Tag>
    <b:SourceType>InternetSite</b:SourceType>
    <b:Guid>{B2CC7470-D8D2-438A-869A-361F48AF4A56}</b:Guid>
    <b:LCID>nl-BE</b:LCID>
    <b:Title>Alldatasheet</b:Title>
    <b:YearAccessed>2023</b:YearAccessed>
    <b:MonthAccessed>maart</b:MonthAccessed>
    <b:DayAccessed>17</b:DayAccessed>
    <b:URL>https://ap.lc/CW7Hs</b:URL>
    <b:RefOrder>11</b:RefOrder>
  </b:Source>
  <b:Source>
    <b:Tag>TMC2208</b:Tag>
    <b:SourceType>InternetSite</b:SourceType>
    <b:Guid>{19C82B10-EB2F-43CC-954B-313DDE171253}</b:Guid>
    <b:LCID>nl-BE</b:LCID>
    <b:Title>Mchobby</b:Title>
    <b:YearAccessed>2023</b:YearAccessed>
    <b:MonthAccessed>maart</b:MonthAccessed>
    <b:DayAccessed>17</b:DayAccessed>
    <b:URL>https://ap.lc/jClrO</b:URL>
    <b:RefOrder>10</b:RefOrder>
  </b:Source>
  <b:Source>
    <b:Tag>LDL1117</b:Tag>
    <b:SourceType>InternetSite</b:SourceType>
    <b:Guid>{59675F42-3B12-493A-B2E9-F411B9C234DB}</b:Guid>
    <b:LCID>nl-BE</b:LCID>
    <b:Title>Mouser</b:Title>
    <b:ProductionCompany>STMicroelectronics</b:ProductionCompany>
    <b:Year>2021</b:Year>
    <b:YearAccessed>2023</b:YearAccessed>
    <b:MonthAccessed>maart</b:MonthAccessed>
    <b:DayAccessed>20</b:DayAccessed>
    <b:URL>https://ap.lc/08Oq4</b:URL>
    <b:RefOrder>9</b:RefOrder>
  </b:Source>
  <b:Source>
    <b:Tag>Soortenrobotarmen</b:Tag>
    <b:SourceType>InternetSite</b:SourceType>
    <b:Guid>{B0E7A5A7-6102-41B4-BE66-07BAA4A88513}</b:Guid>
    <b:LCID>nl-BE</b:LCID>
    <b:Title>Robotic arms</b:Title>
    <b:YearAccessed>2023</b:YearAccessed>
    <b:MonthAccessed>maart</b:MonthAccessed>
    <b:DayAccessed>21</b:DayAccessed>
    <b:URL>https://ap.lc/cL01R</b:URL>
    <b:RefOrder>12</b:RefOrder>
  </b:Source>
  <b:Source>
    <b:Tag>aluminiumprofiel</b:Tag>
    <b:SourceType>InternetSite</b:SourceType>
    <b:Guid>{448CA2A5-B92C-45D2-9D99-A59AA393DEA7}</b:Guid>
    <b:LCID>nl-BE</b:LCID>
    <b:Title>Go to shoping</b:Title>
    <b:YearAccessed>2023</b:YearAccessed>
    <b:MonthAccessed>maart</b:MonthAccessed>
    <b:DayAccessed>21</b:DayAccessed>
    <b:URL>https://ap.lc/ZoN4D</b:URL>
    <b:RefOrder>14</b:RefOrder>
  </b:Source>
  <b:Source>
    <b:Tag>LumenPnP</b:Tag>
    <b:SourceType>InternetSite</b:SourceType>
    <b:Guid>{D564DA35-7335-42DD-BC53-65B87287CE8D}</b:Guid>
    <b:LCID>nl-BE</b:LCID>
    <b:Author>
      <b:Author>
        <b:NameList>
          <b:Person>
            <b:Last>Claussen</b:Last>
            <b:First>Mathias</b:First>
          </b:Person>
        </b:NameList>
      </b:Author>
    </b:Author>
    <b:Title>Elektormagazine</b:Title>
    <b:ProductionCompany>Elektormagazine</b:ProductionCompany>
    <b:Year>2022</b:Year>
    <b:Month>juli</b:Month>
    <b:Day>12</b:Day>
    <b:YearAccessed>2023</b:YearAccessed>
    <b:MonthAccessed>maart</b:MonthAccessed>
    <b:DayAccessed>21</b:DayAccessed>
    <b:URL>https://ap.lc/lHw1e</b:URL>
    <b:RefOrder>15</b:RefOrder>
  </b:Source>
  <b:Source>
    <b:Tag>cartesischerobotarm</b:Tag>
    <b:SourceType>InternetSite</b:SourceType>
    <b:Guid>{6EF0E908-47BE-4422-8B88-EC2182ACB84A}</b:Guid>
    <b:LCID>nl-BE</b:LCID>
    <b:Title>Machinedesign</b:Title>
    <b:YearAccessed>2023</b:YearAccessed>
    <b:MonthAccessed>maart</b:MonthAccessed>
    <b:DayAccessed>21</b:DayAccessed>
    <b:URL>https://ap.lc/Xp3Y1</b:URL>
    <b:Author>
      <b:Author>
        <b:NameList>
          <b:Person>
            <b:Last>Vaughn</b:Last>
            <b:First>Richard</b:First>
          </b:Person>
        </b:NameList>
      </b:Author>
    </b:Author>
    <b:ProductionCompany>Machinedesign</b:ProductionCompany>
    <b:Year>2013</b:Year>
    <b:Month>december</b:Month>
    <b:Day>2</b:Day>
    <b:RefOrder>13</b:RefOrder>
  </b:Source>
  <b:Source>
    <b:Tag>Tomnardi</b:Tag>
    <b:SourceType>InternetSite</b:SourceType>
    <b:Guid>{5C53C1D8-9A88-443E-84B4-BB0589FB730E}</b:Guid>
    <b:LCID>nl-BE</b:LCID>
    <b:Author>
      <b:Author>
        <b:NameList>
          <b:Person>
            <b:Last>Nardi</b:Last>
            <b:First>Tom</b:First>
          </b:Person>
        </b:NameList>
      </b:Author>
    </b:Author>
    <b:Title>Hackaday</b:Title>
    <b:ProductionCompany>Hackaday</b:ProductionCompany>
    <b:Year>2020</b:Year>
    <b:Month>oktober</b:Month>
    <b:Day>19</b:Day>
    <b:YearAccessed>2023</b:YearAccessed>
    <b:MonthAccessed>maat</b:MonthAccessed>
    <b:DayAccessed>21</b:DayAccessed>
    <b:URL>https://ap.lc/UFSXb</b:URL>
    <b:RefOrder>17</b:RefOrder>
  </b:Source>
  <b:Source>
    <b:Tag>kuka</b:Tag>
    <b:SourceType>InternetSite</b:SourceType>
    <b:Guid>{85566450-5DF8-4B99-B387-808341024DDF}</b:Guid>
    <b:LCID>nl-BE</b:LCID>
    <b:Title>Kuka</b:Title>
    <b:ProductionCompany>Kuka</b:ProductionCompany>
    <b:YearAccessed>2023</b:YearAccessed>
    <b:MonthAccessed>maart</b:MonthAccessed>
    <b:DayAccessed>21</b:DayAccessed>
    <b:URL>https://ap.lc/gyjYQ</b:URL>
    <b:RefOrder>16</b:RefOrder>
  </b:Source>
</b:Sources>
</file>

<file path=customXml/itemProps1.xml><?xml version="1.0" encoding="utf-8"?>
<ds:datastoreItem xmlns:ds="http://schemas.openxmlformats.org/officeDocument/2006/customXml" ds:itemID="{422585B5-99CF-4AA0-9E88-FF80FADD8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40</Pages>
  <Words>6361</Words>
  <Characters>34989</Characters>
  <Application>Microsoft Office Word</Application>
  <DocSecurity>0</DocSecurity>
  <Lines>291</Lines>
  <Paragraphs>82</Paragraphs>
  <ScaleCrop>false</ScaleCrop>
  <Company/>
  <LinksUpToDate>false</LinksUpToDate>
  <CharactersWithSpaces>41268</CharactersWithSpaces>
  <SharedDoc>false</SharedDoc>
  <HLinks>
    <vt:vector size="306" baseType="variant">
      <vt:variant>
        <vt:i4>2031672</vt:i4>
      </vt:variant>
      <vt:variant>
        <vt:i4>308</vt:i4>
      </vt:variant>
      <vt:variant>
        <vt:i4>0</vt:i4>
      </vt:variant>
      <vt:variant>
        <vt:i4>5</vt:i4>
      </vt:variant>
      <vt:variant>
        <vt:lpwstr/>
      </vt:variant>
      <vt:variant>
        <vt:lpwstr>_Toc130289102</vt:lpwstr>
      </vt:variant>
      <vt:variant>
        <vt:i4>2031672</vt:i4>
      </vt:variant>
      <vt:variant>
        <vt:i4>302</vt:i4>
      </vt:variant>
      <vt:variant>
        <vt:i4>0</vt:i4>
      </vt:variant>
      <vt:variant>
        <vt:i4>5</vt:i4>
      </vt:variant>
      <vt:variant>
        <vt:lpwstr/>
      </vt:variant>
      <vt:variant>
        <vt:lpwstr>_Toc130289101</vt:lpwstr>
      </vt:variant>
      <vt:variant>
        <vt:i4>2031672</vt:i4>
      </vt:variant>
      <vt:variant>
        <vt:i4>296</vt:i4>
      </vt:variant>
      <vt:variant>
        <vt:i4>0</vt:i4>
      </vt:variant>
      <vt:variant>
        <vt:i4>5</vt:i4>
      </vt:variant>
      <vt:variant>
        <vt:lpwstr/>
      </vt:variant>
      <vt:variant>
        <vt:lpwstr>_Toc130289100</vt:lpwstr>
      </vt:variant>
      <vt:variant>
        <vt:i4>1441849</vt:i4>
      </vt:variant>
      <vt:variant>
        <vt:i4>290</vt:i4>
      </vt:variant>
      <vt:variant>
        <vt:i4>0</vt:i4>
      </vt:variant>
      <vt:variant>
        <vt:i4>5</vt:i4>
      </vt:variant>
      <vt:variant>
        <vt:lpwstr/>
      </vt:variant>
      <vt:variant>
        <vt:lpwstr>_Toc130289099</vt:lpwstr>
      </vt:variant>
      <vt:variant>
        <vt:i4>6094901</vt:i4>
      </vt:variant>
      <vt:variant>
        <vt:i4>281</vt:i4>
      </vt:variant>
      <vt:variant>
        <vt:i4>0</vt:i4>
      </vt:variant>
      <vt:variant>
        <vt:i4>5</vt:i4>
      </vt:variant>
      <vt:variant>
        <vt:lpwstr>https://hubkaho-my.sharepoint.com/personal/roy_devolder_student_odisee_be/Documents/PWR/rapporteren/Het maken en sturen van een robotarm versie1.docx</vt:lpwstr>
      </vt:variant>
      <vt:variant>
        <vt:lpwstr>_Toc130458041</vt:lpwstr>
      </vt:variant>
      <vt:variant>
        <vt:i4>6094901</vt:i4>
      </vt:variant>
      <vt:variant>
        <vt:i4>275</vt:i4>
      </vt:variant>
      <vt:variant>
        <vt:i4>0</vt:i4>
      </vt:variant>
      <vt:variant>
        <vt:i4>5</vt:i4>
      </vt:variant>
      <vt:variant>
        <vt:lpwstr>https://hubkaho-my.sharepoint.com/personal/roy_devolder_student_odisee_be/Documents/PWR/rapporteren/Het maken en sturen van een robotarm versie1.docx</vt:lpwstr>
      </vt:variant>
      <vt:variant>
        <vt:lpwstr>_Toc130458040</vt:lpwstr>
      </vt:variant>
      <vt:variant>
        <vt:i4>1769524</vt:i4>
      </vt:variant>
      <vt:variant>
        <vt:i4>269</vt:i4>
      </vt:variant>
      <vt:variant>
        <vt:i4>0</vt:i4>
      </vt:variant>
      <vt:variant>
        <vt:i4>5</vt:i4>
      </vt:variant>
      <vt:variant>
        <vt:lpwstr/>
      </vt:variant>
      <vt:variant>
        <vt:lpwstr>_Toc130458039</vt:lpwstr>
      </vt:variant>
      <vt:variant>
        <vt:i4>1769524</vt:i4>
      </vt:variant>
      <vt:variant>
        <vt:i4>263</vt:i4>
      </vt:variant>
      <vt:variant>
        <vt:i4>0</vt:i4>
      </vt:variant>
      <vt:variant>
        <vt:i4>5</vt:i4>
      </vt:variant>
      <vt:variant>
        <vt:lpwstr/>
      </vt:variant>
      <vt:variant>
        <vt:lpwstr>_Toc130458038</vt:lpwstr>
      </vt:variant>
      <vt:variant>
        <vt:i4>1769524</vt:i4>
      </vt:variant>
      <vt:variant>
        <vt:i4>257</vt:i4>
      </vt:variant>
      <vt:variant>
        <vt:i4>0</vt:i4>
      </vt:variant>
      <vt:variant>
        <vt:i4>5</vt:i4>
      </vt:variant>
      <vt:variant>
        <vt:lpwstr/>
      </vt:variant>
      <vt:variant>
        <vt:lpwstr>_Toc130458037</vt:lpwstr>
      </vt:variant>
      <vt:variant>
        <vt:i4>5898293</vt:i4>
      </vt:variant>
      <vt:variant>
        <vt:i4>251</vt:i4>
      </vt:variant>
      <vt:variant>
        <vt:i4>0</vt:i4>
      </vt:variant>
      <vt:variant>
        <vt:i4>5</vt:i4>
      </vt:variant>
      <vt:variant>
        <vt:lpwstr>https://hubkaho-my.sharepoint.com/personal/roy_devolder_student_odisee_be/Documents/PWR/rapporteren/Het maken en sturen van een robotarm versie1.docx</vt:lpwstr>
      </vt:variant>
      <vt:variant>
        <vt:lpwstr>_Toc130458036</vt:lpwstr>
      </vt:variant>
      <vt:variant>
        <vt:i4>5898293</vt:i4>
      </vt:variant>
      <vt:variant>
        <vt:i4>245</vt:i4>
      </vt:variant>
      <vt:variant>
        <vt:i4>0</vt:i4>
      </vt:variant>
      <vt:variant>
        <vt:i4>5</vt:i4>
      </vt:variant>
      <vt:variant>
        <vt:lpwstr>https://hubkaho-my.sharepoint.com/personal/roy_devolder_student_odisee_be/Documents/PWR/rapporteren/Het maken en sturen van een robotarm versie1.docx</vt:lpwstr>
      </vt:variant>
      <vt:variant>
        <vt:lpwstr>_Toc130458035</vt:lpwstr>
      </vt:variant>
      <vt:variant>
        <vt:i4>1376314</vt:i4>
      </vt:variant>
      <vt:variant>
        <vt:i4>236</vt:i4>
      </vt:variant>
      <vt:variant>
        <vt:i4>0</vt:i4>
      </vt:variant>
      <vt:variant>
        <vt:i4>5</vt:i4>
      </vt:variant>
      <vt:variant>
        <vt:lpwstr/>
      </vt:variant>
      <vt:variant>
        <vt:lpwstr>_Toc130484317</vt:lpwstr>
      </vt:variant>
      <vt:variant>
        <vt:i4>1376314</vt:i4>
      </vt:variant>
      <vt:variant>
        <vt:i4>230</vt:i4>
      </vt:variant>
      <vt:variant>
        <vt:i4>0</vt:i4>
      </vt:variant>
      <vt:variant>
        <vt:i4>5</vt:i4>
      </vt:variant>
      <vt:variant>
        <vt:lpwstr/>
      </vt:variant>
      <vt:variant>
        <vt:lpwstr>_Toc130484316</vt:lpwstr>
      </vt:variant>
      <vt:variant>
        <vt:i4>1376314</vt:i4>
      </vt:variant>
      <vt:variant>
        <vt:i4>224</vt:i4>
      </vt:variant>
      <vt:variant>
        <vt:i4>0</vt:i4>
      </vt:variant>
      <vt:variant>
        <vt:i4>5</vt:i4>
      </vt:variant>
      <vt:variant>
        <vt:lpwstr/>
      </vt:variant>
      <vt:variant>
        <vt:lpwstr>_Toc130484315</vt:lpwstr>
      </vt:variant>
      <vt:variant>
        <vt:i4>1376314</vt:i4>
      </vt:variant>
      <vt:variant>
        <vt:i4>218</vt:i4>
      </vt:variant>
      <vt:variant>
        <vt:i4>0</vt:i4>
      </vt:variant>
      <vt:variant>
        <vt:i4>5</vt:i4>
      </vt:variant>
      <vt:variant>
        <vt:lpwstr/>
      </vt:variant>
      <vt:variant>
        <vt:lpwstr>_Toc130484314</vt:lpwstr>
      </vt:variant>
      <vt:variant>
        <vt:i4>1376314</vt:i4>
      </vt:variant>
      <vt:variant>
        <vt:i4>212</vt:i4>
      </vt:variant>
      <vt:variant>
        <vt:i4>0</vt:i4>
      </vt:variant>
      <vt:variant>
        <vt:i4>5</vt:i4>
      </vt:variant>
      <vt:variant>
        <vt:lpwstr/>
      </vt:variant>
      <vt:variant>
        <vt:lpwstr>_Toc130484313</vt:lpwstr>
      </vt:variant>
      <vt:variant>
        <vt:i4>1376314</vt:i4>
      </vt:variant>
      <vt:variant>
        <vt:i4>206</vt:i4>
      </vt:variant>
      <vt:variant>
        <vt:i4>0</vt:i4>
      </vt:variant>
      <vt:variant>
        <vt:i4>5</vt:i4>
      </vt:variant>
      <vt:variant>
        <vt:lpwstr/>
      </vt:variant>
      <vt:variant>
        <vt:lpwstr>_Toc130484312</vt:lpwstr>
      </vt:variant>
      <vt:variant>
        <vt:i4>1376314</vt:i4>
      </vt:variant>
      <vt:variant>
        <vt:i4>200</vt:i4>
      </vt:variant>
      <vt:variant>
        <vt:i4>0</vt:i4>
      </vt:variant>
      <vt:variant>
        <vt:i4>5</vt:i4>
      </vt:variant>
      <vt:variant>
        <vt:lpwstr/>
      </vt:variant>
      <vt:variant>
        <vt:lpwstr>_Toc130484311</vt:lpwstr>
      </vt:variant>
      <vt:variant>
        <vt:i4>1376314</vt:i4>
      </vt:variant>
      <vt:variant>
        <vt:i4>194</vt:i4>
      </vt:variant>
      <vt:variant>
        <vt:i4>0</vt:i4>
      </vt:variant>
      <vt:variant>
        <vt:i4>5</vt:i4>
      </vt:variant>
      <vt:variant>
        <vt:lpwstr/>
      </vt:variant>
      <vt:variant>
        <vt:lpwstr>_Toc130484310</vt:lpwstr>
      </vt:variant>
      <vt:variant>
        <vt:i4>1310778</vt:i4>
      </vt:variant>
      <vt:variant>
        <vt:i4>188</vt:i4>
      </vt:variant>
      <vt:variant>
        <vt:i4>0</vt:i4>
      </vt:variant>
      <vt:variant>
        <vt:i4>5</vt:i4>
      </vt:variant>
      <vt:variant>
        <vt:lpwstr/>
      </vt:variant>
      <vt:variant>
        <vt:lpwstr>_Toc130484309</vt:lpwstr>
      </vt:variant>
      <vt:variant>
        <vt:i4>1310778</vt:i4>
      </vt:variant>
      <vt:variant>
        <vt:i4>182</vt:i4>
      </vt:variant>
      <vt:variant>
        <vt:i4>0</vt:i4>
      </vt:variant>
      <vt:variant>
        <vt:i4>5</vt:i4>
      </vt:variant>
      <vt:variant>
        <vt:lpwstr/>
      </vt:variant>
      <vt:variant>
        <vt:lpwstr>_Toc130484308</vt:lpwstr>
      </vt:variant>
      <vt:variant>
        <vt:i4>1310778</vt:i4>
      </vt:variant>
      <vt:variant>
        <vt:i4>176</vt:i4>
      </vt:variant>
      <vt:variant>
        <vt:i4>0</vt:i4>
      </vt:variant>
      <vt:variant>
        <vt:i4>5</vt:i4>
      </vt:variant>
      <vt:variant>
        <vt:lpwstr/>
      </vt:variant>
      <vt:variant>
        <vt:lpwstr>_Toc130484307</vt:lpwstr>
      </vt:variant>
      <vt:variant>
        <vt:i4>1310778</vt:i4>
      </vt:variant>
      <vt:variant>
        <vt:i4>170</vt:i4>
      </vt:variant>
      <vt:variant>
        <vt:i4>0</vt:i4>
      </vt:variant>
      <vt:variant>
        <vt:i4>5</vt:i4>
      </vt:variant>
      <vt:variant>
        <vt:lpwstr/>
      </vt:variant>
      <vt:variant>
        <vt:lpwstr>_Toc130484306</vt:lpwstr>
      </vt:variant>
      <vt:variant>
        <vt:i4>1310778</vt:i4>
      </vt:variant>
      <vt:variant>
        <vt:i4>164</vt:i4>
      </vt:variant>
      <vt:variant>
        <vt:i4>0</vt:i4>
      </vt:variant>
      <vt:variant>
        <vt:i4>5</vt:i4>
      </vt:variant>
      <vt:variant>
        <vt:lpwstr/>
      </vt:variant>
      <vt:variant>
        <vt:lpwstr>_Toc130484305</vt:lpwstr>
      </vt:variant>
      <vt:variant>
        <vt:i4>1310778</vt:i4>
      </vt:variant>
      <vt:variant>
        <vt:i4>158</vt:i4>
      </vt:variant>
      <vt:variant>
        <vt:i4>0</vt:i4>
      </vt:variant>
      <vt:variant>
        <vt:i4>5</vt:i4>
      </vt:variant>
      <vt:variant>
        <vt:lpwstr/>
      </vt:variant>
      <vt:variant>
        <vt:lpwstr>_Toc130484304</vt:lpwstr>
      </vt:variant>
      <vt:variant>
        <vt:i4>1310778</vt:i4>
      </vt:variant>
      <vt:variant>
        <vt:i4>152</vt:i4>
      </vt:variant>
      <vt:variant>
        <vt:i4>0</vt:i4>
      </vt:variant>
      <vt:variant>
        <vt:i4>5</vt:i4>
      </vt:variant>
      <vt:variant>
        <vt:lpwstr/>
      </vt:variant>
      <vt:variant>
        <vt:lpwstr>_Toc130484303</vt:lpwstr>
      </vt:variant>
      <vt:variant>
        <vt:i4>1310778</vt:i4>
      </vt:variant>
      <vt:variant>
        <vt:i4>146</vt:i4>
      </vt:variant>
      <vt:variant>
        <vt:i4>0</vt:i4>
      </vt:variant>
      <vt:variant>
        <vt:i4>5</vt:i4>
      </vt:variant>
      <vt:variant>
        <vt:lpwstr/>
      </vt:variant>
      <vt:variant>
        <vt:lpwstr>_Toc130484302</vt:lpwstr>
      </vt:variant>
      <vt:variant>
        <vt:i4>1310778</vt:i4>
      </vt:variant>
      <vt:variant>
        <vt:i4>140</vt:i4>
      </vt:variant>
      <vt:variant>
        <vt:i4>0</vt:i4>
      </vt:variant>
      <vt:variant>
        <vt:i4>5</vt:i4>
      </vt:variant>
      <vt:variant>
        <vt:lpwstr/>
      </vt:variant>
      <vt:variant>
        <vt:lpwstr>_Toc130484301</vt:lpwstr>
      </vt:variant>
      <vt:variant>
        <vt:i4>1310778</vt:i4>
      </vt:variant>
      <vt:variant>
        <vt:i4>134</vt:i4>
      </vt:variant>
      <vt:variant>
        <vt:i4>0</vt:i4>
      </vt:variant>
      <vt:variant>
        <vt:i4>5</vt:i4>
      </vt:variant>
      <vt:variant>
        <vt:lpwstr/>
      </vt:variant>
      <vt:variant>
        <vt:lpwstr>_Toc130484300</vt:lpwstr>
      </vt:variant>
      <vt:variant>
        <vt:i4>1900603</vt:i4>
      </vt:variant>
      <vt:variant>
        <vt:i4>128</vt:i4>
      </vt:variant>
      <vt:variant>
        <vt:i4>0</vt:i4>
      </vt:variant>
      <vt:variant>
        <vt:i4>5</vt:i4>
      </vt:variant>
      <vt:variant>
        <vt:lpwstr/>
      </vt:variant>
      <vt:variant>
        <vt:lpwstr>_Toc130484299</vt:lpwstr>
      </vt:variant>
      <vt:variant>
        <vt:i4>1900603</vt:i4>
      </vt:variant>
      <vt:variant>
        <vt:i4>122</vt:i4>
      </vt:variant>
      <vt:variant>
        <vt:i4>0</vt:i4>
      </vt:variant>
      <vt:variant>
        <vt:i4>5</vt:i4>
      </vt:variant>
      <vt:variant>
        <vt:lpwstr/>
      </vt:variant>
      <vt:variant>
        <vt:lpwstr>_Toc130484298</vt:lpwstr>
      </vt:variant>
      <vt:variant>
        <vt:i4>1900603</vt:i4>
      </vt:variant>
      <vt:variant>
        <vt:i4>116</vt:i4>
      </vt:variant>
      <vt:variant>
        <vt:i4>0</vt:i4>
      </vt:variant>
      <vt:variant>
        <vt:i4>5</vt:i4>
      </vt:variant>
      <vt:variant>
        <vt:lpwstr/>
      </vt:variant>
      <vt:variant>
        <vt:lpwstr>_Toc130484297</vt:lpwstr>
      </vt:variant>
      <vt:variant>
        <vt:i4>1900603</vt:i4>
      </vt:variant>
      <vt:variant>
        <vt:i4>110</vt:i4>
      </vt:variant>
      <vt:variant>
        <vt:i4>0</vt:i4>
      </vt:variant>
      <vt:variant>
        <vt:i4>5</vt:i4>
      </vt:variant>
      <vt:variant>
        <vt:lpwstr/>
      </vt:variant>
      <vt:variant>
        <vt:lpwstr>_Toc130484296</vt:lpwstr>
      </vt:variant>
      <vt:variant>
        <vt:i4>1900603</vt:i4>
      </vt:variant>
      <vt:variant>
        <vt:i4>104</vt:i4>
      </vt:variant>
      <vt:variant>
        <vt:i4>0</vt:i4>
      </vt:variant>
      <vt:variant>
        <vt:i4>5</vt:i4>
      </vt:variant>
      <vt:variant>
        <vt:lpwstr/>
      </vt:variant>
      <vt:variant>
        <vt:lpwstr>_Toc130484295</vt:lpwstr>
      </vt:variant>
      <vt:variant>
        <vt:i4>1900603</vt:i4>
      </vt:variant>
      <vt:variant>
        <vt:i4>98</vt:i4>
      </vt:variant>
      <vt:variant>
        <vt:i4>0</vt:i4>
      </vt:variant>
      <vt:variant>
        <vt:i4>5</vt:i4>
      </vt:variant>
      <vt:variant>
        <vt:lpwstr/>
      </vt:variant>
      <vt:variant>
        <vt:lpwstr>_Toc130484294</vt:lpwstr>
      </vt:variant>
      <vt:variant>
        <vt:i4>1900603</vt:i4>
      </vt:variant>
      <vt:variant>
        <vt:i4>92</vt:i4>
      </vt:variant>
      <vt:variant>
        <vt:i4>0</vt:i4>
      </vt:variant>
      <vt:variant>
        <vt:i4>5</vt:i4>
      </vt:variant>
      <vt:variant>
        <vt:lpwstr/>
      </vt:variant>
      <vt:variant>
        <vt:lpwstr>_Toc130484293</vt:lpwstr>
      </vt:variant>
      <vt:variant>
        <vt:i4>1900603</vt:i4>
      </vt:variant>
      <vt:variant>
        <vt:i4>86</vt:i4>
      </vt:variant>
      <vt:variant>
        <vt:i4>0</vt:i4>
      </vt:variant>
      <vt:variant>
        <vt:i4>5</vt:i4>
      </vt:variant>
      <vt:variant>
        <vt:lpwstr/>
      </vt:variant>
      <vt:variant>
        <vt:lpwstr>_Toc130484292</vt:lpwstr>
      </vt:variant>
      <vt:variant>
        <vt:i4>1900603</vt:i4>
      </vt:variant>
      <vt:variant>
        <vt:i4>80</vt:i4>
      </vt:variant>
      <vt:variant>
        <vt:i4>0</vt:i4>
      </vt:variant>
      <vt:variant>
        <vt:i4>5</vt:i4>
      </vt:variant>
      <vt:variant>
        <vt:lpwstr/>
      </vt:variant>
      <vt:variant>
        <vt:lpwstr>_Toc130484291</vt:lpwstr>
      </vt:variant>
      <vt:variant>
        <vt:i4>1900603</vt:i4>
      </vt:variant>
      <vt:variant>
        <vt:i4>74</vt:i4>
      </vt:variant>
      <vt:variant>
        <vt:i4>0</vt:i4>
      </vt:variant>
      <vt:variant>
        <vt:i4>5</vt:i4>
      </vt:variant>
      <vt:variant>
        <vt:lpwstr/>
      </vt:variant>
      <vt:variant>
        <vt:lpwstr>_Toc130484290</vt:lpwstr>
      </vt:variant>
      <vt:variant>
        <vt:i4>1835067</vt:i4>
      </vt:variant>
      <vt:variant>
        <vt:i4>68</vt:i4>
      </vt:variant>
      <vt:variant>
        <vt:i4>0</vt:i4>
      </vt:variant>
      <vt:variant>
        <vt:i4>5</vt:i4>
      </vt:variant>
      <vt:variant>
        <vt:lpwstr/>
      </vt:variant>
      <vt:variant>
        <vt:lpwstr>_Toc130484289</vt:lpwstr>
      </vt:variant>
      <vt:variant>
        <vt:i4>1835067</vt:i4>
      </vt:variant>
      <vt:variant>
        <vt:i4>62</vt:i4>
      </vt:variant>
      <vt:variant>
        <vt:i4>0</vt:i4>
      </vt:variant>
      <vt:variant>
        <vt:i4>5</vt:i4>
      </vt:variant>
      <vt:variant>
        <vt:lpwstr/>
      </vt:variant>
      <vt:variant>
        <vt:lpwstr>_Toc130484288</vt:lpwstr>
      </vt:variant>
      <vt:variant>
        <vt:i4>1835067</vt:i4>
      </vt:variant>
      <vt:variant>
        <vt:i4>56</vt:i4>
      </vt:variant>
      <vt:variant>
        <vt:i4>0</vt:i4>
      </vt:variant>
      <vt:variant>
        <vt:i4>5</vt:i4>
      </vt:variant>
      <vt:variant>
        <vt:lpwstr/>
      </vt:variant>
      <vt:variant>
        <vt:lpwstr>_Toc130484287</vt:lpwstr>
      </vt:variant>
      <vt:variant>
        <vt:i4>1835067</vt:i4>
      </vt:variant>
      <vt:variant>
        <vt:i4>50</vt:i4>
      </vt:variant>
      <vt:variant>
        <vt:i4>0</vt:i4>
      </vt:variant>
      <vt:variant>
        <vt:i4>5</vt:i4>
      </vt:variant>
      <vt:variant>
        <vt:lpwstr/>
      </vt:variant>
      <vt:variant>
        <vt:lpwstr>_Toc130484286</vt:lpwstr>
      </vt:variant>
      <vt:variant>
        <vt:i4>1835067</vt:i4>
      </vt:variant>
      <vt:variant>
        <vt:i4>44</vt:i4>
      </vt:variant>
      <vt:variant>
        <vt:i4>0</vt:i4>
      </vt:variant>
      <vt:variant>
        <vt:i4>5</vt:i4>
      </vt:variant>
      <vt:variant>
        <vt:lpwstr/>
      </vt:variant>
      <vt:variant>
        <vt:lpwstr>_Toc130484285</vt:lpwstr>
      </vt:variant>
      <vt:variant>
        <vt:i4>1835067</vt:i4>
      </vt:variant>
      <vt:variant>
        <vt:i4>38</vt:i4>
      </vt:variant>
      <vt:variant>
        <vt:i4>0</vt:i4>
      </vt:variant>
      <vt:variant>
        <vt:i4>5</vt:i4>
      </vt:variant>
      <vt:variant>
        <vt:lpwstr/>
      </vt:variant>
      <vt:variant>
        <vt:lpwstr>_Toc130484284</vt:lpwstr>
      </vt:variant>
      <vt:variant>
        <vt:i4>1835067</vt:i4>
      </vt:variant>
      <vt:variant>
        <vt:i4>32</vt:i4>
      </vt:variant>
      <vt:variant>
        <vt:i4>0</vt:i4>
      </vt:variant>
      <vt:variant>
        <vt:i4>5</vt:i4>
      </vt:variant>
      <vt:variant>
        <vt:lpwstr/>
      </vt:variant>
      <vt:variant>
        <vt:lpwstr>_Toc130484283</vt:lpwstr>
      </vt:variant>
      <vt:variant>
        <vt:i4>1835067</vt:i4>
      </vt:variant>
      <vt:variant>
        <vt:i4>26</vt:i4>
      </vt:variant>
      <vt:variant>
        <vt:i4>0</vt:i4>
      </vt:variant>
      <vt:variant>
        <vt:i4>5</vt:i4>
      </vt:variant>
      <vt:variant>
        <vt:lpwstr/>
      </vt:variant>
      <vt:variant>
        <vt:lpwstr>_Toc130484282</vt:lpwstr>
      </vt:variant>
      <vt:variant>
        <vt:i4>1835067</vt:i4>
      </vt:variant>
      <vt:variant>
        <vt:i4>20</vt:i4>
      </vt:variant>
      <vt:variant>
        <vt:i4>0</vt:i4>
      </vt:variant>
      <vt:variant>
        <vt:i4>5</vt:i4>
      </vt:variant>
      <vt:variant>
        <vt:lpwstr/>
      </vt:variant>
      <vt:variant>
        <vt:lpwstr>_Toc130484281</vt:lpwstr>
      </vt:variant>
      <vt:variant>
        <vt:i4>1835067</vt:i4>
      </vt:variant>
      <vt:variant>
        <vt:i4>14</vt:i4>
      </vt:variant>
      <vt:variant>
        <vt:i4>0</vt:i4>
      </vt:variant>
      <vt:variant>
        <vt:i4>5</vt:i4>
      </vt:variant>
      <vt:variant>
        <vt:lpwstr/>
      </vt:variant>
      <vt:variant>
        <vt:lpwstr>_Toc130484280</vt:lpwstr>
      </vt:variant>
      <vt:variant>
        <vt:i4>1245243</vt:i4>
      </vt:variant>
      <vt:variant>
        <vt:i4>8</vt:i4>
      </vt:variant>
      <vt:variant>
        <vt:i4>0</vt:i4>
      </vt:variant>
      <vt:variant>
        <vt:i4>5</vt:i4>
      </vt:variant>
      <vt:variant>
        <vt:lpwstr/>
      </vt:variant>
      <vt:variant>
        <vt:lpwstr>_Toc130484279</vt:lpwstr>
      </vt:variant>
      <vt:variant>
        <vt:i4>1245243</vt:i4>
      </vt:variant>
      <vt:variant>
        <vt:i4>2</vt:i4>
      </vt:variant>
      <vt:variant>
        <vt:i4>0</vt:i4>
      </vt:variant>
      <vt:variant>
        <vt:i4>5</vt:i4>
      </vt:variant>
      <vt:variant>
        <vt:lpwstr/>
      </vt:variant>
      <vt:variant>
        <vt:lpwstr>_Toc130484278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Verschraegen</dc:creator>
  <cp:keywords/>
  <dc:description/>
  <cp:lastModifiedBy>Lukas Verschraegen</cp:lastModifiedBy>
  <cp:revision>1106</cp:revision>
  <dcterms:created xsi:type="dcterms:W3CDTF">2023-03-02T11:10:00Z</dcterms:created>
  <dcterms:modified xsi:type="dcterms:W3CDTF">2023-03-23T19:49:00Z</dcterms:modified>
</cp:coreProperties>
</file>