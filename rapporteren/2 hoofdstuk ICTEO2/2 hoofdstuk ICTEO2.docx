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15313" w14:textId="78FA2EA8" w:rsidR="009C641E" w:rsidRDefault="00F03A93" w:rsidP="00237303">
      <w:pPr>
        <w:rPr>
          <w:b/>
          <w:bCs/>
          <w:sz w:val="28"/>
          <w:szCs w:val="24"/>
          <w:lang w:val="nl-NL"/>
        </w:rPr>
      </w:pPr>
      <w:r>
        <w:rPr>
          <w:b/>
          <w:noProof/>
        </w:rPr>
        <w:drawing>
          <wp:anchor distT="0" distB="0" distL="114300" distR="114300" simplePos="0" relativeHeight="251658245" behindDoc="1" locked="0" layoutInCell="1" allowOverlap="1" wp14:anchorId="4CA32E45" wp14:editId="7352F587">
            <wp:simplePos x="0" y="0"/>
            <wp:positionH relativeFrom="column">
              <wp:posOffset>4758055</wp:posOffset>
            </wp:positionH>
            <wp:positionV relativeFrom="paragraph">
              <wp:posOffset>0</wp:posOffset>
            </wp:positionV>
            <wp:extent cx="1504950" cy="752475"/>
            <wp:effectExtent l="0" t="0" r="0" b="0"/>
            <wp:wrapTight wrapText="bothSides">
              <wp:wrapPolygon edited="0">
                <wp:start x="7109" y="2187"/>
                <wp:lineTo x="0" y="3281"/>
                <wp:lineTo x="0" y="12577"/>
                <wp:lineTo x="4101" y="18046"/>
                <wp:lineTo x="4648" y="19139"/>
                <wp:lineTo x="21327" y="19139"/>
                <wp:lineTo x="21327" y="6015"/>
                <wp:lineTo x="10390" y="2187"/>
                <wp:lineTo x="7109" y="2187"/>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4950" cy="752475"/>
                    </a:xfrm>
                    <a:prstGeom prst="rect">
                      <a:avLst/>
                    </a:prstGeom>
                    <a:noFill/>
                    <a:ln>
                      <a:noFill/>
                    </a:ln>
                  </pic:spPr>
                </pic:pic>
              </a:graphicData>
            </a:graphic>
          </wp:anchor>
        </w:drawing>
      </w:r>
      <w:r w:rsidR="00AF1B8E">
        <w:rPr>
          <w:b/>
          <w:noProof/>
        </w:rPr>
        <mc:AlternateContent>
          <mc:Choice Requires="wps">
            <w:drawing>
              <wp:anchor distT="0" distB="0" distL="114300" distR="114300" simplePos="0" relativeHeight="251658243" behindDoc="1" locked="0" layoutInCell="1" allowOverlap="1" wp14:anchorId="74A2E6BE" wp14:editId="27AD4E51">
                <wp:simplePos x="0" y="0"/>
                <wp:positionH relativeFrom="column">
                  <wp:posOffset>-937684</wp:posOffset>
                </wp:positionH>
                <wp:positionV relativeFrom="paragraph">
                  <wp:posOffset>-1022138</wp:posOffset>
                </wp:positionV>
                <wp:extent cx="8129270" cy="10241003"/>
                <wp:effectExtent l="0" t="0" r="5080" b="8255"/>
                <wp:wrapNone/>
                <wp:docPr id="50" name="Vrije vorm: vorm 5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29270" cy="10241003"/>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D2DDF1"/>
                        </a:solidFill>
                        <a:ln w="12700">
                          <a:miter lim="400000"/>
                        </a:ln>
                      </wps:spPr>
                      <wps:bodyPr lIns="38100" tIns="38100" rIns="38100" bIns="38100" anchor="ctr"/>
                    </wps:wsp>
                  </a:graphicData>
                </a:graphic>
              </wp:anchor>
            </w:drawing>
          </mc:Choice>
          <mc:Fallback>
            <w:pict>
              <v:shape w14:anchorId="0ADB8899" id="Vrije vorm: vorm 50" o:spid="_x0000_s1026" alt="&quot;&quot;" style="position:absolute;margin-left:-73.85pt;margin-top:-80.5pt;width:640.1pt;height:806.4pt;z-index:-251658237;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" path="m,14678r,6922l21600,3032,21600,,17075,,,14678xe" fillcolor="#d2ddf1" stroked="f" strokeweight="1pt">
                <v:stroke miterlimit="4" joinstyle="miter"/>
                <v:path arrowok="t" o:extrusionok="f" o:connecttype="custom" o:connectlocs="4064635,5120502;4064635,5120502;4064635,5120502;4064635,5120502" o:connectangles="0,90,180,270"/>
              </v:shape>
            </w:pict>
          </mc:Fallback>
        </mc:AlternateContent>
      </w:r>
      <w:r w:rsidR="000D5A9C">
        <w:rPr>
          <w:b/>
          <w:noProof/>
        </w:rPr>
        <mc:AlternateContent>
          <mc:Choice Requires="wpg">
            <w:drawing>
              <wp:anchor distT="0" distB="0" distL="114300" distR="114300" simplePos="0" relativeHeight="251658242" behindDoc="1" locked="0" layoutInCell="1" allowOverlap="1" wp14:anchorId="64597F7E" wp14:editId="16CBE8C3">
                <wp:simplePos x="0" y="0"/>
                <wp:positionH relativeFrom="column">
                  <wp:posOffset>-930275</wp:posOffset>
                </wp:positionH>
                <wp:positionV relativeFrom="paragraph">
                  <wp:posOffset>-922655</wp:posOffset>
                </wp:positionV>
                <wp:extent cx="7772400" cy="10831830"/>
                <wp:effectExtent l="0" t="0" r="0" b="26670"/>
                <wp:wrapNone/>
                <wp:docPr id="46" name="Groep 4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831830"/>
                          <a:chOff x="0" y="0"/>
                          <a:chExt cx="7771132" cy="10053322"/>
                        </a:xfrm>
                      </wpg:grpSpPr>
                      <wps:wsp>
                        <wps:cNvPr id="47" name="Vorm"/>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3BB497"/>
                          </a:solidFill>
                          <a:ln w="12700">
                            <a:solidFill>
                              <a:srgbClr val="E73E1C"/>
                            </a:solidFill>
                            <a:miter lim="400000"/>
                          </a:ln>
                        </wps:spPr>
                        <wps:bodyPr lIns="38100" tIns="38100" rIns="38100" bIns="38100" anchor="ctr"/>
                      </wps:wsp>
                      <wps:wsp>
                        <wps:cNvPr id="48" name="Driehoek"/>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9639B"/>
                          </a:solidFill>
                          <a:ln w="12700">
                            <a:solidFill>
                              <a:srgbClr val="09639B"/>
                            </a:solidFill>
                            <a:miter lim="400000"/>
                          </a:ln>
                        </wps:spPr>
                        <wps:bodyPr lIns="38100" tIns="38100" rIns="38100" bIns="38100" anchor="ctr"/>
                      </wps:wsp>
                      <wps:wsp>
                        <wps:cNvPr id="49" name="Vorm"/>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E73E1C"/>
                          </a:solidFill>
                          <a:ln w="12700">
                            <a:miter lim="400000"/>
                          </a:ln>
                        </wps:spPr>
                        <wps:bodyPr lIns="38100" tIns="38100" rIns="38100" bIns="38100" anchor="ctr"/>
                      </wps:wsp>
                    </wpg:wgp>
                  </a:graphicData>
                </a:graphic>
              </wp:anchor>
            </w:drawing>
          </mc:Choice>
          <mc:Fallback>
            <w:pict>
              <v:group w14:anchorId="6CA6087A" id="Groep 46" o:spid="_x0000_s1026" alt="&quot;&quot;" style="position:absolute;margin-left:-73.25pt;margin-top:-72.65pt;width:612pt;height:852.9pt;z-index:-251658238"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">
                <v:shape id="Vorm"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" path="m,10687l,21600r1769,l21600,6148,13712,,,10687xe" fillcolor="#3bb497" strokecolor="#e73e1c" strokeweight="1pt">
                  <v:stroke miterlimit="4" joinstyle="miter"/>
                  <v:path arrowok="t" o:extrusionok="f" o:connecttype="custom" o:connectlocs="2922906,3750311;2922906,3750311;2922906,3750311;2922906,3750311" o:connectangles="0,90,180,270"/>
                </v:shape>
                <v:shape id="Driehoek"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" path="m,21600l21600,10802,,,,21600xe" fillcolor="#09639b" strokecolor="#09639b" strokeweight="1pt">
                  <v:stroke miterlimit="4" joinstyle="miter"/>
                  <v:path arrowok="t" o:extrusionok="f" o:connecttype="custom" o:connectlocs="1953896,3908426;1953896,3908426;1953896,3908426;1953896,3908426" o:connectangles="0,90,180,270"/>
                </v:shape>
                <v:shape id="Vorm"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" path="m,14678r,6922l21600,3032,21600,,17075,,,14678xe" fillcolor="#e73e1c" stroked="f" strokeweight="1pt">
                  <v:stroke miterlimit="4" joinstyle="miter"/>
                  <v:path arrowok="t" o:extrusionok="f" o:connecttype="custom" o:connectlocs="3885566,4519931;3885566,4519931;3885566,4519931;3885566,4519931" o:connectangles="0,90,180,270"/>
                </v:shape>
              </v:group>
            </w:pict>
          </mc:Fallback>
        </mc:AlternateContent>
      </w:r>
      <w:r w:rsidR="00237303" w:rsidRPr="00576A3C">
        <w:rPr>
          <w:sz w:val="28"/>
          <w:szCs w:val="28"/>
          <w:lang w:val="nl-NL"/>
        </w:rPr>
        <w:t>Professionele bachelor Elektronica-ICT</w:t>
      </w:r>
      <w:r w:rsidR="009C641E" w:rsidRPr="009C641E">
        <w:rPr>
          <w:b/>
          <w:bCs/>
          <w:sz w:val="28"/>
          <w:szCs w:val="24"/>
          <w:lang w:val="nl-NL"/>
        </w:rPr>
        <w:t xml:space="preserve"> </w:t>
      </w:r>
    </w:p>
    <w:p w14:paraId="0901E6E2" w14:textId="62EA72BF" w:rsidR="009D7AA2" w:rsidRPr="00576A3C" w:rsidRDefault="009C641E" w:rsidP="00237303">
      <w:pPr>
        <w:rPr>
          <w:sz w:val="28"/>
          <w:szCs w:val="28"/>
          <w:lang w:val="nl-NL"/>
        </w:rPr>
      </w:pPr>
      <w:r w:rsidRPr="006A637F">
        <w:rPr>
          <w:b/>
          <w:bCs/>
          <w:sz w:val="28"/>
          <w:szCs w:val="24"/>
          <w:lang w:val="nl-NL"/>
        </w:rPr>
        <w:t xml:space="preserve">Academiejaar: </w:t>
      </w:r>
      <w:r w:rsidRPr="00F94C4D">
        <w:rPr>
          <w:sz w:val="28"/>
          <w:szCs w:val="24"/>
          <w:lang w:val="nl-NL"/>
        </w:rPr>
        <w:t>2022</w:t>
      </w:r>
      <w:r w:rsidR="00480A22">
        <w:rPr>
          <w:sz w:val="28"/>
          <w:szCs w:val="24"/>
          <w:lang w:val="nl-NL"/>
        </w:rPr>
        <w:t xml:space="preserve"> </w:t>
      </w:r>
      <w:r w:rsidRPr="00F94C4D">
        <w:rPr>
          <w:sz w:val="28"/>
          <w:szCs w:val="24"/>
          <w:lang w:val="nl-NL"/>
        </w:rPr>
        <w:t>/</w:t>
      </w:r>
      <w:r w:rsidR="00480A22">
        <w:rPr>
          <w:sz w:val="28"/>
          <w:szCs w:val="24"/>
          <w:lang w:val="nl-NL"/>
        </w:rPr>
        <w:t xml:space="preserve"> </w:t>
      </w:r>
      <w:r w:rsidRPr="00F94C4D">
        <w:rPr>
          <w:sz w:val="28"/>
          <w:szCs w:val="24"/>
          <w:lang w:val="nl-NL"/>
        </w:rPr>
        <w:t>2023</w:t>
      </w:r>
    </w:p>
    <w:p w14:paraId="78C817F5" w14:textId="33187913" w:rsidR="009D7AA2" w:rsidRPr="00E72E0E" w:rsidRDefault="009D7AA2" w:rsidP="00237303">
      <w:pPr>
        <w:pStyle w:val="Titel"/>
        <w:rPr>
          <w:lang w:val="nl-NL"/>
        </w:rPr>
      </w:pPr>
    </w:p>
    <w:p w14:paraId="7EC52140" w14:textId="77777777" w:rsidR="00237303" w:rsidRPr="00E72E0E" w:rsidRDefault="00237303" w:rsidP="00237303">
      <w:pPr>
        <w:pStyle w:val="Titel"/>
        <w:rPr>
          <w:lang w:val="nl-NL"/>
        </w:rPr>
      </w:pPr>
    </w:p>
    <w:p w14:paraId="1609DA11" w14:textId="544F4ACC" w:rsidR="009D7AA2" w:rsidRDefault="009D7AA2" w:rsidP="009D7AA2">
      <w:pPr>
        <w:pStyle w:val="Titel"/>
        <w:jc w:val="center"/>
        <w:rPr>
          <w:lang w:val="nl-NL"/>
        </w:rPr>
      </w:pPr>
    </w:p>
    <w:p w14:paraId="231A5B10" w14:textId="77777777" w:rsidR="00237303" w:rsidRPr="00237303" w:rsidRDefault="00237303" w:rsidP="00237303">
      <w:pPr>
        <w:pStyle w:val="Titel"/>
        <w:rPr>
          <w:lang w:val="nl-NL"/>
        </w:rPr>
      </w:pPr>
    </w:p>
    <w:p w14:paraId="6FF0E038" w14:textId="199C74D9" w:rsidR="009D7AA2" w:rsidRDefault="009D7AA2" w:rsidP="009D7AA2">
      <w:pPr>
        <w:pStyle w:val="Titel"/>
        <w:jc w:val="center"/>
        <w:rPr>
          <w:lang w:val="nl-NL"/>
        </w:rPr>
      </w:pPr>
    </w:p>
    <w:p w14:paraId="7927D60D" w14:textId="6672B6D5" w:rsidR="009D7AA2" w:rsidRDefault="009D7AA2" w:rsidP="009D7AA2">
      <w:pPr>
        <w:pStyle w:val="Titel"/>
        <w:jc w:val="center"/>
        <w:rPr>
          <w:lang w:val="nl-NL"/>
        </w:rPr>
      </w:pPr>
    </w:p>
    <w:p w14:paraId="5C75D2E8" w14:textId="3E9C6307" w:rsidR="009D7AA2" w:rsidRDefault="009D7AA2" w:rsidP="009D7AA2">
      <w:pPr>
        <w:pStyle w:val="Titel"/>
        <w:jc w:val="center"/>
        <w:rPr>
          <w:lang w:val="nl-NL"/>
        </w:rPr>
      </w:pPr>
    </w:p>
    <w:p w14:paraId="2F6CE667" w14:textId="108FE028" w:rsidR="009D7AA2" w:rsidRDefault="00DE6C0C" w:rsidP="009D7AA2">
      <w:pPr>
        <w:rPr>
          <w:lang w:val="nl-NL"/>
        </w:rPr>
      </w:pPr>
      <w:r>
        <w:rPr>
          <w:noProof/>
          <w:lang w:val="nl-NL"/>
        </w:rPr>
        <mc:AlternateContent>
          <mc:Choice Requires="wps">
            <w:drawing>
              <wp:anchor distT="0" distB="0" distL="114300" distR="114300" simplePos="0" relativeHeight="251658241" behindDoc="0" locked="0" layoutInCell="1" allowOverlap="1" wp14:anchorId="7E4E2011" wp14:editId="4DFA4F95">
                <wp:simplePos x="0" y="0"/>
                <wp:positionH relativeFrom="column">
                  <wp:posOffset>-1356995</wp:posOffset>
                </wp:positionH>
                <wp:positionV relativeFrom="paragraph">
                  <wp:posOffset>264069</wp:posOffset>
                </wp:positionV>
                <wp:extent cx="8187055" cy="1808027"/>
                <wp:effectExtent l="0" t="0" r="23495" b="20955"/>
                <wp:wrapNone/>
                <wp:docPr id="3" name="Tekstvak 3"/>
                <wp:cNvGraphicFramePr/>
                <a:graphic xmlns:a="http://schemas.openxmlformats.org/drawingml/2006/main">
                  <a:graphicData uri="http://schemas.microsoft.com/office/word/2010/wordprocessingShape">
                    <wps:wsp>
                      <wps:cNvSpPr txBox="1"/>
                      <wps:spPr>
                        <a:xfrm>
                          <a:off x="0" y="0"/>
                          <a:ext cx="8187055" cy="1808027"/>
                        </a:xfrm>
                        <a:prstGeom prst="rect">
                          <a:avLst/>
                        </a:prstGeom>
                        <a:solidFill>
                          <a:srgbClr val="D2DDF1"/>
                        </a:solidFill>
                        <a:ln w="6350">
                          <a:solidFill>
                            <a:srgbClr val="D2DDF1"/>
                          </a:solidFill>
                        </a:ln>
                      </wps:spPr>
                      <wps:txbx>
                        <w:txbxContent>
                          <w:p w14:paraId="08DF1810" w14:textId="20909938" w:rsidR="00DB2581" w:rsidRPr="005C0AA7" w:rsidRDefault="003E094F" w:rsidP="004037D8">
                            <w:pPr>
                              <w:pStyle w:val="Titel"/>
                              <w:jc w:val="center"/>
                              <w:rPr>
                                <w:lang w:val="nl-NL"/>
                              </w:rPr>
                            </w:pPr>
                            <w:r>
                              <w:rPr>
                                <w:bCs/>
                                <w:lang w:val="nl-NL"/>
                              </w:rPr>
                              <w:t xml:space="preserve">Het maken en </w:t>
                            </w:r>
                            <w:r w:rsidR="004078CD">
                              <w:rPr>
                                <w:bCs/>
                                <w:lang w:val="nl-NL"/>
                              </w:rPr>
                              <w:t xml:space="preserve">sturen </w:t>
                            </w:r>
                            <w:r>
                              <w:rPr>
                                <w:bCs/>
                                <w:lang w:val="nl-NL"/>
                              </w:rPr>
                              <w:t xml:space="preserve">van </w:t>
                            </w:r>
                            <w:r w:rsidR="004078CD">
                              <w:rPr>
                                <w:bCs/>
                                <w:lang w:val="nl-NL"/>
                              </w:rPr>
                              <w:t>een robotarm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4E2011" id="_x0000_t202" coordsize="21600,21600" o:spt="202" path="m,l,21600r21600,l21600,xe">
                <v:stroke joinstyle="miter"/>
                <v:path gradientshapeok="t" o:connecttype="rect"/>
              </v:shapetype>
              <v:shape id="Tekstvak 3" o:spid="_x0000_s1026" type="#_x0000_t202" style="position:absolute;margin-left:-106.85pt;margin-top:20.8pt;width:644.65pt;height:142.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" fillcolor="#d2ddf1" strokecolor="#d2ddf1" strokeweight=".5pt">
                <v:textbox>
                  <w:txbxContent>
                    <w:p w14:paraId="08DF1810" w14:textId="20909938" w:rsidR="00DB2581" w:rsidRPr="005C0AA7" w:rsidRDefault="003E094F" w:rsidP="004037D8">
                      <w:pPr>
                        <w:pStyle w:val="Titel"/>
                        <w:jc w:val="center"/>
                        <w:rPr>
                          <w:lang w:val="nl-NL"/>
                        </w:rPr>
                      </w:pPr>
                      <w:r>
                        <w:rPr>
                          <w:bCs/>
                          <w:lang w:val="nl-NL"/>
                        </w:rPr>
                        <w:t xml:space="preserve">Het maken en </w:t>
                      </w:r>
                      <w:r w:rsidR="004078CD">
                        <w:rPr>
                          <w:bCs/>
                          <w:lang w:val="nl-NL"/>
                        </w:rPr>
                        <w:t xml:space="preserve">sturen </w:t>
                      </w:r>
                      <w:r>
                        <w:rPr>
                          <w:bCs/>
                          <w:lang w:val="nl-NL"/>
                        </w:rPr>
                        <w:t xml:space="preserve">van </w:t>
                      </w:r>
                      <w:r w:rsidR="004078CD">
                        <w:rPr>
                          <w:bCs/>
                          <w:lang w:val="nl-NL"/>
                        </w:rPr>
                        <w:t>een robotarm</w:t>
                      </w:r>
                    </w:p>
                  </w:txbxContent>
                </v:textbox>
              </v:shape>
            </w:pict>
          </mc:Fallback>
        </mc:AlternateContent>
      </w:r>
    </w:p>
    <w:p w14:paraId="5F6B7FB9" w14:textId="4B6ED8CE" w:rsidR="009D7AA2" w:rsidRDefault="009D7AA2" w:rsidP="009D7AA2">
      <w:pPr>
        <w:rPr>
          <w:lang w:val="nl-NL"/>
        </w:rPr>
      </w:pPr>
    </w:p>
    <w:p w14:paraId="0851B5D4" w14:textId="2FC0C6D8" w:rsidR="009D7AA2" w:rsidRDefault="009D7AA2" w:rsidP="009D7AA2">
      <w:pPr>
        <w:rPr>
          <w:lang w:val="nl-NL"/>
        </w:rPr>
      </w:pPr>
    </w:p>
    <w:p w14:paraId="78E83390" w14:textId="7F0F2434" w:rsidR="009D7AA2" w:rsidRDefault="009D7AA2" w:rsidP="009D7AA2">
      <w:pPr>
        <w:rPr>
          <w:lang w:val="nl-NL"/>
        </w:rPr>
      </w:pPr>
    </w:p>
    <w:p w14:paraId="02ECD9B4" w14:textId="536876C7" w:rsidR="009D7AA2" w:rsidRDefault="009D7AA2" w:rsidP="009D7AA2">
      <w:pPr>
        <w:rPr>
          <w:lang w:val="nl-NL"/>
        </w:rPr>
      </w:pPr>
    </w:p>
    <w:p w14:paraId="69A18676" w14:textId="630ED71E" w:rsidR="009D7AA2" w:rsidRDefault="009D7AA2" w:rsidP="009D7AA2">
      <w:pPr>
        <w:rPr>
          <w:lang w:val="nl-NL"/>
        </w:rPr>
      </w:pPr>
    </w:p>
    <w:p w14:paraId="29FB4F3A" w14:textId="291B20D7" w:rsidR="009D7AA2" w:rsidRDefault="009D7AA2" w:rsidP="009D7AA2">
      <w:pPr>
        <w:rPr>
          <w:lang w:val="nl-NL"/>
        </w:rPr>
      </w:pPr>
    </w:p>
    <w:p w14:paraId="5F74EA7A" w14:textId="4B5F76BC" w:rsidR="009D7AA2" w:rsidRDefault="002957BD" w:rsidP="009D7AA2">
      <w:pPr>
        <w:rPr>
          <w:lang w:val="nl-NL"/>
        </w:rPr>
      </w:pPr>
      <w:r>
        <w:rPr>
          <w:noProof/>
          <w:lang w:val="nl-NL"/>
        </w:rPr>
        <mc:AlternateContent>
          <mc:Choice Requires="wps">
            <w:drawing>
              <wp:anchor distT="0" distB="0" distL="114300" distR="114300" simplePos="0" relativeHeight="251658244" behindDoc="0" locked="0" layoutInCell="1" allowOverlap="1" wp14:anchorId="0E7092F1" wp14:editId="3EA24C39">
                <wp:simplePos x="0" y="0"/>
                <wp:positionH relativeFrom="column">
                  <wp:posOffset>2757805</wp:posOffset>
                </wp:positionH>
                <wp:positionV relativeFrom="paragraph">
                  <wp:posOffset>150495</wp:posOffset>
                </wp:positionV>
                <wp:extent cx="3743325" cy="2333625"/>
                <wp:effectExtent l="0" t="0" r="9525" b="9525"/>
                <wp:wrapNone/>
                <wp:docPr id="10" name="Tekstvak 10"/>
                <wp:cNvGraphicFramePr/>
                <a:graphic xmlns:a="http://schemas.openxmlformats.org/drawingml/2006/main">
                  <a:graphicData uri="http://schemas.microsoft.com/office/word/2010/wordprocessingShape">
                    <wps:wsp>
                      <wps:cNvSpPr txBox="1"/>
                      <wps:spPr>
                        <a:xfrm>
                          <a:off x="0" y="0"/>
                          <a:ext cx="3743325" cy="2333625"/>
                        </a:xfrm>
                        <a:prstGeom prst="rect">
                          <a:avLst/>
                        </a:prstGeom>
                        <a:solidFill>
                          <a:schemeClr val="lt1"/>
                        </a:solidFill>
                        <a:ln w="6350">
                          <a:noFill/>
                        </a:ln>
                      </wps:spPr>
                      <wps:txbx>
                        <w:txbxContent>
                          <w:p w14:paraId="089A54FD" w14:textId="77777777" w:rsidR="002957BD" w:rsidRPr="002957BD" w:rsidRDefault="009228B0" w:rsidP="000E5BD7">
                            <w:pPr>
                              <w:ind w:left="2124" w:hanging="2124"/>
                              <w:rPr>
                                <w:b/>
                                <w:bCs/>
                                <w:sz w:val="28"/>
                                <w:szCs w:val="32"/>
                                <w:lang w:val="nl-NL"/>
                              </w:rPr>
                            </w:pPr>
                            <w:r w:rsidRPr="002957BD">
                              <w:rPr>
                                <w:b/>
                                <w:bCs/>
                                <w:sz w:val="28"/>
                                <w:szCs w:val="32"/>
                                <w:lang w:val="nl-NL"/>
                              </w:rPr>
                              <w:t>Lectoren:</w:t>
                            </w:r>
                            <w:r w:rsidRPr="002957BD">
                              <w:rPr>
                                <w:b/>
                                <w:bCs/>
                                <w:sz w:val="28"/>
                                <w:szCs w:val="32"/>
                                <w:lang w:val="nl-NL"/>
                              </w:rPr>
                              <w:tab/>
                            </w:r>
                            <w:r w:rsidR="000E5BD7" w:rsidRPr="002957BD">
                              <w:rPr>
                                <w:sz w:val="28"/>
                                <w:szCs w:val="32"/>
                                <w:lang w:val="nl-NL"/>
                              </w:rPr>
                              <w:t>Sabine Martens</w:t>
                            </w:r>
                            <w:r w:rsidR="000E5BD7" w:rsidRPr="002957BD">
                              <w:rPr>
                                <w:sz w:val="28"/>
                                <w:szCs w:val="32"/>
                                <w:lang w:val="nl-NL"/>
                              </w:rPr>
                              <w:br/>
                              <w:t>Mario Wyns</w:t>
                            </w:r>
                          </w:p>
                          <w:p w14:paraId="166B9BC4" w14:textId="2E0A6239" w:rsidR="002957BD" w:rsidRDefault="009228B0" w:rsidP="000E5BD7">
                            <w:pPr>
                              <w:ind w:left="2124" w:hanging="2124"/>
                              <w:rPr>
                                <w:sz w:val="28"/>
                                <w:szCs w:val="32"/>
                                <w:lang w:val="nl-NL"/>
                              </w:rPr>
                            </w:pPr>
                            <w:r>
                              <w:rPr>
                                <w:b/>
                                <w:bCs/>
                                <w:sz w:val="28"/>
                                <w:szCs w:val="32"/>
                                <w:lang w:val="nl-NL"/>
                              </w:rPr>
                              <w:t>Verslaggevers</w:t>
                            </w:r>
                            <w:r w:rsidRPr="009D7AA2">
                              <w:rPr>
                                <w:b/>
                                <w:bCs/>
                                <w:sz w:val="28"/>
                                <w:szCs w:val="32"/>
                                <w:lang w:val="nl-NL"/>
                              </w:rPr>
                              <w:t>:</w:t>
                            </w:r>
                            <w:r w:rsidRPr="009D7AA2">
                              <w:rPr>
                                <w:b/>
                                <w:bCs/>
                                <w:sz w:val="28"/>
                                <w:szCs w:val="32"/>
                                <w:lang w:val="nl-NL"/>
                              </w:rPr>
                              <w:tab/>
                            </w:r>
                            <w:r w:rsidR="00F26DA6">
                              <w:rPr>
                                <w:sz w:val="28"/>
                                <w:szCs w:val="32"/>
                                <w:lang w:val="nl-NL"/>
                              </w:rPr>
                              <w:t>Lennert De Geeter</w:t>
                            </w:r>
                            <w:r w:rsidR="00F26DA6">
                              <w:rPr>
                                <w:sz w:val="28"/>
                                <w:szCs w:val="32"/>
                                <w:lang w:val="nl-NL"/>
                              </w:rPr>
                              <w:br/>
                            </w:r>
                            <w:r w:rsidR="0065214B">
                              <w:rPr>
                                <w:sz w:val="28"/>
                                <w:szCs w:val="32"/>
                                <w:lang w:val="nl-NL"/>
                              </w:rPr>
                              <w:t>Roy De Volder</w:t>
                            </w:r>
                            <w:r w:rsidR="0065214B">
                              <w:rPr>
                                <w:sz w:val="28"/>
                                <w:szCs w:val="32"/>
                                <w:lang w:val="nl-NL"/>
                              </w:rPr>
                              <w:br/>
                              <w:t>Jorik Van Dorpe</w:t>
                            </w:r>
                            <w:r w:rsidR="002957BD">
                              <w:rPr>
                                <w:sz w:val="28"/>
                                <w:szCs w:val="32"/>
                                <w:lang w:val="nl-NL"/>
                              </w:rPr>
                              <w:br/>
                            </w:r>
                            <w:r w:rsidR="002957BD" w:rsidRPr="00F94C4D">
                              <w:rPr>
                                <w:sz w:val="28"/>
                                <w:szCs w:val="32"/>
                                <w:lang w:val="nl-NL"/>
                              </w:rPr>
                              <w:t>Lukas Verschraegen</w:t>
                            </w:r>
                          </w:p>
                          <w:p w14:paraId="28C7D0B3" w14:textId="0DCFCC11" w:rsidR="009228B0" w:rsidRPr="00F94C4D" w:rsidRDefault="009228B0" w:rsidP="000E5BD7">
                            <w:pPr>
                              <w:ind w:left="2124" w:hanging="2124"/>
                              <w:rPr>
                                <w:sz w:val="28"/>
                                <w:szCs w:val="32"/>
                                <w:lang w:val="nl-NL"/>
                              </w:rPr>
                            </w:pPr>
                            <w:r w:rsidRPr="009D7AA2">
                              <w:rPr>
                                <w:b/>
                                <w:bCs/>
                                <w:sz w:val="28"/>
                                <w:szCs w:val="32"/>
                                <w:lang w:val="nl-NL"/>
                              </w:rPr>
                              <w:t>Klas:</w:t>
                            </w:r>
                            <w:r>
                              <w:rPr>
                                <w:b/>
                                <w:bCs/>
                                <w:sz w:val="28"/>
                                <w:szCs w:val="32"/>
                                <w:lang w:val="nl-NL"/>
                              </w:rPr>
                              <w:tab/>
                            </w:r>
                            <w:r w:rsidR="0065214B" w:rsidRPr="000E5BD7">
                              <w:rPr>
                                <w:sz w:val="28"/>
                                <w:szCs w:val="32"/>
                                <w:lang w:val="nl-NL"/>
                              </w:rPr>
                              <w:t>3ELO</w:t>
                            </w:r>
                          </w:p>
                          <w:p w14:paraId="1993E382" w14:textId="77777777" w:rsidR="009228B0" w:rsidRPr="009228B0" w:rsidRDefault="009228B0">
                            <w:pPr>
                              <w:rPr>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092F1" id="Tekstvak 10" o:spid="_x0000_s1027" type="#_x0000_t202" style="position:absolute;margin-left:217.15pt;margin-top:11.85pt;width:294.75pt;height:183.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" fillcolor="white [3201]" stroked="f" strokeweight=".5pt">
                <v:textbox>
                  <w:txbxContent>
                    <w:p w14:paraId="089A54FD" w14:textId="77777777" w:rsidR="002957BD" w:rsidRPr="002957BD" w:rsidRDefault="009228B0" w:rsidP="000E5BD7">
                      <w:pPr>
                        <w:ind w:left="2124" w:hanging="2124"/>
                        <w:rPr>
                          <w:b/>
                          <w:bCs/>
                          <w:sz w:val="28"/>
                          <w:szCs w:val="32"/>
                          <w:lang w:val="nl-NL"/>
                        </w:rPr>
                      </w:pPr>
                      <w:r w:rsidRPr="002957BD">
                        <w:rPr>
                          <w:b/>
                          <w:bCs/>
                          <w:sz w:val="28"/>
                          <w:szCs w:val="32"/>
                          <w:lang w:val="nl-NL"/>
                        </w:rPr>
                        <w:t>Lectoren:</w:t>
                      </w:r>
                      <w:r w:rsidRPr="002957BD">
                        <w:rPr>
                          <w:b/>
                          <w:bCs/>
                          <w:sz w:val="28"/>
                          <w:szCs w:val="32"/>
                          <w:lang w:val="nl-NL"/>
                        </w:rPr>
                        <w:tab/>
                      </w:r>
                      <w:r w:rsidR="000E5BD7" w:rsidRPr="002957BD">
                        <w:rPr>
                          <w:sz w:val="28"/>
                          <w:szCs w:val="32"/>
                          <w:lang w:val="nl-NL"/>
                        </w:rPr>
                        <w:t>Sabine Martens</w:t>
                      </w:r>
                      <w:r w:rsidR="000E5BD7" w:rsidRPr="002957BD">
                        <w:rPr>
                          <w:sz w:val="28"/>
                          <w:szCs w:val="32"/>
                          <w:lang w:val="nl-NL"/>
                        </w:rPr>
                        <w:br/>
                        <w:t>Mario Wyns</w:t>
                      </w:r>
                    </w:p>
                    <w:p w14:paraId="166B9BC4" w14:textId="2E0A6239" w:rsidR="002957BD" w:rsidRDefault="009228B0" w:rsidP="000E5BD7">
                      <w:pPr>
                        <w:ind w:left="2124" w:hanging="2124"/>
                        <w:rPr>
                          <w:sz w:val="28"/>
                          <w:szCs w:val="32"/>
                          <w:lang w:val="nl-NL"/>
                        </w:rPr>
                      </w:pPr>
                      <w:r>
                        <w:rPr>
                          <w:b/>
                          <w:bCs/>
                          <w:sz w:val="28"/>
                          <w:szCs w:val="32"/>
                          <w:lang w:val="nl-NL"/>
                        </w:rPr>
                        <w:t>Verslaggevers</w:t>
                      </w:r>
                      <w:r w:rsidRPr="009D7AA2">
                        <w:rPr>
                          <w:b/>
                          <w:bCs/>
                          <w:sz w:val="28"/>
                          <w:szCs w:val="32"/>
                          <w:lang w:val="nl-NL"/>
                        </w:rPr>
                        <w:t>:</w:t>
                      </w:r>
                      <w:r w:rsidRPr="009D7AA2">
                        <w:rPr>
                          <w:b/>
                          <w:bCs/>
                          <w:sz w:val="28"/>
                          <w:szCs w:val="32"/>
                          <w:lang w:val="nl-NL"/>
                        </w:rPr>
                        <w:tab/>
                      </w:r>
                      <w:r w:rsidR="00F26DA6">
                        <w:rPr>
                          <w:sz w:val="28"/>
                          <w:szCs w:val="32"/>
                          <w:lang w:val="nl-NL"/>
                        </w:rPr>
                        <w:t>Lennert De Geeter</w:t>
                      </w:r>
                      <w:r w:rsidR="00F26DA6">
                        <w:rPr>
                          <w:sz w:val="28"/>
                          <w:szCs w:val="32"/>
                          <w:lang w:val="nl-NL"/>
                        </w:rPr>
                        <w:br/>
                      </w:r>
                      <w:r w:rsidR="0065214B">
                        <w:rPr>
                          <w:sz w:val="28"/>
                          <w:szCs w:val="32"/>
                          <w:lang w:val="nl-NL"/>
                        </w:rPr>
                        <w:t>Roy De Volder</w:t>
                      </w:r>
                      <w:r w:rsidR="0065214B">
                        <w:rPr>
                          <w:sz w:val="28"/>
                          <w:szCs w:val="32"/>
                          <w:lang w:val="nl-NL"/>
                        </w:rPr>
                        <w:br/>
                        <w:t>Jorik Van Dorpe</w:t>
                      </w:r>
                      <w:r w:rsidR="002957BD">
                        <w:rPr>
                          <w:sz w:val="28"/>
                          <w:szCs w:val="32"/>
                          <w:lang w:val="nl-NL"/>
                        </w:rPr>
                        <w:br/>
                      </w:r>
                      <w:r w:rsidR="002957BD" w:rsidRPr="00F94C4D">
                        <w:rPr>
                          <w:sz w:val="28"/>
                          <w:szCs w:val="32"/>
                          <w:lang w:val="nl-NL"/>
                        </w:rPr>
                        <w:t>Lukas Verschraegen</w:t>
                      </w:r>
                    </w:p>
                    <w:p w14:paraId="28C7D0B3" w14:textId="0DCFCC11" w:rsidR="009228B0" w:rsidRPr="00F94C4D" w:rsidRDefault="009228B0" w:rsidP="000E5BD7">
                      <w:pPr>
                        <w:ind w:left="2124" w:hanging="2124"/>
                        <w:rPr>
                          <w:sz w:val="28"/>
                          <w:szCs w:val="32"/>
                          <w:lang w:val="nl-NL"/>
                        </w:rPr>
                      </w:pPr>
                      <w:r w:rsidRPr="009D7AA2">
                        <w:rPr>
                          <w:b/>
                          <w:bCs/>
                          <w:sz w:val="28"/>
                          <w:szCs w:val="32"/>
                          <w:lang w:val="nl-NL"/>
                        </w:rPr>
                        <w:t>Klas:</w:t>
                      </w:r>
                      <w:r>
                        <w:rPr>
                          <w:b/>
                          <w:bCs/>
                          <w:sz w:val="28"/>
                          <w:szCs w:val="32"/>
                          <w:lang w:val="nl-NL"/>
                        </w:rPr>
                        <w:tab/>
                      </w:r>
                      <w:r w:rsidR="0065214B" w:rsidRPr="000E5BD7">
                        <w:rPr>
                          <w:sz w:val="28"/>
                          <w:szCs w:val="32"/>
                          <w:lang w:val="nl-NL"/>
                        </w:rPr>
                        <w:t>3ELO</w:t>
                      </w:r>
                    </w:p>
                    <w:p w14:paraId="1993E382" w14:textId="77777777" w:rsidR="009228B0" w:rsidRPr="009228B0" w:rsidRDefault="009228B0">
                      <w:pPr>
                        <w:rPr>
                          <w:lang w:val="nl-NL"/>
                        </w:rPr>
                      </w:pPr>
                    </w:p>
                  </w:txbxContent>
                </v:textbox>
              </v:shape>
            </w:pict>
          </mc:Fallback>
        </mc:AlternateContent>
      </w:r>
    </w:p>
    <w:p w14:paraId="6F6BFA03" w14:textId="154B51DF" w:rsidR="009D7AA2" w:rsidRDefault="009D7AA2" w:rsidP="009D7AA2">
      <w:pPr>
        <w:rPr>
          <w:lang w:val="nl-NL"/>
        </w:rPr>
      </w:pPr>
    </w:p>
    <w:p w14:paraId="30B28101" w14:textId="77777777" w:rsidR="00995550" w:rsidRPr="00F94C4D" w:rsidRDefault="00995550" w:rsidP="00995550">
      <w:pPr>
        <w:rPr>
          <w:lang w:val="nl-NL"/>
        </w:rPr>
        <w:sectPr w:rsidR="00995550" w:rsidRPr="00F94C4D" w:rsidSect="00995550">
          <w:footerReference w:type="default" r:id="rId12"/>
          <w:type w:val="continuous"/>
          <w:pgSz w:w="11906" w:h="16838"/>
          <w:pgMar w:top="1417" w:right="1417" w:bottom="1417" w:left="1417" w:header="708" w:footer="708" w:gutter="0"/>
          <w:cols w:space="708"/>
          <w:titlePg/>
          <w:docGrid w:linePitch="360"/>
        </w:sectPr>
      </w:pPr>
    </w:p>
    <w:p w14:paraId="6F9E7665" w14:textId="00DE5833" w:rsidR="00E95CBD" w:rsidRDefault="00E95CBD" w:rsidP="009D7AA2">
      <w:pPr>
        <w:rPr>
          <w:b/>
          <w:bCs/>
          <w:color w:val="00B050"/>
          <w:sz w:val="36"/>
          <w:szCs w:val="40"/>
          <w:lang w:val="nl-NL"/>
        </w:rPr>
        <w:sectPr w:rsidR="00E95CBD" w:rsidSect="006C4091">
          <w:pgSz w:w="11906" w:h="16838"/>
          <w:pgMar w:top="1418" w:right="1418" w:bottom="1418" w:left="1418" w:header="709" w:footer="709" w:gutter="0"/>
          <w:cols w:space="708"/>
          <w:titlePg/>
          <w:docGrid w:linePitch="360"/>
        </w:sectPr>
      </w:pPr>
    </w:p>
    <w:p w14:paraId="356C5D55" w14:textId="77777777" w:rsidR="009C641E" w:rsidRDefault="009C641E" w:rsidP="009C641E">
      <w:pPr>
        <w:rPr>
          <w:b/>
          <w:bCs/>
          <w:sz w:val="28"/>
          <w:szCs w:val="24"/>
          <w:lang w:val="nl-NL"/>
        </w:rPr>
      </w:pPr>
      <w:r>
        <w:rPr>
          <w:b/>
          <w:noProof/>
        </w:rPr>
        <w:lastRenderedPageBreak/>
        <w:drawing>
          <wp:anchor distT="0" distB="0" distL="114300" distR="114300" simplePos="0" relativeHeight="251658252" behindDoc="1" locked="0" layoutInCell="1" allowOverlap="1" wp14:anchorId="22A03F1B" wp14:editId="53E90494">
            <wp:simplePos x="0" y="0"/>
            <wp:positionH relativeFrom="column">
              <wp:posOffset>4758055</wp:posOffset>
            </wp:positionH>
            <wp:positionV relativeFrom="paragraph">
              <wp:posOffset>0</wp:posOffset>
            </wp:positionV>
            <wp:extent cx="1504950" cy="752475"/>
            <wp:effectExtent l="0" t="0" r="0" b="0"/>
            <wp:wrapTight wrapText="bothSides">
              <wp:wrapPolygon edited="0">
                <wp:start x="7109" y="2187"/>
                <wp:lineTo x="0" y="3281"/>
                <wp:lineTo x="0" y="12577"/>
                <wp:lineTo x="4101" y="18046"/>
                <wp:lineTo x="4648" y="19139"/>
                <wp:lineTo x="21327" y="19139"/>
                <wp:lineTo x="21327" y="6015"/>
                <wp:lineTo x="10390" y="2187"/>
                <wp:lineTo x="7109" y="2187"/>
              </wp:wrapPolygon>
            </wp:wrapTight>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4950" cy="752475"/>
                    </a:xfrm>
                    <a:prstGeom prst="rect">
                      <a:avLst/>
                    </a:prstGeom>
                    <a:noFill/>
                    <a:ln>
                      <a:noFill/>
                    </a:ln>
                  </pic:spPr>
                </pic:pic>
              </a:graphicData>
            </a:graphic>
          </wp:anchor>
        </w:drawing>
      </w:r>
      <w:r>
        <w:rPr>
          <w:b/>
          <w:noProof/>
        </w:rPr>
        <mc:AlternateContent>
          <mc:Choice Requires="wps">
            <w:drawing>
              <wp:anchor distT="0" distB="0" distL="114300" distR="114300" simplePos="0" relativeHeight="251658249" behindDoc="1" locked="0" layoutInCell="1" allowOverlap="1" wp14:anchorId="6FEC2D5F" wp14:editId="43BAD3CB">
                <wp:simplePos x="0" y="0"/>
                <wp:positionH relativeFrom="column">
                  <wp:posOffset>-937684</wp:posOffset>
                </wp:positionH>
                <wp:positionV relativeFrom="paragraph">
                  <wp:posOffset>-1022138</wp:posOffset>
                </wp:positionV>
                <wp:extent cx="8129270" cy="10241003"/>
                <wp:effectExtent l="0" t="0" r="5080" b="8255"/>
                <wp:wrapNone/>
                <wp:docPr id="43" name="Vrije vorm: vorm 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29270" cy="10241003"/>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D2DDF1"/>
                        </a:solidFill>
                        <a:ln w="12700">
                          <a:miter lim="400000"/>
                        </a:ln>
                      </wps:spPr>
                      <wps:bodyPr lIns="38100" tIns="38100" rIns="38100" bIns="38100" anchor="ctr"/>
                    </wps:wsp>
                  </a:graphicData>
                </a:graphic>
              </wp:anchor>
            </w:drawing>
          </mc:Choice>
          <mc:Fallback>
            <w:pict>
              <v:shape w14:anchorId="47F09691" id="Vrije vorm: vorm 43" o:spid="_x0000_s1026" alt="&quot;&quot;" style="position:absolute;margin-left:-73.85pt;margin-top:-80.5pt;width:640.1pt;height:806.4pt;z-index:-251658231;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" path="m,14678r,6922l21600,3032,21600,,17075,,,14678xe" fillcolor="#d2ddf1" stroked="f" strokeweight="1pt">
                <v:stroke miterlimit="4" joinstyle="miter"/>
                <v:path arrowok="t" o:extrusionok="f" o:connecttype="custom" o:connectlocs="4064635,5120502;4064635,5120502;4064635,5120502;4064635,5120502" o:connectangles="0,90,180,270"/>
              </v:shape>
            </w:pict>
          </mc:Fallback>
        </mc:AlternateContent>
      </w:r>
      <w:r>
        <w:rPr>
          <w:b/>
          <w:noProof/>
        </w:rPr>
        <mc:AlternateContent>
          <mc:Choice Requires="wpg">
            <w:drawing>
              <wp:anchor distT="0" distB="0" distL="114300" distR="114300" simplePos="0" relativeHeight="251658248" behindDoc="1" locked="0" layoutInCell="1" allowOverlap="1" wp14:anchorId="5032D880" wp14:editId="0DCE7067">
                <wp:simplePos x="0" y="0"/>
                <wp:positionH relativeFrom="column">
                  <wp:posOffset>-930275</wp:posOffset>
                </wp:positionH>
                <wp:positionV relativeFrom="paragraph">
                  <wp:posOffset>-922655</wp:posOffset>
                </wp:positionV>
                <wp:extent cx="7772400" cy="10831830"/>
                <wp:effectExtent l="0" t="0" r="0" b="26670"/>
                <wp:wrapNone/>
                <wp:docPr id="44" name="Groep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831830"/>
                          <a:chOff x="0" y="0"/>
                          <a:chExt cx="7771132" cy="10053322"/>
                        </a:xfrm>
                      </wpg:grpSpPr>
                      <wps:wsp>
                        <wps:cNvPr id="45" name="Vorm"/>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3BB497"/>
                          </a:solidFill>
                          <a:ln w="12700">
                            <a:solidFill>
                              <a:srgbClr val="E73E1C"/>
                            </a:solidFill>
                            <a:miter lim="400000"/>
                          </a:ln>
                        </wps:spPr>
                        <wps:bodyPr lIns="38100" tIns="38100" rIns="38100" bIns="38100" anchor="ctr"/>
                      </wps:wsp>
                      <wps:wsp>
                        <wps:cNvPr id="51" name="Driehoek"/>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9639B"/>
                          </a:solidFill>
                          <a:ln w="12700">
                            <a:solidFill>
                              <a:srgbClr val="09639B"/>
                            </a:solidFill>
                            <a:miter lim="400000"/>
                          </a:ln>
                        </wps:spPr>
                        <wps:bodyPr lIns="38100" tIns="38100" rIns="38100" bIns="38100" anchor="ctr"/>
                      </wps:wsp>
                      <wps:wsp>
                        <wps:cNvPr id="52" name="Vorm"/>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E73E1C"/>
                          </a:solidFill>
                          <a:ln w="12700">
                            <a:miter lim="400000"/>
                          </a:ln>
                        </wps:spPr>
                        <wps:bodyPr lIns="38100" tIns="38100" rIns="38100" bIns="38100" anchor="ctr"/>
                      </wps:wsp>
                    </wpg:wgp>
                  </a:graphicData>
                </a:graphic>
              </wp:anchor>
            </w:drawing>
          </mc:Choice>
          <mc:Fallback>
            <w:pict>
              <v:group w14:anchorId="330C3232" id="Groep 44" o:spid="_x0000_s1026" alt="&quot;&quot;" style="position:absolute;margin-left:-73.25pt;margin-top:-72.65pt;width:612pt;height:852.9pt;z-index:-251658232"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">
                <v:shape id="Vorm"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" path="m,10687l,21600r1769,l21600,6148,13712,,,10687xe" fillcolor="#3bb497" strokecolor="#e73e1c" strokeweight="1pt">
                  <v:stroke miterlimit="4" joinstyle="miter"/>
                  <v:path arrowok="t" o:extrusionok="f" o:connecttype="custom" o:connectlocs="2922906,3750311;2922906,3750311;2922906,3750311;2922906,3750311" o:connectangles="0,90,180,270"/>
                </v:shape>
                <v:shape id="Driehoek"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" path="m,21600l21600,10802,,,,21600xe" fillcolor="#09639b" strokecolor="#09639b" strokeweight="1pt">
                  <v:stroke miterlimit="4" joinstyle="miter"/>
                  <v:path arrowok="t" o:extrusionok="f" o:connecttype="custom" o:connectlocs="1953896,3908426;1953896,3908426;1953896,3908426;1953896,3908426" o:connectangles="0,90,180,270"/>
                </v:shape>
                <v:shape id="Vorm"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" path="m,14678r,6922l21600,3032,21600,,17075,,,14678xe" fillcolor="#e73e1c" stroked="f" strokeweight="1pt">
                  <v:stroke miterlimit="4" joinstyle="miter"/>
                  <v:path arrowok="t" o:extrusionok="f" o:connecttype="custom" o:connectlocs="3885566,4519931;3885566,4519931;3885566,4519931;3885566,4519931" o:connectangles="0,90,180,270"/>
                </v:shape>
              </v:group>
            </w:pict>
          </mc:Fallback>
        </mc:AlternateContent>
      </w:r>
      <w:r w:rsidRPr="00576A3C">
        <w:rPr>
          <w:sz w:val="28"/>
          <w:szCs w:val="28"/>
          <w:lang w:val="nl-NL"/>
        </w:rPr>
        <w:t>Professionele bachelor Elektronica-ICT</w:t>
      </w:r>
      <w:r w:rsidRPr="009C641E">
        <w:rPr>
          <w:b/>
          <w:bCs/>
          <w:sz w:val="28"/>
          <w:szCs w:val="24"/>
          <w:lang w:val="nl-NL"/>
        </w:rPr>
        <w:t xml:space="preserve"> </w:t>
      </w:r>
    </w:p>
    <w:p w14:paraId="19455921" w14:textId="2E147C1F" w:rsidR="009C641E" w:rsidRPr="00576A3C" w:rsidRDefault="009C641E" w:rsidP="009C641E">
      <w:pPr>
        <w:rPr>
          <w:sz w:val="28"/>
          <w:szCs w:val="28"/>
          <w:lang w:val="nl-NL"/>
        </w:rPr>
      </w:pPr>
      <w:r w:rsidRPr="006A637F">
        <w:rPr>
          <w:b/>
          <w:bCs/>
          <w:sz w:val="28"/>
          <w:szCs w:val="24"/>
          <w:lang w:val="nl-NL"/>
        </w:rPr>
        <w:t xml:space="preserve">Academiejaar: </w:t>
      </w:r>
      <w:r w:rsidRPr="00F94C4D">
        <w:rPr>
          <w:sz w:val="28"/>
          <w:szCs w:val="24"/>
          <w:lang w:val="nl-NL"/>
        </w:rPr>
        <w:t>2022</w:t>
      </w:r>
      <w:r w:rsidR="00480A22">
        <w:rPr>
          <w:sz w:val="28"/>
          <w:szCs w:val="24"/>
          <w:lang w:val="nl-NL"/>
        </w:rPr>
        <w:t xml:space="preserve"> </w:t>
      </w:r>
      <w:r w:rsidRPr="00F94C4D">
        <w:rPr>
          <w:sz w:val="28"/>
          <w:szCs w:val="24"/>
          <w:lang w:val="nl-NL"/>
        </w:rPr>
        <w:t>/</w:t>
      </w:r>
      <w:r w:rsidR="00480A22">
        <w:rPr>
          <w:sz w:val="28"/>
          <w:szCs w:val="24"/>
          <w:lang w:val="nl-NL"/>
        </w:rPr>
        <w:t xml:space="preserve"> </w:t>
      </w:r>
      <w:r w:rsidRPr="00F94C4D">
        <w:rPr>
          <w:sz w:val="28"/>
          <w:szCs w:val="24"/>
          <w:lang w:val="nl-NL"/>
        </w:rPr>
        <w:t>2023</w:t>
      </w:r>
    </w:p>
    <w:p w14:paraId="14790149" w14:textId="77777777" w:rsidR="009C641E" w:rsidRPr="00E72E0E" w:rsidRDefault="009C641E" w:rsidP="009C641E">
      <w:pPr>
        <w:pStyle w:val="Titel"/>
        <w:rPr>
          <w:lang w:val="nl-NL"/>
        </w:rPr>
      </w:pPr>
    </w:p>
    <w:p w14:paraId="01330D23" w14:textId="77777777" w:rsidR="009C641E" w:rsidRPr="00E72E0E" w:rsidRDefault="009C641E" w:rsidP="009C641E">
      <w:pPr>
        <w:pStyle w:val="Titel"/>
        <w:rPr>
          <w:lang w:val="nl-NL"/>
        </w:rPr>
      </w:pPr>
    </w:p>
    <w:p w14:paraId="1E8BB35C" w14:textId="77777777" w:rsidR="009C641E" w:rsidRDefault="009C641E" w:rsidP="009C641E">
      <w:pPr>
        <w:pStyle w:val="Titel"/>
        <w:jc w:val="center"/>
        <w:rPr>
          <w:lang w:val="nl-NL"/>
        </w:rPr>
      </w:pPr>
    </w:p>
    <w:p w14:paraId="706C9A60" w14:textId="77777777" w:rsidR="009C641E" w:rsidRPr="00237303" w:rsidRDefault="009C641E" w:rsidP="009C641E">
      <w:pPr>
        <w:pStyle w:val="Titel"/>
        <w:rPr>
          <w:lang w:val="nl-NL"/>
        </w:rPr>
      </w:pPr>
    </w:p>
    <w:p w14:paraId="116B44EF" w14:textId="77777777" w:rsidR="009C641E" w:rsidRDefault="009C641E" w:rsidP="009C641E">
      <w:pPr>
        <w:pStyle w:val="Titel"/>
        <w:jc w:val="center"/>
        <w:rPr>
          <w:lang w:val="nl-NL"/>
        </w:rPr>
      </w:pPr>
    </w:p>
    <w:p w14:paraId="5B403DD8" w14:textId="77777777" w:rsidR="009C641E" w:rsidRDefault="009C641E" w:rsidP="009C641E">
      <w:pPr>
        <w:pStyle w:val="Titel"/>
        <w:jc w:val="center"/>
        <w:rPr>
          <w:lang w:val="nl-NL"/>
        </w:rPr>
      </w:pPr>
    </w:p>
    <w:p w14:paraId="4A916A13" w14:textId="77777777" w:rsidR="009C641E" w:rsidRDefault="009C641E" w:rsidP="009C641E">
      <w:pPr>
        <w:pStyle w:val="Titel"/>
        <w:jc w:val="center"/>
        <w:rPr>
          <w:lang w:val="nl-NL"/>
        </w:rPr>
      </w:pPr>
    </w:p>
    <w:p w14:paraId="479F363D" w14:textId="77777777" w:rsidR="009C641E" w:rsidRDefault="009C641E" w:rsidP="009C641E">
      <w:pPr>
        <w:rPr>
          <w:lang w:val="nl-NL"/>
        </w:rPr>
      </w:pPr>
      <w:r>
        <w:rPr>
          <w:noProof/>
          <w:lang w:val="nl-NL"/>
        </w:rPr>
        <mc:AlternateContent>
          <mc:Choice Requires="wps">
            <w:drawing>
              <wp:anchor distT="0" distB="0" distL="114300" distR="114300" simplePos="0" relativeHeight="251658250" behindDoc="0" locked="0" layoutInCell="1" allowOverlap="1" wp14:anchorId="63ABD49B" wp14:editId="715BEB4F">
                <wp:simplePos x="0" y="0"/>
                <wp:positionH relativeFrom="column">
                  <wp:posOffset>-1356995</wp:posOffset>
                </wp:positionH>
                <wp:positionV relativeFrom="paragraph">
                  <wp:posOffset>264069</wp:posOffset>
                </wp:positionV>
                <wp:extent cx="8187055" cy="1808027"/>
                <wp:effectExtent l="0" t="0" r="23495" b="20955"/>
                <wp:wrapNone/>
                <wp:docPr id="53" name="Tekstvak 53"/>
                <wp:cNvGraphicFramePr/>
                <a:graphic xmlns:a="http://schemas.openxmlformats.org/drawingml/2006/main">
                  <a:graphicData uri="http://schemas.microsoft.com/office/word/2010/wordprocessingShape">
                    <wps:wsp>
                      <wps:cNvSpPr txBox="1"/>
                      <wps:spPr>
                        <a:xfrm>
                          <a:off x="0" y="0"/>
                          <a:ext cx="8187055" cy="1808027"/>
                        </a:xfrm>
                        <a:prstGeom prst="rect">
                          <a:avLst/>
                        </a:prstGeom>
                        <a:solidFill>
                          <a:srgbClr val="D2DDF1"/>
                        </a:solidFill>
                        <a:ln w="6350">
                          <a:solidFill>
                            <a:srgbClr val="D2DDF1"/>
                          </a:solidFill>
                        </a:ln>
                      </wps:spPr>
                      <wps:txbx>
                        <w:txbxContent>
                          <w:p w14:paraId="08571BD3" w14:textId="77777777" w:rsidR="009C641E" w:rsidRPr="005C0AA7" w:rsidRDefault="009C641E" w:rsidP="009C641E">
                            <w:pPr>
                              <w:pStyle w:val="Titel"/>
                              <w:jc w:val="center"/>
                              <w:rPr>
                                <w:lang w:val="nl-NL"/>
                              </w:rPr>
                            </w:pPr>
                            <w:r>
                              <w:rPr>
                                <w:bCs/>
                                <w:lang w:val="nl-NL"/>
                              </w:rPr>
                              <w:t>Het maken en sturen van een robotarm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BD49B" id="Tekstvak 53" o:spid="_x0000_s1028" type="#_x0000_t202" style="position:absolute;margin-left:-106.85pt;margin-top:20.8pt;width:644.65pt;height:142.3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" fillcolor="#d2ddf1" strokecolor="#d2ddf1" strokeweight=".5pt">
                <v:textbox>
                  <w:txbxContent>
                    <w:p w14:paraId="08571BD3" w14:textId="77777777" w:rsidR="009C641E" w:rsidRPr="005C0AA7" w:rsidRDefault="009C641E" w:rsidP="009C641E">
                      <w:pPr>
                        <w:pStyle w:val="Titel"/>
                        <w:jc w:val="center"/>
                        <w:rPr>
                          <w:lang w:val="nl-NL"/>
                        </w:rPr>
                      </w:pPr>
                      <w:r>
                        <w:rPr>
                          <w:bCs/>
                          <w:lang w:val="nl-NL"/>
                        </w:rPr>
                        <w:t>Het maken en sturen van een robotarm</w:t>
                      </w:r>
                    </w:p>
                  </w:txbxContent>
                </v:textbox>
              </v:shape>
            </w:pict>
          </mc:Fallback>
        </mc:AlternateContent>
      </w:r>
    </w:p>
    <w:p w14:paraId="41F0AC1C" w14:textId="77777777" w:rsidR="009C641E" w:rsidRDefault="009C641E" w:rsidP="009C641E">
      <w:pPr>
        <w:rPr>
          <w:lang w:val="nl-NL"/>
        </w:rPr>
      </w:pPr>
    </w:p>
    <w:p w14:paraId="490781DE" w14:textId="77777777" w:rsidR="009C641E" w:rsidRDefault="009C641E" w:rsidP="009C641E">
      <w:pPr>
        <w:rPr>
          <w:lang w:val="nl-NL"/>
        </w:rPr>
      </w:pPr>
    </w:p>
    <w:p w14:paraId="400DF75E" w14:textId="77777777" w:rsidR="009C641E" w:rsidRDefault="009C641E" w:rsidP="009C641E">
      <w:pPr>
        <w:rPr>
          <w:lang w:val="nl-NL"/>
        </w:rPr>
      </w:pPr>
    </w:p>
    <w:p w14:paraId="72D7A331" w14:textId="77777777" w:rsidR="009C641E" w:rsidRDefault="009C641E" w:rsidP="009C641E">
      <w:pPr>
        <w:rPr>
          <w:lang w:val="nl-NL"/>
        </w:rPr>
      </w:pPr>
    </w:p>
    <w:p w14:paraId="559C8B08" w14:textId="77777777" w:rsidR="009C641E" w:rsidRDefault="009C641E" w:rsidP="009C641E">
      <w:pPr>
        <w:rPr>
          <w:lang w:val="nl-NL"/>
        </w:rPr>
      </w:pPr>
    </w:p>
    <w:p w14:paraId="718E9209" w14:textId="77777777" w:rsidR="009C641E" w:rsidRDefault="009C641E" w:rsidP="009C641E">
      <w:pPr>
        <w:rPr>
          <w:lang w:val="nl-NL"/>
        </w:rPr>
      </w:pPr>
    </w:p>
    <w:p w14:paraId="05856533" w14:textId="77777777" w:rsidR="009C641E" w:rsidRDefault="009C641E" w:rsidP="009C641E">
      <w:pPr>
        <w:rPr>
          <w:lang w:val="nl-NL"/>
        </w:rPr>
      </w:pPr>
      <w:r>
        <w:rPr>
          <w:noProof/>
          <w:lang w:val="nl-NL"/>
        </w:rPr>
        <mc:AlternateContent>
          <mc:Choice Requires="wps">
            <w:drawing>
              <wp:anchor distT="0" distB="0" distL="114300" distR="114300" simplePos="0" relativeHeight="251658251" behindDoc="0" locked="0" layoutInCell="1" allowOverlap="1" wp14:anchorId="209261EE" wp14:editId="6E5F2A5C">
                <wp:simplePos x="0" y="0"/>
                <wp:positionH relativeFrom="column">
                  <wp:posOffset>2757805</wp:posOffset>
                </wp:positionH>
                <wp:positionV relativeFrom="paragraph">
                  <wp:posOffset>153217</wp:posOffset>
                </wp:positionV>
                <wp:extent cx="3743325" cy="2220686"/>
                <wp:effectExtent l="0" t="0" r="9525" b="8255"/>
                <wp:wrapNone/>
                <wp:docPr id="54" name="Tekstvak 54"/>
                <wp:cNvGraphicFramePr/>
                <a:graphic xmlns:a="http://schemas.openxmlformats.org/drawingml/2006/main">
                  <a:graphicData uri="http://schemas.microsoft.com/office/word/2010/wordprocessingShape">
                    <wps:wsp>
                      <wps:cNvSpPr txBox="1"/>
                      <wps:spPr>
                        <a:xfrm>
                          <a:off x="0" y="0"/>
                          <a:ext cx="3743325" cy="2220686"/>
                        </a:xfrm>
                        <a:prstGeom prst="rect">
                          <a:avLst/>
                        </a:prstGeom>
                        <a:solidFill>
                          <a:schemeClr val="lt1"/>
                        </a:solidFill>
                        <a:ln w="6350">
                          <a:noFill/>
                        </a:ln>
                      </wps:spPr>
                      <wps:txbx>
                        <w:txbxContent>
                          <w:p w14:paraId="10D32FE4" w14:textId="77777777" w:rsidR="009C641E" w:rsidRPr="002957BD" w:rsidRDefault="009C641E" w:rsidP="009C641E">
                            <w:pPr>
                              <w:ind w:left="2124" w:hanging="2124"/>
                              <w:rPr>
                                <w:b/>
                                <w:bCs/>
                                <w:sz w:val="28"/>
                                <w:szCs w:val="32"/>
                                <w:lang w:val="nl-NL"/>
                              </w:rPr>
                            </w:pPr>
                            <w:r w:rsidRPr="002957BD">
                              <w:rPr>
                                <w:b/>
                                <w:bCs/>
                                <w:sz w:val="28"/>
                                <w:szCs w:val="32"/>
                                <w:lang w:val="nl-NL"/>
                              </w:rPr>
                              <w:t>Lectoren:</w:t>
                            </w:r>
                            <w:r w:rsidRPr="002957BD">
                              <w:rPr>
                                <w:b/>
                                <w:bCs/>
                                <w:sz w:val="28"/>
                                <w:szCs w:val="32"/>
                                <w:lang w:val="nl-NL"/>
                              </w:rPr>
                              <w:tab/>
                            </w:r>
                            <w:r w:rsidRPr="002957BD">
                              <w:rPr>
                                <w:sz w:val="28"/>
                                <w:szCs w:val="32"/>
                                <w:lang w:val="nl-NL"/>
                              </w:rPr>
                              <w:t>Sabine Martens</w:t>
                            </w:r>
                            <w:r w:rsidRPr="002957BD">
                              <w:rPr>
                                <w:sz w:val="28"/>
                                <w:szCs w:val="32"/>
                                <w:lang w:val="nl-NL"/>
                              </w:rPr>
                              <w:br/>
                              <w:t>Mario Wyns</w:t>
                            </w:r>
                          </w:p>
                          <w:p w14:paraId="10E10730" w14:textId="77777777" w:rsidR="009C641E" w:rsidRDefault="009C641E" w:rsidP="009C641E">
                            <w:pPr>
                              <w:ind w:left="2124" w:hanging="2124"/>
                              <w:rPr>
                                <w:sz w:val="28"/>
                                <w:szCs w:val="32"/>
                                <w:lang w:val="nl-NL"/>
                              </w:rPr>
                            </w:pPr>
                            <w:r>
                              <w:rPr>
                                <w:b/>
                                <w:bCs/>
                                <w:sz w:val="28"/>
                                <w:szCs w:val="32"/>
                                <w:lang w:val="nl-NL"/>
                              </w:rPr>
                              <w:t>Verslaggevers</w:t>
                            </w:r>
                            <w:r w:rsidRPr="009D7AA2">
                              <w:rPr>
                                <w:b/>
                                <w:bCs/>
                                <w:sz w:val="28"/>
                                <w:szCs w:val="32"/>
                                <w:lang w:val="nl-NL"/>
                              </w:rPr>
                              <w:t>:</w:t>
                            </w:r>
                            <w:r w:rsidRPr="009D7AA2">
                              <w:rPr>
                                <w:b/>
                                <w:bCs/>
                                <w:sz w:val="28"/>
                                <w:szCs w:val="32"/>
                                <w:lang w:val="nl-NL"/>
                              </w:rPr>
                              <w:tab/>
                            </w:r>
                            <w:r>
                              <w:rPr>
                                <w:sz w:val="28"/>
                                <w:szCs w:val="32"/>
                                <w:lang w:val="nl-NL"/>
                              </w:rPr>
                              <w:t>Lennert De Geeter</w:t>
                            </w:r>
                            <w:r>
                              <w:rPr>
                                <w:sz w:val="28"/>
                                <w:szCs w:val="32"/>
                                <w:lang w:val="nl-NL"/>
                              </w:rPr>
                              <w:br/>
                              <w:t>Roy De Volder</w:t>
                            </w:r>
                            <w:r>
                              <w:rPr>
                                <w:sz w:val="28"/>
                                <w:szCs w:val="32"/>
                                <w:lang w:val="nl-NL"/>
                              </w:rPr>
                              <w:br/>
                              <w:t>Jorik Van Dorpe</w:t>
                            </w:r>
                            <w:r>
                              <w:rPr>
                                <w:sz w:val="28"/>
                                <w:szCs w:val="32"/>
                                <w:lang w:val="nl-NL"/>
                              </w:rPr>
                              <w:br/>
                            </w:r>
                            <w:r w:rsidRPr="00F94C4D">
                              <w:rPr>
                                <w:sz w:val="28"/>
                                <w:szCs w:val="32"/>
                                <w:lang w:val="nl-NL"/>
                              </w:rPr>
                              <w:t>Lukas Verschraegen</w:t>
                            </w:r>
                          </w:p>
                          <w:p w14:paraId="23DD693F" w14:textId="77777777" w:rsidR="009C641E" w:rsidRPr="00F94C4D" w:rsidRDefault="009C641E" w:rsidP="009C641E">
                            <w:pPr>
                              <w:ind w:left="2124" w:hanging="2124"/>
                              <w:rPr>
                                <w:sz w:val="28"/>
                                <w:szCs w:val="32"/>
                                <w:lang w:val="nl-NL"/>
                              </w:rPr>
                            </w:pPr>
                            <w:r w:rsidRPr="009D7AA2">
                              <w:rPr>
                                <w:b/>
                                <w:bCs/>
                                <w:sz w:val="28"/>
                                <w:szCs w:val="32"/>
                                <w:lang w:val="nl-NL"/>
                              </w:rPr>
                              <w:t>Klas:</w:t>
                            </w:r>
                            <w:r>
                              <w:rPr>
                                <w:b/>
                                <w:bCs/>
                                <w:sz w:val="28"/>
                                <w:szCs w:val="32"/>
                                <w:lang w:val="nl-NL"/>
                              </w:rPr>
                              <w:tab/>
                            </w:r>
                            <w:r w:rsidRPr="000E5BD7">
                              <w:rPr>
                                <w:sz w:val="28"/>
                                <w:szCs w:val="32"/>
                                <w:lang w:val="nl-NL"/>
                              </w:rPr>
                              <w:t>3ELO</w:t>
                            </w:r>
                          </w:p>
                          <w:p w14:paraId="001B6132" w14:textId="77777777" w:rsidR="009C641E" w:rsidRPr="009228B0" w:rsidRDefault="009C641E" w:rsidP="009C641E">
                            <w:pPr>
                              <w:rPr>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261EE" id="Tekstvak 54" o:spid="_x0000_s1029" type="#_x0000_t202" style="position:absolute;margin-left:217.15pt;margin-top:12.05pt;width:294.75pt;height:174.8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" fillcolor="white [3201]" stroked="f" strokeweight=".5pt">
                <v:textbox>
                  <w:txbxContent>
                    <w:p w14:paraId="10D32FE4" w14:textId="77777777" w:rsidR="009C641E" w:rsidRPr="002957BD" w:rsidRDefault="009C641E" w:rsidP="009C641E">
                      <w:pPr>
                        <w:ind w:left="2124" w:hanging="2124"/>
                        <w:rPr>
                          <w:b/>
                          <w:bCs/>
                          <w:sz w:val="28"/>
                          <w:szCs w:val="32"/>
                          <w:lang w:val="nl-NL"/>
                        </w:rPr>
                      </w:pPr>
                      <w:r w:rsidRPr="002957BD">
                        <w:rPr>
                          <w:b/>
                          <w:bCs/>
                          <w:sz w:val="28"/>
                          <w:szCs w:val="32"/>
                          <w:lang w:val="nl-NL"/>
                        </w:rPr>
                        <w:t>Lectoren:</w:t>
                      </w:r>
                      <w:r w:rsidRPr="002957BD">
                        <w:rPr>
                          <w:b/>
                          <w:bCs/>
                          <w:sz w:val="28"/>
                          <w:szCs w:val="32"/>
                          <w:lang w:val="nl-NL"/>
                        </w:rPr>
                        <w:tab/>
                      </w:r>
                      <w:r w:rsidRPr="002957BD">
                        <w:rPr>
                          <w:sz w:val="28"/>
                          <w:szCs w:val="32"/>
                          <w:lang w:val="nl-NL"/>
                        </w:rPr>
                        <w:t>Sabine Martens</w:t>
                      </w:r>
                      <w:r w:rsidRPr="002957BD">
                        <w:rPr>
                          <w:sz w:val="28"/>
                          <w:szCs w:val="32"/>
                          <w:lang w:val="nl-NL"/>
                        </w:rPr>
                        <w:br/>
                        <w:t>Mario Wyns</w:t>
                      </w:r>
                    </w:p>
                    <w:p w14:paraId="10E10730" w14:textId="77777777" w:rsidR="009C641E" w:rsidRDefault="009C641E" w:rsidP="009C641E">
                      <w:pPr>
                        <w:ind w:left="2124" w:hanging="2124"/>
                        <w:rPr>
                          <w:sz w:val="28"/>
                          <w:szCs w:val="32"/>
                          <w:lang w:val="nl-NL"/>
                        </w:rPr>
                      </w:pPr>
                      <w:r>
                        <w:rPr>
                          <w:b/>
                          <w:bCs/>
                          <w:sz w:val="28"/>
                          <w:szCs w:val="32"/>
                          <w:lang w:val="nl-NL"/>
                        </w:rPr>
                        <w:t>Verslaggevers</w:t>
                      </w:r>
                      <w:r w:rsidRPr="009D7AA2">
                        <w:rPr>
                          <w:b/>
                          <w:bCs/>
                          <w:sz w:val="28"/>
                          <w:szCs w:val="32"/>
                          <w:lang w:val="nl-NL"/>
                        </w:rPr>
                        <w:t>:</w:t>
                      </w:r>
                      <w:r w:rsidRPr="009D7AA2">
                        <w:rPr>
                          <w:b/>
                          <w:bCs/>
                          <w:sz w:val="28"/>
                          <w:szCs w:val="32"/>
                          <w:lang w:val="nl-NL"/>
                        </w:rPr>
                        <w:tab/>
                      </w:r>
                      <w:r>
                        <w:rPr>
                          <w:sz w:val="28"/>
                          <w:szCs w:val="32"/>
                          <w:lang w:val="nl-NL"/>
                        </w:rPr>
                        <w:t>Lennert De Geeter</w:t>
                      </w:r>
                      <w:r>
                        <w:rPr>
                          <w:sz w:val="28"/>
                          <w:szCs w:val="32"/>
                          <w:lang w:val="nl-NL"/>
                        </w:rPr>
                        <w:br/>
                        <w:t>Roy De Volder</w:t>
                      </w:r>
                      <w:r>
                        <w:rPr>
                          <w:sz w:val="28"/>
                          <w:szCs w:val="32"/>
                          <w:lang w:val="nl-NL"/>
                        </w:rPr>
                        <w:br/>
                        <w:t>Jorik Van Dorpe</w:t>
                      </w:r>
                      <w:r>
                        <w:rPr>
                          <w:sz w:val="28"/>
                          <w:szCs w:val="32"/>
                          <w:lang w:val="nl-NL"/>
                        </w:rPr>
                        <w:br/>
                      </w:r>
                      <w:r w:rsidRPr="00F94C4D">
                        <w:rPr>
                          <w:sz w:val="28"/>
                          <w:szCs w:val="32"/>
                          <w:lang w:val="nl-NL"/>
                        </w:rPr>
                        <w:t>Lukas Verschraegen</w:t>
                      </w:r>
                    </w:p>
                    <w:p w14:paraId="23DD693F" w14:textId="77777777" w:rsidR="009C641E" w:rsidRPr="00F94C4D" w:rsidRDefault="009C641E" w:rsidP="009C641E">
                      <w:pPr>
                        <w:ind w:left="2124" w:hanging="2124"/>
                        <w:rPr>
                          <w:sz w:val="28"/>
                          <w:szCs w:val="32"/>
                          <w:lang w:val="nl-NL"/>
                        </w:rPr>
                      </w:pPr>
                      <w:r w:rsidRPr="009D7AA2">
                        <w:rPr>
                          <w:b/>
                          <w:bCs/>
                          <w:sz w:val="28"/>
                          <w:szCs w:val="32"/>
                          <w:lang w:val="nl-NL"/>
                        </w:rPr>
                        <w:t>Klas:</w:t>
                      </w:r>
                      <w:r>
                        <w:rPr>
                          <w:b/>
                          <w:bCs/>
                          <w:sz w:val="28"/>
                          <w:szCs w:val="32"/>
                          <w:lang w:val="nl-NL"/>
                        </w:rPr>
                        <w:tab/>
                      </w:r>
                      <w:r w:rsidRPr="000E5BD7">
                        <w:rPr>
                          <w:sz w:val="28"/>
                          <w:szCs w:val="32"/>
                          <w:lang w:val="nl-NL"/>
                        </w:rPr>
                        <w:t>3ELO</w:t>
                      </w:r>
                    </w:p>
                    <w:p w14:paraId="001B6132" w14:textId="77777777" w:rsidR="009C641E" w:rsidRPr="009228B0" w:rsidRDefault="009C641E" w:rsidP="009C641E">
                      <w:pPr>
                        <w:rPr>
                          <w:lang w:val="nl-NL"/>
                        </w:rPr>
                      </w:pPr>
                    </w:p>
                  </w:txbxContent>
                </v:textbox>
              </v:shape>
            </w:pict>
          </mc:Fallback>
        </mc:AlternateContent>
      </w:r>
    </w:p>
    <w:p w14:paraId="698807CD" w14:textId="77777777" w:rsidR="009C641E" w:rsidRDefault="009C641E" w:rsidP="009C641E">
      <w:pPr>
        <w:rPr>
          <w:lang w:val="nl-NL"/>
        </w:rPr>
      </w:pPr>
    </w:p>
    <w:p w14:paraId="7B9D1EC9" w14:textId="77777777" w:rsidR="009C641E" w:rsidRDefault="009C641E" w:rsidP="009D7AA2">
      <w:pPr>
        <w:rPr>
          <w:b/>
          <w:bCs/>
          <w:color w:val="3BB497"/>
          <w:sz w:val="36"/>
          <w:szCs w:val="40"/>
          <w:lang w:val="nl-NL"/>
        </w:rPr>
        <w:sectPr w:rsidR="009C641E" w:rsidSect="00995550">
          <w:pgSz w:w="11906" w:h="16838"/>
          <w:pgMar w:top="1417" w:right="1417" w:bottom="1417" w:left="1417" w:header="708" w:footer="708" w:gutter="0"/>
          <w:cols w:space="708"/>
          <w:titlePg/>
          <w:docGrid w:linePitch="360"/>
        </w:sectPr>
      </w:pPr>
    </w:p>
    <w:p w14:paraId="0D8D0B4C" w14:textId="1A7A0183" w:rsidR="00B50594" w:rsidRDefault="00B50594" w:rsidP="00B50594">
      <w:pPr>
        <w:rPr>
          <w:b/>
          <w:bCs/>
          <w:color w:val="3BB497"/>
          <w:sz w:val="36"/>
          <w:szCs w:val="40"/>
          <w:lang w:val="nl-NL"/>
        </w:rPr>
      </w:pPr>
      <w:r>
        <w:rPr>
          <w:b/>
          <w:bCs/>
          <w:color w:val="3BB497"/>
          <w:sz w:val="36"/>
          <w:szCs w:val="40"/>
          <w:lang w:val="nl-NL"/>
        </w:rPr>
        <w:lastRenderedPageBreak/>
        <w:t>Abstract</w:t>
      </w:r>
    </w:p>
    <w:p w14:paraId="60556C6E" w14:textId="77777777" w:rsidR="00B50594" w:rsidRPr="00975241" w:rsidRDefault="00B50594" w:rsidP="00B50594">
      <w:pPr>
        <w:rPr>
          <w:lang w:val="nl-NL"/>
        </w:rPr>
      </w:pPr>
    </w:p>
    <w:p w14:paraId="4608495B" w14:textId="77FFF78F" w:rsidR="00B50594" w:rsidRDefault="00B50594" w:rsidP="009D7AA2">
      <w:pPr>
        <w:rPr>
          <w:b/>
          <w:bCs/>
          <w:color w:val="3BB497"/>
          <w:sz w:val="36"/>
          <w:szCs w:val="40"/>
          <w:lang w:val="nl-NL"/>
        </w:rPr>
        <w:sectPr w:rsidR="00B50594" w:rsidSect="00995550">
          <w:pgSz w:w="11906" w:h="16838"/>
          <w:pgMar w:top="1417" w:right="1417" w:bottom="1417" w:left="1417" w:header="708" w:footer="708" w:gutter="0"/>
          <w:cols w:space="708"/>
          <w:titlePg/>
          <w:docGrid w:linePitch="360"/>
        </w:sectPr>
      </w:pPr>
    </w:p>
    <w:p w14:paraId="028727EC" w14:textId="77777777" w:rsidR="00B50594" w:rsidRPr="00975241" w:rsidRDefault="00B50594" w:rsidP="00B50594">
      <w:pPr>
        <w:rPr>
          <w:b/>
          <w:bCs/>
          <w:color w:val="3BB497"/>
          <w:sz w:val="36"/>
          <w:szCs w:val="40"/>
          <w:lang w:val="nl-NL"/>
        </w:rPr>
      </w:pPr>
      <w:r w:rsidRPr="00975241">
        <w:rPr>
          <w:b/>
          <w:bCs/>
          <w:color w:val="3BB497"/>
          <w:sz w:val="36"/>
          <w:szCs w:val="40"/>
          <w:lang w:val="nl-NL"/>
        </w:rPr>
        <w:lastRenderedPageBreak/>
        <w:t>Inhoudsopgave</w:t>
      </w:r>
    </w:p>
    <w:p w14:paraId="182042E9" w14:textId="010ECEDC" w:rsidR="004A4ECC" w:rsidRDefault="00056A8F">
      <w:pPr>
        <w:pStyle w:val="Inhopg1"/>
        <w:rPr>
          <w:rFonts w:eastAsiaTheme="minorEastAsia"/>
          <w:b w:val="0"/>
          <w:noProof/>
          <w:sz w:val="22"/>
          <w:lang w:eastAsia="nl-BE"/>
        </w:rPr>
      </w:pPr>
      <w:r>
        <w:rPr>
          <w:b w:val="0"/>
        </w:rPr>
        <w:fldChar w:fldCharType="begin"/>
      </w:r>
      <w:r>
        <w:instrText xml:space="preserve"> TOC \h \z \t "Kop 1;2;Kop 2;3;Kop 3;4;Geen afstand;1;Bijlagen;5" </w:instrText>
      </w:r>
      <w:r>
        <w:rPr>
          <w:b w:val="0"/>
        </w:rPr>
        <w:fldChar w:fldCharType="separate"/>
      </w:r>
      <w:hyperlink w:anchor="_Toc133405014" w:history="1">
        <w:r w:rsidR="004A4ECC" w:rsidRPr="003154B8">
          <w:rPr>
            <w:rStyle w:val="Hyperlink"/>
            <w:noProof/>
            <w:lang w:val="nl-NL"/>
          </w:rPr>
          <w:t>Figurenlijst</w:t>
        </w:r>
        <w:r w:rsidR="004A4ECC">
          <w:rPr>
            <w:noProof/>
            <w:webHidden/>
          </w:rPr>
          <w:tab/>
        </w:r>
        <w:r w:rsidR="004A4ECC">
          <w:rPr>
            <w:noProof/>
            <w:webHidden/>
          </w:rPr>
          <w:fldChar w:fldCharType="begin"/>
        </w:r>
        <w:r w:rsidR="004A4ECC">
          <w:rPr>
            <w:noProof/>
            <w:webHidden/>
          </w:rPr>
          <w:instrText xml:space="preserve"> PAGEREF _Toc133405014 \h </w:instrText>
        </w:r>
        <w:r w:rsidR="004A4ECC">
          <w:rPr>
            <w:noProof/>
            <w:webHidden/>
          </w:rPr>
        </w:r>
        <w:r w:rsidR="004A4ECC">
          <w:rPr>
            <w:noProof/>
            <w:webHidden/>
          </w:rPr>
          <w:fldChar w:fldCharType="separate"/>
        </w:r>
        <w:r w:rsidR="00B95FD8">
          <w:rPr>
            <w:noProof/>
            <w:webHidden/>
          </w:rPr>
          <w:t>7</w:t>
        </w:r>
        <w:r w:rsidR="004A4ECC">
          <w:rPr>
            <w:noProof/>
            <w:webHidden/>
          </w:rPr>
          <w:fldChar w:fldCharType="end"/>
        </w:r>
      </w:hyperlink>
    </w:p>
    <w:p w14:paraId="28B3A190" w14:textId="753A47F0" w:rsidR="004A4ECC" w:rsidRDefault="004A4ECC">
      <w:pPr>
        <w:pStyle w:val="Inhopg1"/>
        <w:rPr>
          <w:rFonts w:eastAsiaTheme="minorEastAsia"/>
          <w:b w:val="0"/>
          <w:noProof/>
          <w:sz w:val="22"/>
          <w:lang w:eastAsia="nl-BE"/>
        </w:rPr>
      </w:pPr>
      <w:hyperlink w:anchor="_Toc133405015" w:history="1">
        <w:r w:rsidRPr="003154B8">
          <w:rPr>
            <w:rStyle w:val="Hyperlink"/>
            <w:noProof/>
            <w:lang w:val="nl-NL"/>
          </w:rPr>
          <w:t>Tabellenlijst</w:t>
        </w:r>
        <w:r>
          <w:rPr>
            <w:noProof/>
            <w:webHidden/>
          </w:rPr>
          <w:tab/>
        </w:r>
        <w:r>
          <w:rPr>
            <w:noProof/>
            <w:webHidden/>
          </w:rPr>
          <w:fldChar w:fldCharType="begin"/>
        </w:r>
        <w:r>
          <w:rPr>
            <w:noProof/>
            <w:webHidden/>
          </w:rPr>
          <w:instrText xml:space="preserve"> PAGEREF _Toc133405015 \h </w:instrText>
        </w:r>
        <w:r>
          <w:rPr>
            <w:noProof/>
            <w:webHidden/>
          </w:rPr>
        </w:r>
        <w:r>
          <w:rPr>
            <w:noProof/>
            <w:webHidden/>
          </w:rPr>
          <w:fldChar w:fldCharType="separate"/>
        </w:r>
        <w:r w:rsidR="00B95FD8">
          <w:rPr>
            <w:noProof/>
            <w:webHidden/>
          </w:rPr>
          <w:t>8</w:t>
        </w:r>
        <w:r>
          <w:rPr>
            <w:noProof/>
            <w:webHidden/>
          </w:rPr>
          <w:fldChar w:fldCharType="end"/>
        </w:r>
      </w:hyperlink>
    </w:p>
    <w:p w14:paraId="0E49DEA4" w14:textId="4940D925" w:rsidR="004A4ECC" w:rsidRDefault="004A4ECC">
      <w:pPr>
        <w:pStyle w:val="Inhopg1"/>
        <w:rPr>
          <w:rFonts w:eastAsiaTheme="minorEastAsia"/>
          <w:b w:val="0"/>
          <w:noProof/>
          <w:sz w:val="22"/>
          <w:lang w:eastAsia="nl-BE"/>
        </w:rPr>
      </w:pPr>
      <w:hyperlink w:anchor="_Toc133405016" w:history="1">
        <w:r w:rsidRPr="003154B8">
          <w:rPr>
            <w:rStyle w:val="Hyperlink"/>
            <w:noProof/>
          </w:rPr>
          <w:t>Afkortingenlijst</w:t>
        </w:r>
        <w:r>
          <w:rPr>
            <w:noProof/>
            <w:webHidden/>
          </w:rPr>
          <w:tab/>
        </w:r>
        <w:r>
          <w:rPr>
            <w:noProof/>
            <w:webHidden/>
          </w:rPr>
          <w:fldChar w:fldCharType="begin"/>
        </w:r>
        <w:r>
          <w:rPr>
            <w:noProof/>
            <w:webHidden/>
          </w:rPr>
          <w:instrText xml:space="preserve"> PAGEREF _Toc133405016 \h </w:instrText>
        </w:r>
        <w:r>
          <w:rPr>
            <w:noProof/>
            <w:webHidden/>
          </w:rPr>
        </w:r>
        <w:r>
          <w:rPr>
            <w:noProof/>
            <w:webHidden/>
          </w:rPr>
          <w:fldChar w:fldCharType="separate"/>
        </w:r>
        <w:r w:rsidR="00B95FD8">
          <w:rPr>
            <w:noProof/>
            <w:webHidden/>
          </w:rPr>
          <w:t>9</w:t>
        </w:r>
        <w:r>
          <w:rPr>
            <w:noProof/>
            <w:webHidden/>
          </w:rPr>
          <w:fldChar w:fldCharType="end"/>
        </w:r>
      </w:hyperlink>
    </w:p>
    <w:p w14:paraId="42EEFE70" w14:textId="78E636AD" w:rsidR="004A4ECC" w:rsidRDefault="004A4ECC">
      <w:pPr>
        <w:pStyle w:val="Inhopg1"/>
        <w:rPr>
          <w:rFonts w:eastAsiaTheme="minorEastAsia"/>
          <w:b w:val="0"/>
          <w:noProof/>
          <w:sz w:val="22"/>
          <w:lang w:eastAsia="nl-BE"/>
        </w:rPr>
      </w:pPr>
      <w:hyperlink w:anchor="_Toc133405017" w:history="1">
        <w:r w:rsidRPr="003154B8">
          <w:rPr>
            <w:rStyle w:val="Hyperlink"/>
            <w:noProof/>
          </w:rPr>
          <w:t>Begrippenlijst</w:t>
        </w:r>
        <w:r>
          <w:rPr>
            <w:noProof/>
            <w:webHidden/>
          </w:rPr>
          <w:tab/>
        </w:r>
        <w:r>
          <w:rPr>
            <w:noProof/>
            <w:webHidden/>
          </w:rPr>
          <w:fldChar w:fldCharType="begin"/>
        </w:r>
        <w:r>
          <w:rPr>
            <w:noProof/>
            <w:webHidden/>
          </w:rPr>
          <w:instrText xml:space="preserve"> PAGEREF _Toc133405017 \h </w:instrText>
        </w:r>
        <w:r>
          <w:rPr>
            <w:noProof/>
            <w:webHidden/>
          </w:rPr>
        </w:r>
        <w:r>
          <w:rPr>
            <w:noProof/>
            <w:webHidden/>
          </w:rPr>
          <w:fldChar w:fldCharType="separate"/>
        </w:r>
        <w:r w:rsidR="00B95FD8">
          <w:rPr>
            <w:noProof/>
            <w:webHidden/>
          </w:rPr>
          <w:t>11</w:t>
        </w:r>
        <w:r>
          <w:rPr>
            <w:noProof/>
            <w:webHidden/>
          </w:rPr>
          <w:fldChar w:fldCharType="end"/>
        </w:r>
      </w:hyperlink>
    </w:p>
    <w:p w14:paraId="65A3E5C1" w14:textId="6A9DB34D" w:rsidR="004A4ECC" w:rsidRDefault="004A4ECC">
      <w:pPr>
        <w:pStyle w:val="Inhopg1"/>
        <w:rPr>
          <w:rFonts w:eastAsiaTheme="minorEastAsia"/>
          <w:b w:val="0"/>
          <w:noProof/>
          <w:sz w:val="22"/>
          <w:lang w:eastAsia="nl-BE"/>
        </w:rPr>
      </w:pPr>
      <w:hyperlink w:anchor="_Toc133405018" w:history="1">
        <w:r w:rsidRPr="003154B8">
          <w:rPr>
            <w:rStyle w:val="Hyperlink"/>
            <w:noProof/>
            <w:lang w:val="nl-NL"/>
          </w:rPr>
          <w:t>Inleiding</w:t>
        </w:r>
        <w:r>
          <w:rPr>
            <w:noProof/>
            <w:webHidden/>
          </w:rPr>
          <w:tab/>
        </w:r>
        <w:r>
          <w:rPr>
            <w:noProof/>
            <w:webHidden/>
          </w:rPr>
          <w:fldChar w:fldCharType="begin"/>
        </w:r>
        <w:r>
          <w:rPr>
            <w:noProof/>
            <w:webHidden/>
          </w:rPr>
          <w:instrText xml:space="preserve"> PAGEREF _Toc133405018 \h </w:instrText>
        </w:r>
        <w:r>
          <w:rPr>
            <w:noProof/>
            <w:webHidden/>
          </w:rPr>
        </w:r>
        <w:r>
          <w:rPr>
            <w:noProof/>
            <w:webHidden/>
          </w:rPr>
          <w:fldChar w:fldCharType="separate"/>
        </w:r>
        <w:r w:rsidR="00B95FD8">
          <w:rPr>
            <w:noProof/>
            <w:webHidden/>
          </w:rPr>
          <w:t>12</w:t>
        </w:r>
        <w:r>
          <w:rPr>
            <w:noProof/>
            <w:webHidden/>
          </w:rPr>
          <w:fldChar w:fldCharType="end"/>
        </w:r>
      </w:hyperlink>
    </w:p>
    <w:p w14:paraId="5BB1F980" w14:textId="42DA91EA" w:rsidR="004A4ECC" w:rsidRDefault="004A4ECC">
      <w:pPr>
        <w:pStyle w:val="Inhopg2"/>
        <w:tabs>
          <w:tab w:val="left" w:pos="851"/>
          <w:tab w:val="right" w:pos="9062"/>
        </w:tabs>
        <w:rPr>
          <w:rFonts w:eastAsiaTheme="minorEastAsia"/>
          <w:b w:val="0"/>
          <w:noProof/>
          <w:sz w:val="22"/>
          <w:lang w:eastAsia="nl-BE"/>
        </w:rPr>
      </w:pPr>
      <w:hyperlink w:anchor="_Toc133405019" w:history="1">
        <w:r w:rsidRPr="003154B8">
          <w:rPr>
            <w:rStyle w:val="Hyperlink"/>
            <w:noProof/>
            <w:lang w:val="nl-NL"/>
          </w:rPr>
          <w:t>1</w:t>
        </w:r>
        <w:r>
          <w:rPr>
            <w:rFonts w:eastAsiaTheme="minorEastAsia"/>
            <w:b w:val="0"/>
            <w:noProof/>
            <w:sz w:val="22"/>
            <w:lang w:eastAsia="nl-BE"/>
          </w:rPr>
          <w:tab/>
        </w:r>
        <w:r w:rsidRPr="003154B8">
          <w:rPr>
            <w:rStyle w:val="Hyperlink"/>
            <w:noProof/>
            <w:lang w:val="nl-NL"/>
          </w:rPr>
          <w:t>Onderzoek</w:t>
        </w:r>
        <w:r>
          <w:rPr>
            <w:noProof/>
            <w:webHidden/>
          </w:rPr>
          <w:tab/>
        </w:r>
        <w:r>
          <w:rPr>
            <w:noProof/>
            <w:webHidden/>
          </w:rPr>
          <w:fldChar w:fldCharType="begin"/>
        </w:r>
        <w:r>
          <w:rPr>
            <w:noProof/>
            <w:webHidden/>
          </w:rPr>
          <w:instrText xml:space="preserve"> PAGEREF _Toc133405019 \h </w:instrText>
        </w:r>
        <w:r>
          <w:rPr>
            <w:noProof/>
            <w:webHidden/>
          </w:rPr>
        </w:r>
        <w:r>
          <w:rPr>
            <w:noProof/>
            <w:webHidden/>
          </w:rPr>
          <w:fldChar w:fldCharType="separate"/>
        </w:r>
        <w:r w:rsidR="00B95FD8">
          <w:rPr>
            <w:noProof/>
            <w:webHidden/>
          </w:rPr>
          <w:t>13</w:t>
        </w:r>
        <w:r>
          <w:rPr>
            <w:noProof/>
            <w:webHidden/>
          </w:rPr>
          <w:fldChar w:fldCharType="end"/>
        </w:r>
      </w:hyperlink>
    </w:p>
    <w:p w14:paraId="55BD7BEA" w14:textId="218A168D" w:rsidR="004A4ECC" w:rsidRDefault="004A4ECC">
      <w:pPr>
        <w:pStyle w:val="Inhopg3"/>
        <w:tabs>
          <w:tab w:val="left" w:pos="851"/>
          <w:tab w:val="right" w:pos="9062"/>
        </w:tabs>
        <w:rPr>
          <w:rFonts w:eastAsiaTheme="minorEastAsia"/>
          <w:b w:val="0"/>
          <w:noProof/>
          <w:lang w:eastAsia="nl-BE"/>
        </w:rPr>
      </w:pPr>
      <w:hyperlink w:anchor="_Toc133405020" w:history="1">
        <w:r w:rsidRPr="003154B8">
          <w:rPr>
            <w:rStyle w:val="Hyperlink"/>
            <w:noProof/>
            <w:lang w:val="nl-NL"/>
          </w:rPr>
          <w:t>1.1</w:t>
        </w:r>
        <w:r>
          <w:rPr>
            <w:rFonts w:eastAsiaTheme="minorEastAsia"/>
            <w:b w:val="0"/>
            <w:noProof/>
            <w:lang w:eastAsia="nl-BE"/>
          </w:rPr>
          <w:tab/>
        </w:r>
        <w:r w:rsidRPr="003154B8">
          <w:rPr>
            <w:rStyle w:val="Hyperlink"/>
            <w:noProof/>
            <w:lang w:val="nl-NL"/>
          </w:rPr>
          <w:t>Motoren</w:t>
        </w:r>
        <w:r>
          <w:rPr>
            <w:noProof/>
            <w:webHidden/>
          </w:rPr>
          <w:tab/>
        </w:r>
        <w:r>
          <w:rPr>
            <w:noProof/>
            <w:webHidden/>
          </w:rPr>
          <w:fldChar w:fldCharType="begin"/>
        </w:r>
        <w:r>
          <w:rPr>
            <w:noProof/>
            <w:webHidden/>
          </w:rPr>
          <w:instrText xml:space="preserve"> PAGEREF _Toc133405020 \h </w:instrText>
        </w:r>
        <w:r>
          <w:rPr>
            <w:noProof/>
            <w:webHidden/>
          </w:rPr>
        </w:r>
        <w:r>
          <w:rPr>
            <w:noProof/>
            <w:webHidden/>
          </w:rPr>
          <w:fldChar w:fldCharType="separate"/>
        </w:r>
        <w:r w:rsidR="00B95FD8">
          <w:rPr>
            <w:noProof/>
            <w:webHidden/>
          </w:rPr>
          <w:t>13</w:t>
        </w:r>
        <w:r>
          <w:rPr>
            <w:noProof/>
            <w:webHidden/>
          </w:rPr>
          <w:fldChar w:fldCharType="end"/>
        </w:r>
      </w:hyperlink>
    </w:p>
    <w:p w14:paraId="6147A6BC" w14:textId="2E9882EF" w:rsidR="004A4ECC" w:rsidRDefault="004A4ECC">
      <w:pPr>
        <w:pStyle w:val="Inhopg4"/>
        <w:tabs>
          <w:tab w:val="right" w:pos="9062"/>
        </w:tabs>
        <w:rPr>
          <w:rFonts w:eastAsiaTheme="minorEastAsia"/>
          <w:noProof/>
          <w:sz w:val="22"/>
          <w:lang w:eastAsia="nl-BE"/>
        </w:rPr>
      </w:pPr>
      <w:hyperlink w:anchor="_Toc133405021" w:history="1">
        <w:r w:rsidRPr="003154B8">
          <w:rPr>
            <w:rStyle w:val="Hyperlink"/>
            <w:noProof/>
          </w:rPr>
          <w:t>1.1.1</w:t>
        </w:r>
        <w:r>
          <w:rPr>
            <w:rFonts w:eastAsiaTheme="minorEastAsia"/>
            <w:noProof/>
            <w:sz w:val="22"/>
            <w:lang w:eastAsia="nl-BE"/>
          </w:rPr>
          <w:tab/>
        </w:r>
        <w:r w:rsidRPr="003154B8">
          <w:rPr>
            <w:rStyle w:val="Hyperlink"/>
            <w:noProof/>
            <w:lang w:val="nl-NL"/>
          </w:rPr>
          <w:t>Stappenmotor</w:t>
        </w:r>
        <w:r>
          <w:rPr>
            <w:noProof/>
            <w:webHidden/>
          </w:rPr>
          <w:tab/>
        </w:r>
        <w:r>
          <w:rPr>
            <w:noProof/>
            <w:webHidden/>
          </w:rPr>
          <w:fldChar w:fldCharType="begin"/>
        </w:r>
        <w:r>
          <w:rPr>
            <w:noProof/>
            <w:webHidden/>
          </w:rPr>
          <w:instrText xml:space="preserve"> PAGEREF _Toc133405021 \h </w:instrText>
        </w:r>
        <w:r>
          <w:rPr>
            <w:noProof/>
            <w:webHidden/>
          </w:rPr>
        </w:r>
        <w:r>
          <w:rPr>
            <w:noProof/>
            <w:webHidden/>
          </w:rPr>
          <w:fldChar w:fldCharType="separate"/>
        </w:r>
        <w:r w:rsidR="00B95FD8">
          <w:rPr>
            <w:noProof/>
            <w:webHidden/>
          </w:rPr>
          <w:t>14</w:t>
        </w:r>
        <w:r>
          <w:rPr>
            <w:noProof/>
            <w:webHidden/>
          </w:rPr>
          <w:fldChar w:fldCharType="end"/>
        </w:r>
      </w:hyperlink>
    </w:p>
    <w:p w14:paraId="14D45543" w14:textId="5C41B38C" w:rsidR="004A4ECC" w:rsidRDefault="004A4ECC">
      <w:pPr>
        <w:pStyle w:val="Inhopg4"/>
        <w:tabs>
          <w:tab w:val="right" w:pos="9062"/>
        </w:tabs>
        <w:rPr>
          <w:rFonts w:eastAsiaTheme="minorEastAsia"/>
          <w:noProof/>
          <w:sz w:val="22"/>
          <w:lang w:eastAsia="nl-BE"/>
        </w:rPr>
      </w:pPr>
      <w:hyperlink w:anchor="_Toc133405022" w:history="1">
        <w:r w:rsidRPr="003154B8">
          <w:rPr>
            <w:rStyle w:val="Hyperlink"/>
            <w:noProof/>
            <w:lang w:val="nl-NL"/>
          </w:rPr>
          <w:t>1.1.2</w:t>
        </w:r>
        <w:r>
          <w:rPr>
            <w:rFonts w:eastAsiaTheme="minorEastAsia"/>
            <w:noProof/>
            <w:sz w:val="22"/>
            <w:lang w:eastAsia="nl-BE"/>
          </w:rPr>
          <w:tab/>
        </w:r>
        <w:r w:rsidRPr="003154B8">
          <w:rPr>
            <w:rStyle w:val="Hyperlink"/>
            <w:noProof/>
            <w:lang w:val="nl-NL"/>
          </w:rPr>
          <w:t>Servomotor</w:t>
        </w:r>
        <w:r>
          <w:rPr>
            <w:noProof/>
            <w:webHidden/>
          </w:rPr>
          <w:tab/>
        </w:r>
        <w:r>
          <w:rPr>
            <w:noProof/>
            <w:webHidden/>
          </w:rPr>
          <w:fldChar w:fldCharType="begin"/>
        </w:r>
        <w:r>
          <w:rPr>
            <w:noProof/>
            <w:webHidden/>
          </w:rPr>
          <w:instrText xml:space="preserve"> PAGEREF _Toc133405022 \h </w:instrText>
        </w:r>
        <w:r>
          <w:rPr>
            <w:noProof/>
            <w:webHidden/>
          </w:rPr>
        </w:r>
        <w:r>
          <w:rPr>
            <w:noProof/>
            <w:webHidden/>
          </w:rPr>
          <w:fldChar w:fldCharType="separate"/>
        </w:r>
        <w:r w:rsidR="00B95FD8">
          <w:rPr>
            <w:noProof/>
            <w:webHidden/>
          </w:rPr>
          <w:t>14</w:t>
        </w:r>
        <w:r>
          <w:rPr>
            <w:noProof/>
            <w:webHidden/>
          </w:rPr>
          <w:fldChar w:fldCharType="end"/>
        </w:r>
      </w:hyperlink>
    </w:p>
    <w:p w14:paraId="30D7B273" w14:textId="7B414134" w:rsidR="004A4ECC" w:rsidRDefault="004A4ECC">
      <w:pPr>
        <w:pStyle w:val="Inhopg4"/>
        <w:tabs>
          <w:tab w:val="right" w:pos="9062"/>
        </w:tabs>
        <w:rPr>
          <w:rFonts w:eastAsiaTheme="minorEastAsia"/>
          <w:noProof/>
          <w:sz w:val="22"/>
          <w:lang w:eastAsia="nl-BE"/>
        </w:rPr>
      </w:pPr>
      <w:hyperlink w:anchor="_Toc133405023" w:history="1">
        <w:r w:rsidRPr="003154B8">
          <w:rPr>
            <w:rStyle w:val="Hyperlink"/>
            <w:noProof/>
            <w:lang w:val="nl-NL"/>
          </w:rPr>
          <w:t>1.1.3</w:t>
        </w:r>
        <w:r>
          <w:rPr>
            <w:rFonts w:eastAsiaTheme="minorEastAsia"/>
            <w:noProof/>
            <w:sz w:val="22"/>
            <w:lang w:eastAsia="nl-BE"/>
          </w:rPr>
          <w:tab/>
        </w:r>
        <w:r w:rsidRPr="003154B8">
          <w:rPr>
            <w:rStyle w:val="Hyperlink"/>
            <w:noProof/>
            <w:lang w:val="nl-NL"/>
          </w:rPr>
          <w:t>DC-motoren</w:t>
        </w:r>
        <w:r>
          <w:rPr>
            <w:noProof/>
            <w:webHidden/>
          </w:rPr>
          <w:tab/>
        </w:r>
        <w:r>
          <w:rPr>
            <w:noProof/>
            <w:webHidden/>
          </w:rPr>
          <w:fldChar w:fldCharType="begin"/>
        </w:r>
        <w:r>
          <w:rPr>
            <w:noProof/>
            <w:webHidden/>
          </w:rPr>
          <w:instrText xml:space="preserve"> PAGEREF _Toc133405023 \h </w:instrText>
        </w:r>
        <w:r>
          <w:rPr>
            <w:noProof/>
            <w:webHidden/>
          </w:rPr>
        </w:r>
        <w:r>
          <w:rPr>
            <w:noProof/>
            <w:webHidden/>
          </w:rPr>
          <w:fldChar w:fldCharType="separate"/>
        </w:r>
        <w:r w:rsidR="00B95FD8">
          <w:rPr>
            <w:noProof/>
            <w:webHidden/>
          </w:rPr>
          <w:t>14</w:t>
        </w:r>
        <w:r>
          <w:rPr>
            <w:noProof/>
            <w:webHidden/>
          </w:rPr>
          <w:fldChar w:fldCharType="end"/>
        </w:r>
      </w:hyperlink>
    </w:p>
    <w:p w14:paraId="5DE5A7B6" w14:textId="77D42B17" w:rsidR="004A4ECC" w:rsidRDefault="004A4ECC">
      <w:pPr>
        <w:pStyle w:val="Inhopg4"/>
        <w:tabs>
          <w:tab w:val="right" w:pos="9062"/>
        </w:tabs>
        <w:rPr>
          <w:rFonts w:eastAsiaTheme="minorEastAsia"/>
          <w:noProof/>
          <w:sz w:val="22"/>
          <w:lang w:eastAsia="nl-BE"/>
        </w:rPr>
      </w:pPr>
      <w:hyperlink w:anchor="_Toc133405024" w:history="1">
        <w:r w:rsidRPr="003154B8">
          <w:rPr>
            <w:rStyle w:val="Hyperlink"/>
            <w:noProof/>
            <w:lang w:val="nl-NL"/>
          </w:rPr>
          <w:t>1.1.4</w:t>
        </w:r>
        <w:r>
          <w:rPr>
            <w:rFonts w:eastAsiaTheme="minorEastAsia"/>
            <w:noProof/>
            <w:sz w:val="22"/>
            <w:lang w:eastAsia="nl-BE"/>
          </w:rPr>
          <w:tab/>
        </w:r>
        <w:r w:rsidRPr="003154B8">
          <w:rPr>
            <w:rStyle w:val="Hyperlink"/>
            <w:noProof/>
            <w:lang w:val="nl-NL"/>
          </w:rPr>
          <w:t>Brushless DC-motoren</w:t>
        </w:r>
        <w:r>
          <w:rPr>
            <w:noProof/>
            <w:webHidden/>
          </w:rPr>
          <w:tab/>
        </w:r>
        <w:r>
          <w:rPr>
            <w:noProof/>
            <w:webHidden/>
          </w:rPr>
          <w:fldChar w:fldCharType="begin"/>
        </w:r>
        <w:r>
          <w:rPr>
            <w:noProof/>
            <w:webHidden/>
          </w:rPr>
          <w:instrText xml:space="preserve"> PAGEREF _Toc133405024 \h </w:instrText>
        </w:r>
        <w:r>
          <w:rPr>
            <w:noProof/>
            <w:webHidden/>
          </w:rPr>
        </w:r>
        <w:r>
          <w:rPr>
            <w:noProof/>
            <w:webHidden/>
          </w:rPr>
          <w:fldChar w:fldCharType="separate"/>
        </w:r>
        <w:r w:rsidR="00B95FD8">
          <w:rPr>
            <w:noProof/>
            <w:webHidden/>
          </w:rPr>
          <w:t>14</w:t>
        </w:r>
        <w:r>
          <w:rPr>
            <w:noProof/>
            <w:webHidden/>
          </w:rPr>
          <w:fldChar w:fldCharType="end"/>
        </w:r>
      </w:hyperlink>
    </w:p>
    <w:p w14:paraId="4E5FEB53" w14:textId="2C852D7E" w:rsidR="004A4ECC" w:rsidRDefault="004A4ECC">
      <w:pPr>
        <w:pStyle w:val="Inhopg3"/>
        <w:tabs>
          <w:tab w:val="left" w:pos="851"/>
          <w:tab w:val="right" w:pos="9062"/>
        </w:tabs>
        <w:rPr>
          <w:rFonts w:eastAsiaTheme="minorEastAsia"/>
          <w:b w:val="0"/>
          <w:noProof/>
          <w:lang w:eastAsia="nl-BE"/>
        </w:rPr>
      </w:pPr>
      <w:hyperlink w:anchor="_Toc133405025" w:history="1">
        <w:r w:rsidRPr="003154B8">
          <w:rPr>
            <w:rStyle w:val="Hyperlink"/>
            <w:noProof/>
            <w:lang w:val="nl-NL"/>
          </w:rPr>
          <w:t>1.2</w:t>
        </w:r>
        <w:r>
          <w:rPr>
            <w:rFonts w:eastAsiaTheme="minorEastAsia"/>
            <w:b w:val="0"/>
            <w:noProof/>
            <w:lang w:eastAsia="nl-BE"/>
          </w:rPr>
          <w:tab/>
        </w:r>
        <w:r w:rsidRPr="003154B8">
          <w:rPr>
            <w:rStyle w:val="Hyperlink"/>
            <w:noProof/>
            <w:lang w:val="nl-NL"/>
          </w:rPr>
          <w:t>Sensoren</w:t>
        </w:r>
        <w:r>
          <w:rPr>
            <w:noProof/>
            <w:webHidden/>
          </w:rPr>
          <w:tab/>
        </w:r>
        <w:r>
          <w:rPr>
            <w:noProof/>
            <w:webHidden/>
          </w:rPr>
          <w:fldChar w:fldCharType="begin"/>
        </w:r>
        <w:r>
          <w:rPr>
            <w:noProof/>
            <w:webHidden/>
          </w:rPr>
          <w:instrText xml:space="preserve"> PAGEREF _Toc133405025 \h </w:instrText>
        </w:r>
        <w:r>
          <w:rPr>
            <w:noProof/>
            <w:webHidden/>
          </w:rPr>
        </w:r>
        <w:r>
          <w:rPr>
            <w:noProof/>
            <w:webHidden/>
          </w:rPr>
          <w:fldChar w:fldCharType="separate"/>
        </w:r>
        <w:r w:rsidR="00B95FD8">
          <w:rPr>
            <w:noProof/>
            <w:webHidden/>
          </w:rPr>
          <w:t>17</w:t>
        </w:r>
        <w:r>
          <w:rPr>
            <w:noProof/>
            <w:webHidden/>
          </w:rPr>
          <w:fldChar w:fldCharType="end"/>
        </w:r>
      </w:hyperlink>
    </w:p>
    <w:p w14:paraId="50D3B2CE" w14:textId="0281DBE1" w:rsidR="004A4ECC" w:rsidRDefault="004A4ECC">
      <w:pPr>
        <w:pStyle w:val="Inhopg4"/>
        <w:tabs>
          <w:tab w:val="right" w:pos="9062"/>
        </w:tabs>
        <w:rPr>
          <w:rFonts w:eastAsiaTheme="minorEastAsia"/>
          <w:noProof/>
          <w:sz w:val="22"/>
          <w:lang w:eastAsia="nl-BE"/>
        </w:rPr>
      </w:pPr>
      <w:hyperlink w:anchor="_Toc133405026" w:history="1">
        <w:r w:rsidRPr="003154B8">
          <w:rPr>
            <w:rStyle w:val="Hyperlink"/>
            <w:noProof/>
            <w:lang w:val="nl-NL"/>
          </w:rPr>
          <w:t>1.2.1</w:t>
        </w:r>
        <w:r>
          <w:rPr>
            <w:rFonts w:eastAsiaTheme="minorEastAsia"/>
            <w:noProof/>
            <w:sz w:val="22"/>
            <w:lang w:eastAsia="nl-BE"/>
          </w:rPr>
          <w:tab/>
        </w:r>
        <w:r w:rsidRPr="003154B8">
          <w:rPr>
            <w:rStyle w:val="Hyperlink"/>
            <w:noProof/>
            <w:lang w:val="nl-NL"/>
          </w:rPr>
          <w:t>Voeding</w:t>
        </w:r>
        <w:r>
          <w:rPr>
            <w:noProof/>
            <w:webHidden/>
          </w:rPr>
          <w:tab/>
        </w:r>
        <w:r>
          <w:rPr>
            <w:noProof/>
            <w:webHidden/>
          </w:rPr>
          <w:fldChar w:fldCharType="begin"/>
        </w:r>
        <w:r>
          <w:rPr>
            <w:noProof/>
            <w:webHidden/>
          </w:rPr>
          <w:instrText xml:space="preserve"> PAGEREF _Toc133405026 \h </w:instrText>
        </w:r>
        <w:r>
          <w:rPr>
            <w:noProof/>
            <w:webHidden/>
          </w:rPr>
        </w:r>
        <w:r>
          <w:rPr>
            <w:noProof/>
            <w:webHidden/>
          </w:rPr>
          <w:fldChar w:fldCharType="separate"/>
        </w:r>
        <w:r w:rsidR="00B95FD8">
          <w:rPr>
            <w:noProof/>
            <w:webHidden/>
          </w:rPr>
          <w:t>19</w:t>
        </w:r>
        <w:r>
          <w:rPr>
            <w:noProof/>
            <w:webHidden/>
          </w:rPr>
          <w:fldChar w:fldCharType="end"/>
        </w:r>
      </w:hyperlink>
    </w:p>
    <w:p w14:paraId="647F7900" w14:textId="19C2C9CE" w:rsidR="004A4ECC" w:rsidRDefault="004A4ECC">
      <w:pPr>
        <w:pStyle w:val="Inhopg4"/>
        <w:tabs>
          <w:tab w:val="right" w:pos="9062"/>
        </w:tabs>
        <w:rPr>
          <w:rFonts w:eastAsiaTheme="minorEastAsia"/>
          <w:noProof/>
          <w:sz w:val="22"/>
          <w:lang w:eastAsia="nl-BE"/>
        </w:rPr>
      </w:pPr>
      <w:hyperlink w:anchor="_Toc133405027" w:history="1">
        <w:r w:rsidRPr="003154B8">
          <w:rPr>
            <w:rStyle w:val="Hyperlink"/>
            <w:noProof/>
            <w:lang w:val="nl-NL"/>
          </w:rPr>
          <w:t>1.2.2</w:t>
        </w:r>
        <w:r>
          <w:rPr>
            <w:rFonts w:eastAsiaTheme="minorEastAsia"/>
            <w:noProof/>
            <w:sz w:val="22"/>
            <w:lang w:eastAsia="nl-BE"/>
          </w:rPr>
          <w:tab/>
        </w:r>
        <w:r w:rsidRPr="003154B8">
          <w:rPr>
            <w:rStyle w:val="Hyperlink"/>
            <w:noProof/>
            <w:lang w:val="nl-NL"/>
          </w:rPr>
          <w:t>Communicatie</w:t>
        </w:r>
        <w:r>
          <w:rPr>
            <w:noProof/>
            <w:webHidden/>
          </w:rPr>
          <w:tab/>
        </w:r>
        <w:r>
          <w:rPr>
            <w:noProof/>
            <w:webHidden/>
          </w:rPr>
          <w:fldChar w:fldCharType="begin"/>
        </w:r>
        <w:r>
          <w:rPr>
            <w:noProof/>
            <w:webHidden/>
          </w:rPr>
          <w:instrText xml:space="preserve"> PAGEREF _Toc133405027 \h </w:instrText>
        </w:r>
        <w:r>
          <w:rPr>
            <w:noProof/>
            <w:webHidden/>
          </w:rPr>
        </w:r>
        <w:r>
          <w:rPr>
            <w:noProof/>
            <w:webHidden/>
          </w:rPr>
          <w:fldChar w:fldCharType="separate"/>
        </w:r>
        <w:r w:rsidR="00B95FD8">
          <w:rPr>
            <w:noProof/>
            <w:webHidden/>
          </w:rPr>
          <w:t>21</w:t>
        </w:r>
        <w:r>
          <w:rPr>
            <w:noProof/>
            <w:webHidden/>
          </w:rPr>
          <w:fldChar w:fldCharType="end"/>
        </w:r>
      </w:hyperlink>
    </w:p>
    <w:p w14:paraId="0951F1FC" w14:textId="72F8D232" w:rsidR="004A4ECC" w:rsidRDefault="004A4ECC">
      <w:pPr>
        <w:pStyle w:val="Inhopg4"/>
        <w:tabs>
          <w:tab w:val="right" w:pos="9062"/>
        </w:tabs>
        <w:rPr>
          <w:rFonts w:eastAsiaTheme="minorEastAsia"/>
          <w:noProof/>
          <w:sz w:val="22"/>
          <w:lang w:eastAsia="nl-BE"/>
        </w:rPr>
      </w:pPr>
      <w:hyperlink w:anchor="_Toc133405028" w:history="1">
        <w:r w:rsidRPr="003154B8">
          <w:rPr>
            <w:rStyle w:val="Hyperlink"/>
            <w:noProof/>
            <w:lang w:val="nl-NL"/>
          </w:rPr>
          <w:t>1.2.3</w:t>
        </w:r>
        <w:r>
          <w:rPr>
            <w:rFonts w:eastAsiaTheme="minorEastAsia"/>
            <w:noProof/>
            <w:sz w:val="22"/>
            <w:lang w:eastAsia="nl-BE"/>
          </w:rPr>
          <w:tab/>
        </w:r>
        <w:r w:rsidRPr="003154B8">
          <w:rPr>
            <w:rStyle w:val="Hyperlink"/>
            <w:noProof/>
            <w:lang w:val="nl-NL"/>
          </w:rPr>
          <w:t>Programmatiecircuit</w:t>
        </w:r>
        <w:r>
          <w:rPr>
            <w:noProof/>
            <w:webHidden/>
          </w:rPr>
          <w:tab/>
        </w:r>
        <w:r>
          <w:rPr>
            <w:noProof/>
            <w:webHidden/>
          </w:rPr>
          <w:fldChar w:fldCharType="begin"/>
        </w:r>
        <w:r>
          <w:rPr>
            <w:noProof/>
            <w:webHidden/>
          </w:rPr>
          <w:instrText xml:space="preserve"> PAGEREF _Toc133405028 \h </w:instrText>
        </w:r>
        <w:r>
          <w:rPr>
            <w:noProof/>
            <w:webHidden/>
          </w:rPr>
        </w:r>
        <w:r>
          <w:rPr>
            <w:noProof/>
            <w:webHidden/>
          </w:rPr>
          <w:fldChar w:fldCharType="separate"/>
        </w:r>
        <w:r w:rsidR="00B95FD8">
          <w:rPr>
            <w:noProof/>
            <w:webHidden/>
          </w:rPr>
          <w:t>21</w:t>
        </w:r>
        <w:r>
          <w:rPr>
            <w:noProof/>
            <w:webHidden/>
          </w:rPr>
          <w:fldChar w:fldCharType="end"/>
        </w:r>
      </w:hyperlink>
    </w:p>
    <w:p w14:paraId="27BD0320" w14:textId="1F6BB525" w:rsidR="004A4ECC" w:rsidRDefault="004A4ECC">
      <w:pPr>
        <w:pStyle w:val="Inhopg4"/>
        <w:tabs>
          <w:tab w:val="right" w:pos="9062"/>
        </w:tabs>
        <w:rPr>
          <w:rFonts w:eastAsiaTheme="minorEastAsia"/>
          <w:noProof/>
          <w:sz w:val="22"/>
          <w:lang w:eastAsia="nl-BE"/>
        </w:rPr>
      </w:pPr>
      <w:hyperlink w:anchor="_Toc133405029" w:history="1">
        <w:r w:rsidRPr="003154B8">
          <w:rPr>
            <w:rStyle w:val="Hyperlink"/>
            <w:noProof/>
            <w:lang w:val="nl-NL"/>
          </w:rPr>
          <w:t>1.2.4</w:t>
        </w:r>
        <w:r>
          <w:rPr>
            <w:rFonts w:eastAsiaTheme="minorEastAsia"/>
            <w:noProof/>
            <w:sz w:val="22"/>
            <w:lang w:eastAsia="nl-BE"/>
          </w:rPr>
          <w:tab/>
        </w:r>
        <w:r w:rsidRPr="003154B8">
          <w:rPr>
            <w:rStyle w:val="Hyperlink"/>
            <w:noProof/>
            <w:lang w:val="nl-NL"/>
          </w:rPr>
          <w:t>Sensor voor het aansturen van de stappenmotor</w:t>
        </w:r>
        <w:r>
          <w:rPr>
            <w:noProof/>
            <w:webHidden/>
          </w:rPr>
          <w:tab/>
        </w:r>
        <w:r>
          <w:rPr>
            <w:noProof/>
            <w:webHidden/>
          </w:rPr>
          <w:fldChar w:fldCharType="begin"/>
        </w:r>
        <w:r>
          <w:rPr>
            <w:noProof/>
            <w:webHidden/>
          </w:rPr>
          <w:instrText xml:space="preserve"> PAGEREF _Toc133405029 \h </w:instrText>
        </w:r>
        <w:r>
          <w:rPr>
            <w:noProof/>
            <w:webHidden/>
          </w:rPr>
        </w:r>
        <w:r>
          <w:rPr>
            <w:noProof/>
            <w:webHidden/>
          </w:rPr>
          <w:fldChar w:fldCharType="separate"/>
        </w:r>
        <w:r w:rsidR="00B95FD8">
          <w:rPr>
            <w:noProof/>
            <w:webHidden/>
          </w:rPr>
          <w:t>22</w:t>
        </w:r>
        <w:r>
          <w:rPr>
            <w:noProof/>
            <w:webHidden/>
          </w:rPr>
          <w:fldChar w:fldCharType="end"/>
        </w:r>
      </w:hyperlink>
    </w:p>
    <w:p w14:paraId="192DAD68" w14:textId="61D4C4EE" w:rsidR="004A4ECC" w:rsidRDefault="004A4ECC">
      <w:pPr>
        <w:pStyle w:val="Inhopg3"/>
        <w:tabs>
          <w:tab w:val="left" w:pos="851"/>
          <w:tab w:val="right" w:pos="9062"/>
        </w:tabs>
        <w:rPr>
          <w:rFonts w:eastAsiaTheme="minorEastAsia"/>
          <w:b w:val="0"/>
          <w:noProof/>
          <w:lang w:eastAsia="nl-BE"/>
        </w:rPr>
      </w:pPr>
      <w:hyperlink w:anchor="_Toc133405030" w:history="1">
        <w:r w:rsidRPr="003154B8">
          <w:rPr>
            <w:rStyle w:val="Hyperlink"/>
            <w:noProof/>
            <w:lang w:val="nl-NL"/>
          </w:rPr>
          <w:t>1.3</w:t>
        </w:r>
        <w:r>
          <w:rPr>
            <w:rFonts w:eastAsiaTheme="minorEastAsia"/>
            <w:b w:val="0"/>
            <w:noProof/>
            <w:lang w:eastAsia="nl-BE"/>
          </w:rPr>
          <w:tab/>
        </w:r>
        <w:r w:rsidRPr="003154B8">
          <w:rPr>
            <w:rStyle w:val="Hyperlink"/>
            <w:noProof/>
            <w:lang w:val="nl-NL"/>
          </w:rPr>
          <w:t>Mechanica</w:t>
        </w:r>
        <w:r>
          <w:rPr>
            <w:noProof/>
            <w:webHidden/>
          </w:rPr>
          <w:tab/>
        </w:r>
        <w:r>
          <w:rPr>
            <w:noProof/>
            <w:webHidden/>
          </w:rPr>
          <w:fldChar w:fldCharType="begin"/>
        </w:r>
        <w:r>
          <w:rPr>
            <w:noProof/>
            <w:webHidden/>
          </w:rPr>
          <w:instrText xml:space="preserve"> PAGEREF _Toc133405030 \h </w:instrText>
        </w:r>
        <w:r>
          <w:rPr>
            <w:noProof/>
            <w:webHidden/>
          </w:rPr>
        </w:r>
        <w:r>
          <w:rPr>
            <w:noProof/>
            <w:webHidden/>
          </w:rPr>
          <w:fldChar w:fldCharType="separate"/>
        </w:r>
        <w:r w:rsidR="00B95FD8">
          <w:rPr>
            <w:noProof/>
            <w:webHidden/>
          </w:rPr>
          <w:t>23</w:t>
        </w:r>
        <w:r>
          <w:rPr>
            <w:noProof/>
            <w:webHidden/>
          </w:rPr>
          <w:fldChar w:fldCharType="end"/>
        </w:r>
      </w:hyperlink>
    </w:p>
    <w:p w14:paraId="08622CE7" w14:textId="50882558" w:rsidR="004A4ECC" w:rsidRDefault="004A4ECC">
      <w:pPr>
        <w:pStyle w:val="Inhopg4"/>
        <w:tabs>
          <w:tab w:val="right" w:pos="9062"/>
        </w:tabs>
        <w:rPr>
          <w:rFonts w:eastAsiaTheme="minorEastAsia"/>
          <w:noProof/>
          <w:sz w:val="22"/>
          <w:lang w:eastAsia="nl-BE"/>
        </w:rPr>
      </w:pPr>
      <w:hyperlink w:anchor="_Toc133405031" w:history="1">
        <w:r w:rsidRPr="003154B8">
          <w:rPr>
            <w:rStyle w:val="Hyperlink"/>
            <w:noProof/>
          </w:rPr>
          <w:t>1.3.1</w:t>
        </w:r>
        <w:r>
          <w:rPr>
            <w:rFonts w:eastAsiaTheme="minorEastAsia"/>
            <w:noProof/>
            <w:sz w:val="22"/>
            <w:lang w:eastAsia="nl-BE"/>
          </w:rPr>
          <w:tab/>
        </w:r>
        <w:r w:rsidRPr="003154B8">
          <w:rPr>
            <w:rStyle w:val="Hyperlink"/>
            <w:noProof/>
          </w:rPr>
          <w:t>Cartesische robotarm</w:t>
        </w:r>
        <w:r>
          <w:rPr>
            <w:noProof/>
            <w:webHidden/>
          </w:rPr>
          <w:tab/>
        </w:r>
        <w:r>
          <w:rPr>
            <w:noProof/>
            <w:webHidden/>
          </w:rPr>
          <w:fldChar w:fldCharType="begin"/>
        </w:r>
        <w:r>
          <w:rPr>
            <w:noProof/>
            <w:webHidden/>
          </w:rPr>
          <w:instrText xml:space="preserve"> PAGEREF _Toc133405031 \h </w:instrText>
        </w:r>
        <w:r>
          <w:rPr>
            <w:noProof/>
            <w:webHidden/>
          </w:rPr>
        </w:r>
        <w:r>
          <w:rPr>
            <w:noProof/>
            <w:webHidden/>
          </w:rPr>
          <w:fldChar w:fldCharType="separate"/>
        </w:r>
        <w:r w:rsidR="00B95FD8">
          <w:rPr>
            <w:noProof/>
            <w:webHidden/>
          </w:rPr>
          <w:t>23</w:t>
        </w:r>
        <w:r>
          <w:rPr>
            <w:noProof/>
            <w:webHidden/>
          </w:rPr>
          <w:fldChar w:fldCharType="end"/>
        </w:r>
      </w:hyperlink>
    </w:p>
    <w:p w14:paraId="39613D49" w14:textId="2C2CD1DA" w:rsidR="004A4ECC" w:rsidRDefault="004A4ECC">
      <w:pPr>
        <w:pStyle w:val="Inhopg4"/>
        <w:tabs>
          <w:tab w:val="right" w:pos="9062"/>
        </w:tabs>
        <w:rPr>
          <w:rFonts w:eastAsiaTheme="minorEastAsia"/>
          <w:noProof/>
          <w:sz w:val="22"/>
          <w:lang w:eastAsia="nl-BE"/>
        </w:rPr>
      </w:pPr>
      <w:hyperlink w:anchor="_Toc133405032" w:history="1">
        <w:r w:rsidRPr="003154B8">
          <w:rPr>
            <w:rStyle w:val="Hyperlink"/>
            <w:noProof/>
          </w:rPr>
          <w:t>1.3.2</w:t>
        </w:r>
        <w:r>
          <w:rPr>
            <w:rFonts w:eastAsiaTheme="minorEastAsia"/>
            <w:noProof/>
            <w:sz w:val="22"/>
            <w:lang w:eastAsia="nl-BE"/>
          </w:rPr>
          <w:tab/>
        </w:r>
        <w:r w:rsidRPr="003154B8">
          <w:rPr>
            <w:rStyle w:val="Hyperlink"/>
            <w:noProof/>
          </w:rPr>
          <w:t>Articulated robotarm</w:t>
        </w:r>
        <w:r>
          <w:rPr>
            <w:noProof/>
            <w:webHidden/>
          </w:rPr>
          <w:tab/>
        </w:r>
        <w:r>
          <w:rPr>
            <w:noProof/>
            <w:webHidden/>
          </w:rPr>
          <w:fldChar w:fldCharType="begin"/>
        </w:r>
        <w:r>
          <w:rPr>
            <w:noProof/>
            <w:webHidden/>
          </w:rPr>
          <w:instrText xml:space="preserve"> PAGEREF _Toc133405032 \h </w:instrText>
        </w:r>
        <w:r>
          <w:rPr>
            <w:noProof/>
            <w:webHidden/>
          </w:rPr>
        </w:r>
        <w:r>
          <w:rPr>
            <w:noProof/>
            <w:webHidden/>
          </w:rPr>
          <w:fldChar w:fldCharType="separate"/>
        </w:r>
        <w:r w:rsidR="00B95FD8">
          <w:rPr>
            <w:noProof/>
            <w:webHidden/>
          </w:rPr>
          <w:t>24</w:t>
        </w:r>
        <w:r>
          <w:rPr>
            <w:noProof/>
            <w:webHidden/>
          </w:rPr>
          <w:fldChar w:fldCharType="end"/>
        </w:r>
      </w:hyperlink>
    </w:p>
    <w:p w14:paraId="6278E92B" w14:textId="700F1DBC" w:rsidR="004A4ECC" w:rsidRDefault="004A4ECC">
      <w:pPr>
        <w:pStyle w:val="Inhopg4"/>
        <w:tabs>
          <w:tab w:val="right" w:pos="9062"/>
        </w:tabs>
        <w:rPr>
          <w:rFonts w:eastAsiaTheme="minorEastAsia"/>
          <w:noProof/>
          <w:sz w:val="22"/>
          <w:lang w:eastAsia="nl-BE"/>
        </w:rPr>
      </w:pPr>
      <w:hyperlink w:anchor="_Toc133405033" w:history="1">
        <w:r w:rsidRPr="003154B8">
          <w:rPr>
            <w:rStyle w:val="Hyperlink"/>
            <w:noProof/>
          </w:rPr>
          <w:t>1.3.3</w:t>
        </w:r>
        <w:r>
          <w:rPr>
            <w:rFonts w:eastAsiaTheme="minorEastAsia"/>
            <w:noProof/>
            <w:sz w:val="22"/>
            <w:lang w:eastAsia="nl-BE"/>
          </w:rPr>
          <w:tab/>
        </w:r>
        <w:r w:rsidRPr="003154B8">
          <w:rPr>
            <w:rStyle w:val="Hyperlink"/>
            <w:noProof/>
          </w:rPr>
          <w:t>SCARA-robotarm</w:t>
        </w:r>
        <w:r>
          <w:rPr>
            <w:noProof/>
            <w:webHidden/>
          </w:rPr>
          <w:tab/>
        </w:r>
        <w:r>
          <w:rPr>
            <w:noProof/>
            <w:webHidden/>
          </w:rPr>
          <w:fldChar w:fldCharType="begin"/>
        </w:r>
        <w:r>
          <w:rPr>
            <w:noProof/>
            <w:webHidden/>
          </w:rPr>
          <w:instrText xml:space="preserve"> PAGEREF _Toc133405033 \h </w:instrText>
        </w:r>
        <w:r>
          <w:rPr>
            <w:noProof/>
            <w:webHidden/>
          </w:rPr>
        </w:r>
        <w:r>
          <w:rPr>
            <w:noProof/>
            <w:webHidden/>
          </w:rPr>
          <w:fldChar w:fldCharType="separate"/>
        </w:r>
        <w:r w:rsidR="00B95FD8">
          <w:rPr>
            <w:noProof/>
            <w:webHidden/>
          </w:rPr>
          <w:t>25</w:t>
        </w:r>
        <w:r>
          <w:rPr>
            <w:noProof/>
            <w:webHidden/>
          </w:rPr>
          <w:fldChar w:fldCharType="end"/>
        </w:r>
      </w:hyperlink>
    </w:p>
    <w:p w14:paraId="5395F3AE" w14:textId="58D33010" w:rsidR="004A4ECC" w:rsidRDefault="004A4ECC">
      <w:pPr>
        <w:pStyle w:val="Inhopg3"/>
        <w:tabs>
          <w:tab w:val="left" w:pos="851"/>
          <w:tab w:val="right" w:pos="9062"/>
        </w:tabs>
        <w:rPr>
          <w:rFonts w:eastAsiaTheme="minorEastAsia"/>
          <w:b w:val="0"/>
          <w:noProof/>
          <w:lang w:eastAsia="nl-BE"/>
        </w:rPr>
      </w:pPr>
      <w:hyperlink w:anchor="_Toc133405034" w:history="1">
        <w:r w:rsidRPr="003154B8">
          <w:rPr>
            <w:rStyle w:val="Hyperlink"/>
            <w:noProof/>
            <w:lang w:val="nl-NL"/>
          </w:rPr>
          <w:t>1.4</w:t>
        </w:r>
        <w:r>
          <w:rPr>
            <w:rFonts w:eastAsiaTheme="minorEastAsia"/>
            <w:b w:val="0"/>
            <w:noProof/>
            <w:lang w:eastAsia="nl-BE"/>
          </w:rPr>
          <w:tab/>
        </w:r>
        <w:r w:rsidRPr="003154B8">
          <w:rPr>
            <w:rStyle w:val="Hyperlink"/>
            <w:noProof/>
            <w:lang w:val="nl-NL"/>
          </w:rPr>
          <w:t>Veiligheid</w:t>
        </w:r>
        <w:r>
          <w:rPr>
            <w:noProof/>
            <w:webHidden/>
          </w:rPr>
          <w:tab/>
        </w:r>
        <w:r>
          <w:rPr>
            <w:noProof/>
            <w:webHidden/>
          </w:rPr>
          <w:fldChar w:fldCharType="begin"/>
        </w:r>
        <w:r>
          <w:rPr>
            <w:noProof/>
            <w:webHidden/>
          </w:rPr>
          <w:instrText xml:space="preserve"> PAGEREF _Toc133405034 \h </w:instrText>
        </w:r>
        <w:r>
          <w:rPr>
            <w:noProof/>
            <w:webHidden/>
          </w:rPr>
        </w:r>
        <w:r>
          <w:rPr>
            <w:noProof/>
            <w:webHidden/>
          </w:rPr>
          <w:fldChar w:fldCharType="separate"/>
        </w:r>
        <w:r w:rsidR="00B95FD8">
          <w:rPr>
            <w:noProof/>
            <w:webHidden/>
          </w:rPr>
          <w:t>26</w:t>
        </w:r>
        <w:r>
          <w:rPr>
            <w:noProof/>
            <w:webHidden/>
          </w:rPr>
          <w:fldChar w:fldCharType="end"/>
        </w:r>
      </w:hyperlink>
    </w:p>
    <w:p w14:paraId="3AB24AFB" w14:textId="2B9DC797" w:rsidR="004A4ECC" w:rsidRDefault="004A4ECC">
      <w:pPr>
        <w:pStyle w:val="Inhopg3"/>
        <w:tabs>
          <w:tab w:val="left" w:pos="851"/>
          <w:tab w:val="right" w:pos="9062"/>
        </w:tabs>
        <w:rPr>
          <w:rFonts w:eastAsiaTheme="minorEastAsia"/>
          <w:b w:val="0"/>
          <w:noProof/>
          <w:lang w:eastAsia="nl-BE"/>
        </w:rPr>
      </w:pPr>
      <w:hyperlink w:anchor="_Toc133405035" w:history="1">
        <w:r w:rsidRPr="003154B8">
          <w:rPr>
            <w:rStyle w:val="Hyperlink"/>
            <w:noProof/>
            <w:lang w:val="nl-NL"/>
          </w:rPr>
          <w:t>1.5</w:t>
        </w:r>
        <w:r>
          <w:rPr>
            <w:rFonts w:eastAsiaTheme="minorEastAsia"/>
            <w:b w:val="0"/>
            <w:noProof/>
            <w:lang w:eastAsia="nl-BE"/>
          </w:rPr>
          <w:tab/>
        </w:r>
        <w:r w:rsidRPr="003154B8">
          <w:rPr>
            <w:rStyle w:val="Hyperlink"/>
            <w:noProof/>
            <w:lang w:val="nl-NL"/>
          </w:rPr>
          <w:t>Opzetstuk</w:t>
        </w:r>
        <w:r>
          <w:rPr>
            <w:noProof/>
            <w:webHidden/>
          </w:rPr>
          <w:tab/>
        </w:r>
        <w:r>
          <w:rPr>
            <w:noProof/>
            <w:webHidden/>
          </w:rPr>
          <w:fldChar w:fldCharType="begin"/>
        </w:r>
        <w:r>
          <w:rPr>
            <w:noProof/>
            <w:webHidden/>
          </w:rPr>
          <w:instrText xml:space="preserve"> PAGEREF _Toc133405035 \h </w:instrText>
        </w:r>
        <w:r>
          <w:rPr>
            <w:noProof/>
            <w:webHidden/>
          </w:rPr>
        </w:r>
        <w:r>
          <w:rPr>
            <w:noProof/>
            <w:webHidden/>
          </w:rPr>
          <w:fldChar w:fldCharType="separate"/>
        </w:r>
        <w:r w:rsidR="00B95FD8">
          <w:rPr>
            <w:noProof/>
            <w:webHidden/>
          </w:rPr>
          <w:t>27</w:t>
        </w:r>
        <w:r>
          <w:rPr>
            <w:noProof/>
            <w:webHidden/>
          </w:rPr>
          <w:fldChar w:fldCharType="end"/>
        </w:r>
      </w:hyperlink>
    </w:p>
    <w:p w14:paraId="64F340D2" w14:textId="6E3837BD" w:rsidR="004A4ECC" w:rsidRDefault="004A4ECC">
      <w:pPr>
        <w:pStyle w:val="Inhopg2"/>
        <w:tabs>
          <w:tab w:val="left" w:pos="851"/>
          <w:tab w:val="right" w:pos="9062"/>
        </w:tabs>
        <w:rPr>
          <w:rFonts w:eastAsiaTheme="minorEastAsia"/>
          <w:b w:val="0"/>
          <w:noProof/>
          <w:sz w:val="22"/>
          <w:lang w:eastAsia="nl-BE"/>
        </w:rPr>
      </w:pPr>
      <w:hyperlink w:anchor="_Toc133405036" w:history="1">
        <w:r w:rsidRPr="003154B8">
          <w:rPr>
            <w:rStyle w:val="Hyperlink"/>
            <w:noProof/>
          </w:rPr>
          <w:t>2</w:t>
        </w:r>
        <w:r>
          <w:rPr>
            <w:rFonts w:eastAsiaTheme="minorEastAsia"/>
            <w:b w:val="0"/>
            <w:noProof/>
            <w:sz w:val="22"/>
            <w:lang w:eastAsia="nl-BE"/>
          </w:rPr>
          <w:tab/>
        </w:r>
        <w:r w:rsidRPr="003154B8">
          <w:rPr>
            <w:rStyle w:val="Hyperlink"/>
            <w:noProof/>
          </w:rPr>
          <w:t>Ontwerp</w:t>
        </w:r>
        <w:r>
          <w:rPr>
            <w:noProof/>
            <w:webHidden/>
          </w:rPr>
          <w:tab/>
        </w:r>
        <w:r>
          <w:rPr>
            <w:noProof/>
            <w:webHidden/>
          </w:rPr>
          <w:fldChar w:fldCharType="begin"/>
        </w:r>
        <w:r>
          <w:rPr>
            <w:noProof/>
            <w:webHidden/>
          </w:rPr>
          <w:instrText xml:space="preserve"> PAGEREF _Toc133405036 \h </w:instrText>
        </w:r>
        <w:r>
          <w:rPr>
            <w:noProof/>
            <w:webHidden/>
          </w:rPr>
        </w:r>
        <w:r>
          <w:rPr>
            <w:noProof/>
            <w:webHidden/>
          </w:rPr>
          <w:fldChar w:fldCharType="separate"/>
        </w:r>
        <w:r w:rsidR="00B95FD8">
          <w:rPr>
            <w:noProof/>
            <w:webHidden/>
          </w:rPr>
          <w:t>29</w:t>
        </w:r>
        <w:r>
          <w:rPr>
            <w:noProof/>
            <w:webHidden/>
          </w:rPr>
          <w:fldChar w:fldCharType="end"/>
        </w:r>
      </w:hyperlink>
    </w:p>
    <w:p w14:paraId="630A969F" w14:textId="2EEFCAE6" w:rsidR="004A4ECC" w:rsidRDefault="004A4ECC">
      <w:pPr>
        <w:pStyle w:val="Inhopg3"/>
        <w:tabs>
          <w:tab w:val="left" w:pos="851"/>
          <w:tab w:val="right" w:pos="9062"/>
        </w:tabs>
        <w:rPr>
          <w:rFonts w:eastAsiaTheme="minorEastAsia"/>
          <w:b w:val="0"/>
          <w:noProof/>
          <w:lang w:eastAsia="nl-BE"/>
        </w:rPr>
      </w:pPr>
      <w:hyperlink w:anchor="_Toc133405037" w:history="1">
        <w:r w:rsidRPr="003154B8">
          <w:rPr>
            <w:rStyle w:val="Hyperlink"/>
            <w:noProof/>
          </w:rPr>
          <w:t>2.1</w:t>
        </w:r>
        <w:r>
          <w:rPr>
            <w:rFonts w:eastAsiaTheme="minorEastAsia"/>
            <w:b w:val="0"/>
            <w:noProof/>
            <w:lang w:eastAsia="nl-BE"/>
          </w:rPr>
          <w:tab/>
        </w:r>
        <w:r w:rsidRPr="003154B8">
          <w:rPr>
            <w:rStyle w:val="Hyperlink"/>
            <w:noProof/>
          </w:rPr>
          <w:t>Blokschema</w:t>
        </w:r>
        <w:r>
          <w:rPr>
            <w:noProof/>
            <w:webHidden/>
          </w:rPr>
          <w:tab/>
        </w:r>
        <w:r>
          <w:rPr>
            <w:noProof/>
            <w:webHidden/>
          </w:rPr>
          <w:fldChar w:fldCharType="begin"/>
        </w:r>
        <w:r>
          <w:rPr>
            <w:noProof/>
            <w:webHidden/>
          </w:rPr>
          <w:instrText xml:space="preserve"> PAGEREF _Toc133405037 \h </w:instrText>
        </w:r>
        <w:r>
          <w:rPr>
            <w:noProof/>
            <w:webHidden/>
          </w:rPr>
        </w:r>
        <w:r>
          <w:rPr>
            <w:noProof/>
            <w:webHidden/>
          </w:rPr>
          <w:fldChar w:fldCharType="separate"/>
        </w:r>
        <w:r w:rsidR="00B95FD8">
          <w:rPr>
            <w:noProof/>
            <w:webHidden/>
          </w:rPr>
          <w:t>29</w:t>
        </w:r>
        <w:r>
          <w:rPr>
            <w:noProof/>
            <w:webHidden/>
          </w:rPr>
          <w:fldChar w:fldCharType="end"/>
        </w:r>
      </w:hyperlink>
    </w:p>
    <w:p w14:paraId="284145E7" w14:textId="176F95C0" w:rsidR="004A4ECC" w:rsidRDefault="004A4ECC">
      <w:pPr>
        <w:pStyle w:val="Inhopg3"/>
        <w:tabs>
          <w:tab w:val="left" w:pos="851"/>
          <w:tab w:val="right" w:pos="9062"/>
        </w:tabs>
        <w:rPr>
          <w:rFonts w:eastAsiaTheme="minorEastAsia"/>
          <w:b w:val="0"/>
          <w:noProof/>
          <w:lang w:eastAsia="nl-BE"/>
        </w:rPr>
      </w:pPr>
      <w:hyperlink w:anchor="_Toc133405038" w:history="1">
        <w:r w:rsidRPr="003154B8">
          <w:rPr>
            <w:rStyle w:val="Hyperlink"/>
            <w:noProof/>
          </w:rPr>
          <w:t>2.2</w:t>
        </w:r>
        <w:r>
          <w:rPr>
            <w:rFonts w:eastAsiaTheme="minorEastAsia"/>
            <w:b w:val="0"/>
            <w:noProof/>
            <w:lang w:eastAsia="nl-BE"/>
          </w:rPr>
          <w:tab/>
        </w:r>
        <w:r w:rsidRPr="003154B8">
          <w:rPr>
            <w:rStyle w:val="Hyperlink"/>
            <w:noProof/>
          </w:rPr>
          <w:t>Componenten</w:t>
        </w:r>
        <w:r>
          <w:rPr>
            <w:noProof/>
            <w:webHidden/>
          </w:rPr>
          <w:tab/>
        </w:r>
        <w:r>
          <w:rPr>
            <w:noProof/>
            <w:webHidden/>
          </w:rPr>
          <w:fldChar w:fldCharType="begin"/>
        </w:r>
        <w:r>
          <w:rPr>
            <w:noProof/>
            <w:webHidden/>
          </w:rPr>
          <w:instrText xml:space="preserve"> PAGEREF _Toc133405038 \h </w:instrText>
        </w:r>
        <w:r>
          <w:rPr>
            <w:noProof/>
            <w:webHidden/>
          </w:rPr>
        </w:r>
        <w:r>
          <w:rPr>
            <w:noProof/>
            <w:webHidden/>
          </w:rPr>
          <w:fldChar w:fldCharType="separate"/>
        </w:r>
        <w:r w:rsidR="00B95FD8">
          <w:rPr>
            <w:noProof/>
            <w:webHidden/>
          </w:rPr>
          <w:t>31</w:t>
        </w:r>
        <w:r>
          <w:rPr>
            <w:noProof/>
            <w:webHidden/>
          </w:rPr>
          <w:fldChar w:fldCharType="end"/>
        </w:r>
      </w:hyperlink>
    </w:p>
    <w:p w14:paraId="6B237739" w14:textId="1329BB36" w:rsidR="004A4ECC" w:rsidRDefault="004A4ECC">
      <w:pPr>
        <w:pStyle w:val="Inhopg4"/>
        <w:tabs>
          <w:tab w:val="right" w:pos="9062"/>
        </w:tabs>
        <w:rPr>
          <w:rFonts w:eastAsiaTheme="minorEastAsia"/>
          <w:noProof/>
          <w:sz w:val="22"/>
          <w:lang w:eastAsia="nl-BE"/>
        </w:rPr>
      </w:pPr>
      <w:hyperlink w:anchor="_Toc133405039" w:history="1">
        <w:r w:rsidRPr="003154B8">
          <w:rPr>
            <w:rStyle w:val="Hyperlink"/>
            <w:noProof/>
          </w:rPr>
          <w:t>2.2.1</w:t>
        </w:r>
        <w:r>
          <w:rPr>
            <w:rFonts w:eastAsiaTheme="minorEastAsia"/>
            <w:noProof/>
            <w:sz w:val="22"/>
            <w:lang w:eastAsia="nl-BE"/>
          </w:rPr>
          <w:tab/>
        </w:r>
        <w:r w:rsidRPr="003154B8">
          <w:rPr>
            <w:rStyle w:val="Hyperlink"/>
            <w:noProof/>
          </w:rPr>
          <w:t>ESP32-S2</w:t>
        </w:r>
        <w:r>
          <w:rPr>
            <w:noProof/>
            <w:webHidden/>
          </w:rPr>
          <w:tab/>
        </w:r>
        <w:r>
          <w:rPr>
            <w:noProof/>
            <w:webHidden/>
          </w:rPr>
          <w:fldChar w:fldCharType="begin"/>
        </w:r>
        <w:r>
          <w:rPr>
            <w:noProof/>
            <w:webHidden/>
          </w:rPr>
          <w:instrText xml:space="preserve"> PAGEREF _Toc133405039 \h </w:instrText>
        </w:r>
        <w:r>
          <w:rPr>
            <w:noProof/>
            <w:webHidden/>
          </w:rPr>
        </w:r>
        <w:r>
          <w:rPr>
            <w:noProof/>
            <w:webHidden/>
          </w:rPr>
          <w:fldChar w:fldCharType="separate"/>
        </w:r>
        <w:r w:rsidR="00B95FD8">
          <w:rPr>
            <w:noProof/>
            <w:webHidden/>
          </w:rPr>
          <w:t>31</w:t>
        </w:r>
        <w:r>
          <w:rPr>
            <w:noProof/>
            <w:webHidden/>
          </w:rPr>
          <w:fldChar w:fldCharType="end"/>
        </w:r>
      </w:hyperlink>
    </w:p>
    <w:p w14:paraId="4AA1AA69" w14:textId="69A3E498" w:rsidR="004A4ECC" w:rsidRDefault="004A4ECC">
      <w:pPr>
        <w:pStyle w:val="Inhopg4"/>
        <w:tabs>
          <w:tab w:val="right" w:pos="9062"/>
        </w:tabs>
        <w:rPr>
          <w:rFonts w:eastAsiaTheme="minorEastAsia"/>
          <w:noProof/>
          <w:sz w:val="22"/>
          <w:lang w:eastAsia="nl-BE"/>
        </w:rPr>
      </w:pPr>
      <w:hyperlink w:anchor="_Toc133405040" w:history="1">
        <w:r w:rsidRPr="003154B8">
          <w:rPr>
            <w:rStyle w:val="Hyperlink"/>
            <w:noProof/>
          </w:rPr>
          <w:t>2.2.2</w:t>
        </w:r>
        <w:r>
          <w:rPr>
            <w:rFonts w:eastAsiaTheme="minorEastAsia"/>
            <w:noProof/>
            <w:sz w:val="22"/>
            <w:lang w:eastAsia="nl-BE"/>
          </w:rPr>
          <w:tab/>
        </w:r>
        <w:r w:rsidRPr="003154B8">
          <w:rPr>
            <w:rStyle w:val="Hyperlink"/>
            <w:noProof/>
          </w:rPr>
          <w:t>TMC2208</w:t>
        </w:r>
        <w:r>
          <w:rPr>
            <w:noProof/>
            <w:webHidden/>
          </w:rPr>
          <w:tab/>
        </w:r>
        <w:r>
          <w:rPr>
            <w:noProof/>
            <w:webHidden/>
          </w:rPr>
          <w:fldChar w:fldCharType="begin"/>
        </w:r>
        <w:r>
          <w:rPr>
            <w:noProof/>
            <w:webHidden/>
          </w:rPr>
          <w:instrText xml:space="preserve"> PAGEREF _Toc133405040 \h </w:instrText>
        </w:r>
        <w:r>
          <w:rPr>
            <w:noProof/>
            <w:webHidden/>
          </w:rPr>
        </w:r>
        <w:r>
          <w:rPr>
            <w:noProof/>
            <w:webHidden/>
          </w:rPr>
          <w:fldChar w:fldCharType="separate"/>
        </w:r>
        <w:r w:rsidR="00B95FD8">
          <w:rPr>
            <w:noProof/>
            <w:webHidden/>
          </w:rPr>
          <w:t>32</w:t>
        </w:r>
        <w:r>
          <w:rPr>
            <w:noProof/>
            <w:webHidden/>
          </w:rPr>
          <w:fldChar w:fldCharType="end"/>
        </w:r>
      </w:hyperlink>
    </w:p>
    <w:p w14:paraId="37135CC8" w14:textId="4F304361" w:rsidR="004A4ECC" w:rsidRDefault="004A4ECC">
      <w:pPr>
        <w:pStyle w:val="Inhopg4"/>
        <w:tabs>
          <w:tab w:val="right" w:pos="9062"/>
        </w:tabs>
        <w:rPr>
          <w:rFonts w:eastAsiaTheme="minorEastAsia"/>
          <w:noProof/>
          <w:sz w:val="22"/>
          <w:lang w:eastAsia="nl-BE"/>
        </w:rPr>
      </w:pPr>
      <w:hyperlink w:anchor="_Toc133405041" w:history="1">
        <w:r w:rsidRPr="003154B8">
          <w:rPr>
            <w:rStyle w:val="Hyperlink"/>
            <w:noProof/>
          </w:rPr>
          <w:t>2.2.3</w:t>
        </w:r>
        <w:r>
          <w:rPr>
            <w:rFonts w:eastAsiaTheme="minorEastAsia"/>
            <w:noProof/>
            <w:sz w:val="22"/>
            <w:lang w:eastAsia="nl-BE"/>
          </w:rPr>
          <w:tab/>
        </w:r>
        <w:r w:rsidRPr="003154B8">
          <w:rPr>
            <w:rStyle w:val="Hyperlink"/>
            <w:noProof/>
          </w:rPr>
          <w:t>CP2102</w:t>
        </w:r>
        <w:r>
          <w:rPr>
            <w:noProof/>
            <w:webHidden/>
          </w:rPr>
          <w:tab/>
        </w:r>
        <w:r>
          <w:rPr>
            <w:noProof/>
            <w:webHidden/>
          </w:rPr>
          <w:fldChar w:fldCharType="begin"/>
        </w:r>
        <w:r>
          <w:rPr>
            <w:noProof/>
            <w:webHidden/>
          </w:rPr>
          <w:instrText xml:space="preserve"> PAGEREF _Toc133405041 \h </w:instrText>
        </w:r>
        <w:r>
          <w:rPr>
            <w:noProof/>
            <w:webHidden/>
          </w:rPr>
        </w:r>
        <w:r>
          <w:rPr>
            <w:noProof/>
            <w:webHidden/>
          </w:rPr>
          <w:fldChar w:fldCharType="separate"/>
        </w:r>
        <w:r w:rsidR="00B95FD8">
          <w:rPr>
            <w:noProof/>
            <w:webHidden/>
          </w:rPr>
          <w:t>33</w:t>
        </w:r>
        <w:r>
          <w:rPr>
            <w:noProof/>
            <w:webHidden/>
          </w:rPr>
          <w:fldChar w:fldCharType="end"/>
        </w:r>
      </w:hyperlink>
    </w:p>
    <w:p w14:paraId="7CDB27F0" w14:textId="4E94F402" w:rsidR="004A4ECC" w:rsidRDefault="004A4ECC">
      <w:pPr>
        <w:pStyle w:val="Inhopg4"/>
        <w:tabs>
          <w:tab w:val="right" w:pos="9062"/>
        </w:tabs>
        <w:rPr>
          <w:rFonts w:eastAsiaTheme="minorEastAsia"/>
          <w:noProof/>
          <w:sz w:val="22"/>
          <w:lang w:eastAsia="nl-BE"/>
        </w:rPr>
      </w:pPr>
      <w:hyperlink w:anchor="_Toc133405042" w:history="1">
        <w:r w:rsidRPr="003154B8">
          <w:rPr>
            <w:rStyle w:val="Hyperlink"/>
            <w:noProof/>
          </w:rPr>
          <w:t>2.2.4</w:t>
        </w:r>
        <w:r>
          <w:rPr>
            <w:rFonts w:eastAsiaTheme="minorEastAsia"/>
            <w:noProof/>
            <w:sz w:val="22"/>
            <w:lang w:eastAsia="nl-BE"/>
          </w:rPr>
          <w:tab/>
        </w:r>
        <w:r w:rsidRPr="003154B8">
          <w:rPr>
            <w:rStyle w:val="Hyperlink"/>
            <w:noProof/>
          </w:rPr>
          <w:t>ST7920</w:t>
        </w:r>
        <w:r>
          <w:rPr>
            <w:noProof/>
            <w:webHidden/>
          </w:rPr>
          <w:tab/>
        </w:r>
        <w:r>
          <w:rPr>
            <w:noProof/>
            <w:webHidden/>
          </w:rPr>
          <w:fldChar w:fldCharType="begin"/>
        </w:r>
        <w:r>
          <w:rPr>
            <w:noProof/>
            <w:webHidden/>
          </w:rPr>
          <w:instrText xml:space="preserve"> PAGEREF _Toc133405042 \h </w:instrText>
        </w:r>
        <w:r>
          <w:rPr>
            <w:noProof/>
            <w:webHidden/>
          </w:rPr>
        </w:r>
        <w:r>
          <w:rPr>
            <w:noProof/>
            <w:webHidden/>
          </w:rPr>
          <w:fldChar w:fldCharType="separate"/>
        </w:r>
        <w:r w:rsidR="00B95FD8">
          <w:rPr>
            <w:noProof/>
            <w:webHidden/>
          </w:rPr>
          <w:t>34</w:t>
        </w:r>
        <w:r>
          <w:rPr>
            <w:noProof/>
            <w:webHidden/>
          </w:rPr>
          <w:fldChar w:fldCharType="end"/>
        </w:r>
      </w:hyperlink>
    </w:p>
    <w:p w14:paraId="7E9826BB" w14:textId="1A9C233A" w:rsidR="004A4ECC" w:rsidRDefault="004A4ECC">
      <w:pPr>
        <w:pStyle w:val="Inhopg4"/>
        <w:tabs>
          <w:tab w:val="right" w:pos="9062"/>
        </w:tabs>
        <w:rPr>
          <w:rFonts w:eastAsiaTheme="minorEastAsia"/>
          <w:noProof/>
          <w:sz w:val="22"/>
          <w:lang w:eastAsia="nl-BE"/>
        </w:rPr>
      </w:pPr>
      <w:hyperlink w:anchor="_Toc133405043" w:history="1">
        <w:r w:rsidRPr="003154B8">
          <w:rPr>
            <w:rStyle w:val="Hyperlink"/>
            <w:noProof/>
          </w:rPr>
          <w:t>2.2.5</w:t>
        </w:r>
        <w:r>
          <w:rPr>
            <w:rFonts w:eastAsiaTheme="minorEastAsia"/>
            <w:noProof/>
            <w:sz w:val="22"/>
            <w:lang w:eastAsia="nl-BE"/>
          </w:rPr>
          <w:tab/>
        </w:r>
        <w:r w:rsidRPr="003154B8">
          <w:rPr>
            <w:rStyle w:val="Hyperlink"/>
            <w:noProof/>
          </w:rPr>
          <w:t>Rotary encoder</w:t>
        </w:r>
        <w:r>
          <w:rPr>
            <w:noProof/>
            <w:webHidden/>
          </w:rPr>
          <w:tab/>
        </w:r>
        <w:r>
          <w:rPr>
            <w:noProof/>
            <w:webHidden/>
          </w:rPr>
          <w:fldChar w:fldCharType="begin"/>
        </w:r>
        <w:r>
          <w:rPr>
            <w:noProof/>
            <w:webHidden/>
          </w:rPr>
          <w:instrText xml:space="preserve"> PAGEREF _Toc133405043 \h </w:instrText>
        </w:r>
        <w:r>
          <w:rPr>
            <w:noProof/>
            <w:webHidden/>
          </w:rPr>
        </w:r>
        <w:r>
          <w:rPr>
            <w:noProof/>
            <w:webHidden/>
          </w:rPr>
          <w:fldChar w:fldCharType="separate"/>
        </w:r>
        <w:r w:rsidR="00B95FD8">
          <w:rPr>
            <w:noProof/>
            <w:webHidden/>
          </w:rPr>
          <w:t>35</w:t>
        </w:r>
        <w:r>
          <w:rPr>
            <w:noProof/>
            <w:webHidden/>
          </w:rPr>
          <w:fldChar w:fldCharType="end"/>
        </w:r>
      </w:hyperlink>
    </w:p>
    <w:p w14:paraId="2E12E093" w14:textId="6A7D69DE" w:rsidR="004A4ECC" w:rsidRDefault="004A4ECC">
      <w:pPr>
        <w:pStyle w:val="Inhopg3"/>
        <w:tabs>
          <w:tab w:val="left" w:pos="851"/>
          <w:tab w:val="right" w:pos="9062"/>
        </w:tabs>
        <w:rPr>
          <w:rFonts w:eastAsiaTheme="minorEastAsia"/>
          <w:b w:val="0"/>
          <w:noProof/>
          <w:lang w:eastAsia="nl-BE"/>
        </w:rPr>
      </w:pPr>
      <w:hyperlink w:anchor="_Toc133405044" w:history="1">
        <w:r w:rsidRPr="003154B8">
          <w:rPr>
            <w:rStyle w:val="Hyperlink"/>
            <w:noProof/>
          </w:rPr>
          <w:t>2.3</w:t>
        </w:r>
        <w:r>
          <w:rPr>
            <w:rFonts w:eastAsiaTheme="minorEastAsia"/>
            <w:b w:val="0"/>
            <w:noProof/>
            <w:lang w:eastAsia="nl-BE"/>
          </w:rPr>
          <w:tab/>
        </w:r>
        <w:r w:rsidRPr="003154B8">
          <w:rPr>
            <w:rStyle w:val="Hyperlink"/>
            <w:noProof/>
          </w:rPr>
          <w:t>BOM (Bill of Materials)</w:t>
        </w:r>
        <w:r>
          <w:rPr>
            <w:noProof/>
            <w:webHidden/>
          </w:rPr>
          <w:tab/>
        </w:r>
        <w:r>
          <w:rPr>
            <w:noProof/>
            <w:webHidden/>
          </w:rPr>
          <w:fldChar w:fldCharType="begin"/>
        </w:r>
        <w:r>
          <w:rPr>
            <w:noProof/>
            <w:webHidden/>
          </w:rPr>
          <w:instrText xml:space="preserve"> PAGEREF _Toc133405044 \h </w:instrText>
        </w:r>
        <w:r>
          <w:rPr>
            <w:noProof/>
            <w:webHidden/>
          </w:rPr>
        </w:r>
        <w:r>
          <w:rPr>
            <w:noProof/>
            <w:webHidden/>
          </w:rPr>
          <w:fldChar w:fldCharType="separate"/>
        </w:r>
        <w:r w:rsidR="00B95FD8">
          <w:rPr>
            <w:noProof/>
            <w:webHidden/>
          </w:rPr>
          <w:t>36</w:t>
        </w:r>
        <w:r>
          <w:rPr>
            <w:noProof/>
            <w:webHidden/>
          </w:rPr>
          <w:fldChar w:fldCharType="end"/>
        </w:r>
      </w:hyperlink>
    </w:p>
    <w:p w14:paraId="253E3EFF" w14:textId="619532F0" w:rsidR="004A4ECC" w:rsidRDefault="004A4ECC">
      <w:pPr>
        <w:pStyle w:val="Inhopg3"/>
        <w:tabs>
          <w:tab w:val="left" w:pos="851"/>
          <w:tab w:val="right" w:pos="9062"/>
        </w:tabs>
        <w:rPr>
          <w:rFonts w:eastAsiaTheme="minorEastAsia"/>
          <w:b w:val="0"/>
          <w:noProof/>
          <w:lang w:eastAsia="nl-BE"/>
        </w:rPr>
      </w:pPr>
      <w:hyperlink w:anchor="_Toc133405045" w:history="1">
        <w:r w:rsidRPr="003154B8">
          <w:rPr>
            <w:rStyle w:val="Hyperlink"/>
            <w:noProof/>
          </w:rPr>
          <w:t>2.4</w:t>
        </w:r>
        <w:r>
          <w:rPr>
            <w:rFonts w:eastAsiaTheme="minorEastAsia"/>
            <w:b w:val="0"/>
            <w:noProof/>
            <w:lang w:eastAsia="nl-BE"/>
          </w:rPr>
          <w:tab/>
        </w:r>
        <w:r w:rsidRPr="003154B8">
          <w:rPr>
            <w:rStyle w:val="Hyperlink"/>
            <w:noProof/>
          </w:rPr>
          <w:t>Schema</w:t>
        </w:r>
        <w:r>
          <w:rPr>
            <w:noProof/>
            <w:webHidden/>
          </w:rPr>
          <w:tab/>
        </w:r>
        <w:r>
          <w:rPr>
            <w:noProof/>
            <w:webHidden/>
          </w:rPr>
          <w:fldChar w:fldCharType="begin"/>
        </w:r>
        <w:r>
          <w:rPr>
            <w:noProof/>
            <w:webHidden/>
          </w:rPr>
          <w:instrText xml:space="preserve"> PAGEREF _Toc133405045 \h </w:instrText>
        </w:r>
        <w:r>
          <w:rPr>
            <w:noProof/>
            <w:webHidden/>
          </w:rPr>
        </w:r>
        <w:r>
          <w:rPr>
            <w:noProof/>
            <w:webHidden/>
          </w:rPr>
          <w:fldChar w:fldCharType="separate"/>
        </w:r>
        <w:r w:rsidR="00B95FD8">
          <w:rPr>
            <w:noProof/>
            <w:webHidden/>
          </w:rPr>
          <w:t>37</w:t>
        </w:r>
        <w:r>
          <w:rPr>
            <w:noProof/>
            <w:webHidden/>
          </w:rPr>
          <w:fldChar w:fldCharType="end"/>
        </w:r>
      </w:hyperlink>
    </w:p>
    <w:p w14:paraId="60037D13" w14:textId="4DD54218" w:rsidR="004A4ECC" w:rsidRDefault="004A4ECC">
      <w:pPr>
        <w:pStyle w:val="Inhopg3"/>
        <w:tabs>
          <w:tab w:val="left" w:pos="851"/>
          <w:tab w:val="right" w:pos="9062"/>
        </w:tabs>
        <w:rPr>
          <w:rFonts w:eastAsiaTheme="minorEastAsia"/>
          <w:b w:val="0"/>
          <w:noProof/>
          <w:lang w:eastAsia="nl-BE"/>
        </w:rPr>
      </w:pPr>
      <w:hyperlink w:anchor="_Toc133405046" w:history="1">
        <w:r w:rsidRPr="003154B8">
          <w:rPr>
            <w:rStyle w:val="Hyperlink"/>
            <w:noProof/>
          </w:rPr>
          <w:t>2.5</w:t>
        </w:r>
        <w:r>
          <w:rPr>
            <w:rFonts w:eastAsiaTheme="minorEastAsia"/>
            <w:b w:val="0"/>
            <w:noProof/>
            <w:lang w:eastAsia="nl-BE"/>
          </w:rPr>
          <w:tab/>
        </w:r>
        <w:r w:rsidRPr="003154B8">
          <w:rPr>
            <w:rStyle w:val="Hyperlink"/>
            <w:noProof/>
          </w:rPr>
          <w:t>Board design</w:t>
        </w:r>
        <w:r>
          <w:rPr>
            <w:noProof/>
            <w:webHidden/>
          </w:rPr>
          <w:tab/>
        </w:r>
        <w:r>
          <w:rPr>
            <w:noProof/>
            <w:webHidden/>
          </w:rPr>
          <w:fldChar w:fldCharType="begin"/>
        </w:r>
        <w:r>
          <w:rPr>
            <w:noProof/>
            <w:webHidden/>
          </w:rPr>
          <w:instrText xml:space="preserve"> PAGEREF _Toc133405046 \h </w:instrText>
        </w:r>
        <w:r>
          <w:rPr>
            <w:noProof/>
            <w:webHidden/>
          </w:rPr>
        </w:r>
        <w:r>
          <w:rPr>
            <w:noProof/>
            <w:webHidden/>
          </w:rPr>
          <w:fldChar w:fldCharType="separate"/>
        </w:r>
        <w:r w:rsidR="00B95FD8">
          <w:rPr>
            <w:noProof/>
            <w:webHidden/>
          </w:rPr>
          <w:t>38</w:t>
        </w:r>
        <w:r>
          <w:rPr>
            <w:noProof/>
            <w:webHidden/>
          </w:rPr>
          <w:fldChar w:fldCharType="end"/>
        </w:r>
      </w:hyperlink>
    </w:p>
    <w:p w14:paraId="00E223D6" w14:textId="2BC28C2D" w:rsidR="004A4ECC" w:rsidRDefault="004A4ECC">
      <w:pPr>
        <w:pStyle w:val="Inhopg2"/>
        <w:tabs>
          <w:tab w:val="left" w:pos="851"/>
          <w:tab w:val="right" w:pos="9062"/>
        </w:tabs>
        <w:rPr>
          <w:rFonts w:eastAsiaTheme="minorEastAsia"/>
          <w:b w:val="0"/>
          <w:noProof/>
          <w:sz w:val="22"/>
          <w:lang w:eastAsia="nl-BE"/>
        </w:rPr>
      </w:pPr>
      <w:hyperlink w:anchor="_Toc133405047" w:history="1">
        <w:r w:rsidRPr="003154B8">
          <w:rPr>
            <w:rStyle w:val="Hyperlink"/>
            <w:noProof/>
          </w:rPr>
          <w:t>3</w:t>
        </w:r>
        <w:r>
          <w:rPr>
            <w:rFonts w:eastAsiaTheme="minorEastAsia"/>
            <w:b w:val="0"/>
            <w:noProof/>
            <w:sz w:val="22"/>
            <w:lang w:eastAsia="nl-BE"/>
          </w:rPr>
          <w:tab/>
        </w:r>
        <w:r w:rsidRPr="003154B8">
          <w:rPr>
            <w:rStyle w:val="Hyperlink"/>
            <w:noProof/>
          </w:rPr>
          <w:t>Realisatie</w:t>
        </w:r>
        <w:r>
          <w:rPr>
            <w:noProof/>
            <w:webHidden/>
          </w:rPr>
          <w:tab/>
        </w:r>
        <w:r>
          <w:rPr>
            <w:noProof/>
            <w:webHidden/>
          </w:rPr>
          <w:fldChar w:fldCharType="begin"/>
        </w:r>
        <w:r>
          <w:rPr>
            <w:noProof/>
            <w:webHidden/>
          </w:rPr>
          <w:instrText xml:space="preserve"> PAGEREF _Toc133405047 \h </w:instrText>
        </w:r>
        <w:r>
          <w:rPr>
            <w:noProof/>
            <w:webHidden/>
          </w:rPr>
        </w:r>
        <w:r>
          <w:rPr>
            <w:noProof/>
            <w:webHidden/>
          </w:rPr>
          <w:fldChar w:fldCharType="separate"/>
        </w:r>
        <w:r w:rsidR="00B95FD8">
          <w:rPr>
            <w:noProof/>
            <w:webHidden/>
          </w:rPr>
          <w:t>39</w:t>
        </w:r>
        <w:r>
          <w:rPr>
            <w:noProof/>
            <w:webHidden/>
          </w:rPr>
          <w:fldChar w:fldCharType="end"/>
        </w:r>
      </w:hyperlink>
    </w:p>
    <w:p w14:paraId="7E858BB9" w14:textId="495CF870" w:rsidR="004A4ECC" w:rsidRDefault="004A4ECC">
      <w:pPr>
        <w:pStyle w:val="Inhopg3"/>
        <w:tabs>
          <w:tab w:val="left" w:pos="851"/>
          <w:tab w:val="right" w:pos="9062"/>
        </w:tabs>
        <w:rPr>
          <w:rFonts w:eastAsiaTheme="minorEastAsia"/>
          <w:b w:val="0"/>
          <w:noProof/>
          <w:lang w:eastAsia="nl-BE"/>
        </w:rPr>
      </w:pPr>
      <w:hyperlink w:anchor="_Toc133405048" w:history="1">
        <w:r w:rsidRPr="003154B8">
          <w:rPr>
            <w:rStyle w:val="Hyperlink"/>
            <w:noProof/>
          </w:rPr>
          <w:t>3.1</w:t>
        </w:r>
        <w:r>
          <w:rPr>
            <w:rFonts w:eastAsiaTheme="minorEastAsia"/>
            <w:b w:val="0"/>
            <w:noProof/>
            <w:lang w:eastAsia="nl-BE"/>
          </w:rPr>
          <w:tab/>
        </w:r>
        <w:r w:rsidRPr="003154B8">
          <w:rPr>
            <w:rStyle w:val="Hyperlink"/>
            <w:noProof/>
          </w:rPr>
          <w:t>Bestukking</w:t>
        </w:r>
        <w:r>
          <w:rPr>
            <w:noProof/>
            <w:webHidden/>
          </w:rPr>
          <w:tab/>
        </w:r>
        <w:r>
          <w:rPr>
            <w:noProof/>
            <w:webHidden/>
          </w:rPr>
          <w:fldChar w:fldCharType="begin"/>
        </w:r>
        <w:r>
          <w:rPr>
            <w:noProof/>
            <w:webHidden/>
          </w:rPr>
          <w:instrText xml:space="preserve"> PAGEREF _Toc133405048 \h </w:instrText>
        </w:r>
        <w:r>
          <w:rPr>
            <w:noProof/>
            <w:webHidden/>
          </w:rPr>
        </w:r>
        <w:r>
          <w:rPr>
            <w:noProof/>
            <w:webHidden/>
          </w:rPr>
          <w:fldChar w:fldCharType="separate"/>
        </w:r>
        <w:r w:rsidR="00B95FD8">
          <w:rPr>
            <w:noProof/>
            <w:webHidden/>
          </w:rPr>
          <w:t>39</w:t>
        </w:r>
        <w:r>
          <w:rPr>
            <w:noProof/>
            <w:webHidden/>
          </w:rPr>
          <w:fldChar w:fldCharType="end"/>
        </w:r>
      </w:hyperlink>
    </w:p>
    <w:p w14:paraId="644E473F" w14:textId="223B055E" w:rsidR="004A4ECC" w:rsidRDefault="004A4ECC">
      <w:pPr>
        <w:pStyle w:val="Inhopg3"/>
        <w:tabs>
          <w:tab w:val="left" w:pos="851"/>
          <w:tab w:val="right" w:pos="9062"/>
        </w:tabs>
        <w:rPr>
          <w:rFonts w:eastAsiaTheme="minorEastAsia"/>
          <w:b w:val="0"/>
          <w:noProof/>
          <w:lang w:eastAsia="nl-BE"/>
        </w:rPr>
      </w:pPr>
      <w:hyperlink w:anchor="_Toc133405049" w:history="1">
        <w:r w:rsidRPr="003154B8">
          <w:rPr>
            <w:rStyle w:val="Hyperlink"/>
            <w:noProof/>
          </w:rPr>
          <w:t>3.2</w:t>
        </w:r>
        <w:r>
          <w:rPr>
            <w:rFonts w:eastAsiaTheme="minorEastAsia"/>
            <w:b w:val="0"/>
            <w:noProof/>
            <w:lang w:eastAsia="nl-BE"/>
          </w:rPr>
          <w:tab/>
        </w:r>
        <w:r w:rsidRPr="003154B8">
          <w:rPr>
            <w:rStyle w:val="Hyperlink"/>
            <w:noProof/>
          </w:rPr>
          <w:t>Programmatie</w:t>
        </w:r>
        <w:r>
          <w:rPr>
            <w:noProof/>
            <w:webHidden/>
          </w:rPr>
          <w:tab/>
        </w:r>
        <w:r>
          <w:rPr>
            <w:noProof/>
            <w:webHidden/>
          </w:rPr>
          <w:fldChar w:fldCharType="begin"/>
        </w:r>
        <w:r>
          <w:rPr>
            <w:noProof/>
            <w:webHidden/>
          </w:rPr>
          <w:instrText xml:space="preserve"> PAGEREF _Toc133405049 \h </w:instrText>
        </w:r>
        <w:r>
          <w:rPr>
            <w:noProof/>
            <w:webHidden/>
          </w:rPr>
        </w:r>
        <w:r>
          <w:rPr>
            <w:noProof/>
            <w:webHidden/>
          </w:rPr>
          <w:fldChar w:fldCharType="separate"/>
        </w:r>
        <w:r w:rsidR="00B95FD8">
          <w:rPr>
            <w:noProof/>
            <w:webHidden/>
          </w:rPr>
          <w:t>39</w:t>
        </w:r>
        <w:r>
          <w:rPr>
            <w:noProof/>
            <w:webHidden/>
          </w:rPr>
          <w:fldChar w:fldCharType="end"/>
        </w:r>
      </w:hyperlink>
    </w:p>
    <w:p w14:paraId="2A1017D3" w14:textId="211BBFFB" w:rsidR="004A4ECC" w:rsidRDefault="004A4ECC">
      <w:pPr>
        <w:pStyle w:val="Inhopg3"/>
        <w:tabs>
          <w:tab w:val="left" w:pos="851"/>
          <w:tab w:val="right" w:pos="9062"/>
        </w:tabs>
        <w:rPr>
          <w:rFonts w:eastAsiaTheme="minorEastAsia"/>
          <w:b w:val="0"/>
          <w:noProof/>
          <w:lang w:eastAsia="nl-BE"/>
        </w:rPr>
      </w:pPr>
      <w:hyperlink w:anchor="_Toc133405050" w:history="1">
        <w:r w:rsidRPr="003154B8">
          <w:rPr>
            <w:rStyle w:val="Hyperlink"/>
            <w:noProof/>
          </w:rPr>
          <w:t>3.3</w:t>
        </w:r>
        <w:r>
          <w:rPr>
            <w:rFonts w:eastAsiaTheme="minorEastAsia"/>
            <w:b w:val="0"/>
            <w:noProof/>
            <w:lang w:eastAsia="nl-BE"/>
          </w:rPr>
          <w:tab/>
        </w:r>
        <w:r w:rsidRPr="003154B8">
          <w:rPr>
            <w:rStyle w:val="Hyperlink"/>
            <w:noProof/>
          </w:rPr>
          <w:t>Motoren</w:t>
        </w:r>
        <w:r>
          <w:rPr>
            <w:noProof/>
            <w:webHidden/>
          </w:rPr>
          <w:tab/>
        </w:r>
        <w:r>
          <w:rPr>
            <w:noProof/>
            <w:webHidden/>
          </w:rPr>
          <w:fldChar w:fldCharType="begin"/>
        </w:r>
        <w:r>
          <w:rPr>
            <w:noProof/>
            <w:webHidden/>
          </w:rPr>
          <w:instrText xml:space="preserve"> PAGEREF _Toc133405050 \h </w:instrText>
        </w:r>
        <w:r>
          <w:rPr>
            <w:noProof/>
            <w:webHidden/>
          </w:rPr>
        </w:r>
        <w:r>
          <w:rPr>
            <w:noProof/>
            <w:webHidden/>
          </w:rPr>
          <w:fldChar w:fldCharType="separate"/>
        </w:r>
        <w:r w:rsidR="00B95FD8">
          <w:rPr>
            <w:noProof/>
            <w:webHidden/>
          </w:rPr>
          <w:t>39</w:t>
        </w:r>
        <w:r>
          <w:rPr>
            <w:noProof/>
            <w:webHidden/>
          </w:rPr>
          <w:fldChar w:fldCharType="end"/>
        </w:r>
      </w:hyperlink>
    </w:p>
    <w:p w14:paraId="466ECE9F" w14:textId="73C801A5" w:rsidR="004A4ECC" w:rsidRDefault="004A4ECC">
      <w:pPr>
        <w:pStyle w:val="Inhopg2"/>
        <w:tabs>
          <w:tab w:val="left" w:pos="851"/>
          <w:tab w:val="right" w:pos="9062"/>
        </w:tabs>
        <w:rPr>
          <w:rFonts w:eastAsiaTheme="minorEastAsia"/>
          <w:b w:val="0"/>
          <w:noProof/>
          <w:sz w:val="22"/>
          <w:lang w:eastAsia="nl-BE"/>
        </w:rPr>
      </w:pPr>
      <w:hyperlink w:anchor="_Toc133405051" w:history="1">
        <w:r w:rsidRPr="003154B8">
          <w:rPr>
            <w:rStyle w:val="Hyperlink"/>
            <w:noProof/>
          </w:rPr>
          <w:t>4</w:t>
        </w:r>
        <w:r>
          <w:rPr>
            <w:rFonts w:eastAsiaTheme="minorEastAsia"/>
            <w:b w:val="0"/>
            <w:noProof/>
            <w:sz w:val="22"/>
            <w:lang w:eastAsia="nl-BE"/>
          </w:rPr>
          <w:tab/>
        </w:r>
        <w:r w:rsidRPr="003154B8">
          <w:rPr>
            <w:rStyle w:val="Hyperlink"/>
            <w:noProof/>
          </w:rPr>
          <w:t>Testen</w:t>
        </w:r>
        <w:r>
          <w:rPr>
            <w:noProof/>
            <w:webHidden/>
          </w:rPr>
          <w:tab/>
        </w:r>
        <w:r>
          <w:rPr>
            <w:noProof/>
            <w:webHidden/>
          </w:rPr>
          <w:fldChar w:fldCharType="begin"/>
        </w:r>
        <w:r>
          <w:rPr>
            <w:noProof/>
            <w:webHidden/>
          </w:rPr>
          <w:instrText xml:space="preserve"> PAGEREF _Toc133405051 \h </w:instrText>
        </w:r>
        <w:r>
          <w:rPr>
            <w:noProof/>
            <w:webHidden/>
          </w:rPr>
        </w:r>
        <w:r>
          <w:rPr>
            <w:noProof/>
            <w:webHidden/>
          </w:rPr>
          <w:fldChar w:fldCharType="separate"/>
        </w:r>
        <w:r w:rsidR="00B95FD8">
          <w:rPr>
            <w:noProof/>
            <w:webHidden/>
          </w:rPr>
          <w:t>39</w:t>
        </w:r>
        <w:r>
          <w:rPr>
            <w:noProof/>
            <w:webHidden/>
          </w:rPr>
          <w:fldChar w:fldCharType="end"/>
        </w:r>
      </w:hyperlink>
    </w:p>
    <w:p w14:paraId="23F982DA" w14:textId="5FBE887B" w:rsidR="004A4ECC" w:rsidRDefault="004A4ECC">
      <w:pPr>
        <w:pStyle w:val="Inhopg3"/>
        <w:tabs>
          <w:tab w:val="left" w:pos="851"/>
          <w:tab w:val="right" w:pos="9062"/>
        </w:tabs>
        <w:rPr>
          <w:rFonts w:eastAsiaTheme="minorEastAsia"/>
          <w:b w:val="0"/>
          <w:noProof/>
          <w:lang w:eastAsia="nl-BE"/>
        </w:rPr>
      </w:pPr>
      <w:hyperlink w:anchor="_Toc133405052" w:history="1">
        <w:r w:rsidRPr="003154B8">
          <w:rPr>
            <w:rStyle w:val="Hyperlink"/>
            <w:noProof/>
          </w:rPr>
          <w:t>4.1</w:t>
        </w:r>
        <w:r>
          <w:rPr>
            <w:rFonts w:eastAsiaTheme="minorEastAsia"/>
            <w:b w:val="0"/>
            <w:noProof/>
            <w:lang w:eastAsia="nl-BE"/>
          </w:rPr>
          <w:tab/>
        </w:r>
        <w:r w:rsidRPr="003154B8">
          <w:rPr>
            <w:rStyle w:val="Hyperlink"/>
            <w:noProof/>
          </w:rPr>
          <w:t>Connecties</w:t>
        </w:r>
        <w:r>
          <w:rPr>
            <w:noProof/>
            <w:webHidden/>
          </w:rPr>
          <w:tab/>
        </w:r>
        <w:r>
          <w:rPr>
            <w:noProof/>
            <w:webHidden/>
          </w:rPr>
          <w:fldChar w:fldCharType="begin"/>
        </w:r>
        <w:r>
          <w:rPr>
            <w:noProof/>
            <w:webHidden/>
          </w:rPr>
          <w:instrText xml:space="preserve"> PAGEREF _Toc133405052 \h </w:instrText>
        </w:r>
        <w:r>
          <w:rPr>
            <w:noProof/>
            <w:webHidden/>
          </w:rPr>
        </w:r>
        <w:r>
          <w:rPr>
            <w:noProof/>
            <w:webHidden/>
          </w:rPr>
          <w:fldChar w:fldCharType="separate"/>
        </w:r>
        <w:r w:rsidR="00B95FD8">
          <w:rPr>
            <w:noProof/>
            <w:webHidden/>
          </w:rPr>
          <w:t>39</w:t>
        </w:r>
        <w:r>
          <w:rPr>
            <w:noProof/>
            <w:webHidden/>
          </w:rPr>
          <w:fldChar w:fldCharType="end"/>
        </w:r>
      </w:hyperlink>
    </w:p>
    <w:p w14:paraId="361DBDE9" w14:textId="6D3C87AA" w:rsidR="004A4ECC" w:rsidRDefault="004A4ECC">
      <w:pPr>
        <w:pStyle w:val="Inhopg3"/>
        <w:tabs>
          <w:tab w:val="left" w:pos="851"/>
          <w:tab w:val="right" w:pos="9062"/>
        </w:tabs>
        <w:rPr>
          <w:rFonts w:eastAsiaTheme="minorEastAsia"/>
          <w:b w:val="0"/>
          <w:noProof/>
          <w:lang w:eastAsia="nl-BE"/>
        </w:rPr>
      </w:pPr>
      <w:hyperlink w:anchor="_Toc133405053" w:history="1">
        <w:r w:rsidRPr="003154B8">
          <w:rPr>
            <w:rStyle w:val="Hyperlink"/>
            <w:noProof/>
          </w:rPr>
          <w:t>4.2</w:t>
        </w:r>
        <w:r>
          <w:rPr>
            <w:rFonts w:eastAsiaTheme="minorEastAsia"/>
            <w:b w:val="0"/>
            <w:noProof/>
            <w:lang w:eastAsia="nl-BE"/>
          </w:rPr>
          <w:tab/>
        </w:r>
        <w:r w:rsidRPr="003154B8">
          <w:rPr>
            <w:rStyle w:val="Hyperlink"/>
            <w:noProof/>
          </w:rPr>
          <w:t>Veiligheid</w:t>
        </w:r>
        <w:r>
          <w:rPr>
            <w:noProof/>
            <w:webHidden/>
          </w:rPr>
          <w:tab/>
        </w:r>
        <w:r>
          <w:rPr>
            <w:noProof/>
            <w:webHidden/>
          </w:rPr>
          <w:fldChar w:fldCharType="begin"/>
        </w:r>
        <w:r>
          <w:rPr>
            <w:noProof/>
            <w:webHidden/>
          </w:rPr>
          <w:instrText xml:space="preserve"> PAGEREF _Toc133405053 \h </w:instrText>
        </w:r>
        <w:r>
          <w:rPr>
            <w:noProof/>
            <w:webHidden/>
          </w:rPr>
        </w:r>
        <w:r>
          <w:rPr>
            <w:noProof/>
            <w:webHidden/>
          </w:rPr>
          <w:fldChar w:fldCharType="separate"/>
        </w:r>
        <w:r w:rsidR="00B95FD8">
          <w:rPr>
            <w:noProof/>
            <w:webHidden/>
          </w:rPr>
          <w:t>39</w:t>
        </w:r>
        <w:r>
          <w:rPr>
            <w:noProof/>
            <w:webHidden/>
          </w:rPr>
          <w:fldChar w:fldCharType="end"/>
        </w:r>
      </w:hyperlink>
    </w:p>
    <w:p w14:paraId="2E0B6FE2" w14:textId="56C67791" w:rsidR="004A4ECC" w:rsidRDefault="004A4ECC">
      <w:pPr>
        <w:pStyle w:val="Inhopg3"/>
        <w:tabs>
          <w:tab w:val="left" w:pos="851"/>
          <w:tab w:val="right" w:pos="9062"/>
        </w:tabs>
        <w:rPr>
          <w:rFonts w:eastAsiaTheme="minorEastAsia"/>
          <w:b w:val="0"/>
          <w:noProof/>
          <w:lang w:eastAsia="nl-BE"/>
        </w:rPr>
      </w:pPr>
      <w:hyperlink w:anchor="_Toc133405054" w:history="1">
        <w:r w:rsidRPr="003154B8">
          <w:rPr>
            <w:rStyle w:val="Hyperlink"/>
            <w:noProof/>
          </w:rPr>
          <w:t>4.3</w:t>
        </w:r>
        <w:r>
          <w:rPr>
            <w:rFonts w:eastAsiaTheme="minorEastAsia"/>
            <w:b w:val="0"/>
            <w:noProof/>
            <w:lang w:eastAsia="nl-BE"/>
          </w:rPr>
          <w:tab/>
        </w:r>
        <w:r w:rsidRPr="003154B8">
          <w:rPr>
            <w:rStyle w:val="Hyperlink"/>
            <w:noProof/>
          </w:rPr>
          <w:t>Functionaliteit</w:t>
        </w:r>
        <w:r>
          <w:rPr>
            <w:noProof/>
            <w:webHidden/>
          </w:rPr>
          <w:tab/>
        </w:r>
        <w:r>
          <w:rPr>
            <w:noProof/>
            <w:webHidden/>
          </w:rPr>
          <w:fldChar w:fldCharType="begin"/>
        </w:r>
        <w:r>
          <w:rPr>
            <w:noProof/>
            <w:webHidden/>
          </w:rPr>
          <w:instrText xml:space="preserve"> PAGEREF _Toc133405054 \h </w:instrText>
        </w:r>
        <w:r>
          <w:rPr>
            <w:noProof/>
            <w:webHidden/>
          </w:rPr>
        </w:r>
        <w:r>
          <w:rPr>
            <w:noProof/>
            <w:webHidden/>
          </w:rPr>
          <w:fldChar w:fldCharType="separate"/>
        </w:r>
        <w:r w:rsidR="00B95FD8">
          <w:rPr>
            <w:noProof/>
            <w:webHidden/>
          </w:rPr>
          <w:t>39</w:t>
        </w:r>
        <w:r>
          <w:rPr>
            <w:noProof/>
            <w:webHidden/>
          </w:rPr>
          <w:fldChar w:fldCharType="end"/>
        </w:r>
      </w:hyperlink>
    </w:p>
    <w:p w14:paraId="07CFFB96" w14:textId="0884F612" w:rsidR="004A4ECC" w:rsidRDefault="004A4ECC">
      <w:pPr>
        <w:pStyle w:val="Inhopg3"/>
        <w:tabs>
          <w:tab w:val="left" w:pos="851"/>
          <w:tab w:val="right" w:pos="9062"/>
        </w:tabs>
        <w:rPr>
          <w:rFonts w:eastAsiaTheme="minorEastAsia"/>
          <w:b w:val="0"/>
          <w:noProof/>
          <w:lang w:eastAsia="nl-BE"/>
        </w:rPr>
      </w:pPr>
      <w:hyperlink w:anchor="_Toc133405055" w:history="1">
        <w:r w:rsidRPr="003154B8">
          <w:rPr>
            <w:rStyle w:val="Hyperlink"/>
            <w:noProof/>
          </w:rPr>
          <w:t>4.4</w:t>
        </w:r>
        <w:r>
          <w:rPr>
            <w:rFonts w:eastAsiaTheme="minorEastAsia"/>
            <w:b w:val="0"/>
            <w:noProof/>
            <w:lang w:eastAsia="nl-BE"/>
          </w:rPr>
          <w:tab/>
        </w:r>
        <w:r w:rsidRPr="003154B8">
          <w:rPr>
            <w:rStyle w:val="Hyperlink"/>
            <w:noProof/>
          </w:rPr>
          <w:t>Programmatie</w:t>
        </w:r>
        <w:r>
          <w:rPr>
            <w:noProof/>
            <w:webHidden/>
          </w:rPr>
          <w:tab/>
        </w:r>
        <w:r>
          <w:rPr>
            <w:noProof/>
            <w:webHidden/>
          </w:rPr>
          <w:fldChar w:fldCharType="begin"/>
        </w:r>
        <w:r>
          <w:rPr>
            <w:noProof/>
            <w:webHidden/>
          </w:rPr>
          <w:instrText xml:space="preserve"> PAGEREF _Toc133405055 \h </w:instrText>
        </w:r>
        <w:r>
          <w:rPr>
            <w:noProof/>
            <w:webHidden/>
          </w:rPr>
        </w:r>
        <w:r>
          <w:rPr>
            <w:noProof/>
            <w:webHidden/>
          </w:rPr>
          <w:fldChar w:fldCharType="separate"/>
        </w:r>
        <w:r w:rsidR="00B95FD8">
          <w:rPr>
            <w:noProof/>
            <w:webHidden/>
          </w:rPr>
          <w:t>39</w:t>
        </w:r>
        <w:r>
          <w:rPr>
            <w:noProof/>
            <w:webHidden/>
          </w:rPr>
          <w:fldChar w:fldCharType="end"/>
        </w:r>
      </w:hyperlink>
    </w:p>
    <w:p w14:paraId="50F34BBC" w14:textId="1BD28A61" w:rsidR="004A4ECC" w:rsidRDefault="004A4ECC">
      <w:pPr>
        <w:pStyle w:val="Inhopg3"/>
        <w:tabs>
          <w:tab w:val="left" w:pos="851"/>
          <w:tab w:val="right" w:pos="9062"/>
        </w:tabs>
        <w:rPr>
          <w:rFonts w:eastAsiaTheme="minorEastAsia"/>
          <w:b w:val="0"/>
          <w:noProof/>
          <w:lang w:eastAsia="nl-BE"/>
        </w:rPr>
      </w:pPr>
      <w:hyperlink w:anchor="_Toc133405056" w:history="1">
        <w:r w:rsidRPr="003154B8">
          <w:rPr>
            <w:rStyle w:val="Hyperlink"/>
            <w:noProof/>
          </w:rPr>
          <w:t>4.5</w:t>
        </w:r>
        <w:r>
          <w:rPr>
            <w:rFonts w:eastAsiaTheme="minorEastAsia"/>
            <w:b w:val="0"/>
            <w:noProof/>
            <w:lang w:eastAsia="nl-BE"/>
          </w:rPr>
          <w:tab/>
        </w:r>
        <w:r w:rsidRPr="003154B8">
          <w:rPr>
            <w:rStyle w:val="Hyperlink"/>
            <w:noProof/>
          </w:rPr>
          <w:t>Mechanische onderdelen</w:t>
        </w:r>
        <w:r>
          <w:rPr>
            <w:noProof/>
            <w:webHidden/>
          </w:rPr>
          <w:tab/>
        </w:r>
        <w:r>
          <w:rPr>
            <w:noProof/>
            <w:webHidden/>
          </w:rPr>
          <w:fldChar w:fldCharType="begin"/>
        </w:r>
        <w:r>
          <w:rPr>
            <w:noProof/>
            <w:webHidden/>
          </w:rPr>
          <w:instrText xml:space="preserve"> PAGEREF _Toc133405056 \h </w:instrText>
        </w:r>
        <w:r>
          <w:rPr>
            <w:noProof/>
            <w:webHidden/>
          </w:rPr>
        </w:r>
        <w:r>
          <w:rPr>
            <w:noProof/>
            <w:webHidden/>
          </w:rPr>
          <w:fldChar w:fldCharType="separate"/>
        </w:r>
        <w:r w:rsidR="00B95FD8">
          <w:rPr>
            <w:noProof/>
            <w:webHidden/>
          </w:rPr>
          <w:t>39</w:t>
        </w:r>
        <w:r>
          <w:rPr>
            <w:noProof/>
            <w:webHidden/>
          </w:rPr>
          <w:fldChar w:fldCharType="end"/>
        </w:r>
      </w:hyperlink>
    </w:p>
    <w:p w14:paraId="20AD4583" w14:textId="3F13CDE9" w:rsidR="004A4ECC" w:rsidRDefault="004A4ECC">
      <w:pPr>
        <w:pStyle w:val="Inhopg1"/>
        <w:rPr>
          <w:rFonts w:eastAsiaTheme="minorEastAsia"/>
          <w:b w:val="0"/>
          <w:noProof/>
          <w:sz w:val="22"/>
          <w:lang w:eastAsia="nl-BE"/>
        </w:rPr>
      </w:pPr>
      <w:hyperlink w:anchor="_Toc133405057" w:history="1">
        <w:r w:rsidRPr="003154B8">
          <w:rPr>
            <w:rStyle w:val="Hyperlink"/>
            <w:noProof/>
            <w:lang w:val="nl-NL"/>
          </w:rPr>
          <w:t>Conclusie</w:t>
        </w:r>
        <w:r>
          <w:rPr>
            <w:noProof/>
            <w:webHidden/>
          </w:rPr>
          <w:tab/>
        </w:r>
        <w:r>
          <w:rPr>
            <w:noProof/>
            <w:webHidden/>
          </w:rPr>
          <w:fldChar w:fldCharType="begin"/>
        </w:r>
        <w:r>
          <w:rPr>
            <w:noProof/>
            <w:webHidden/>
          </w:rPr>
          <w:instrText xml:space="preserve"> PAGEREF _Toc133405057 \h </w:instrText>
        </w:r>
        <w:r>
          <w:rPr>
            <w:noProof/>
            <w:webHidden/>
          </w:rPr>
        </w:r>
        <w:r>
          <w:rPr>
            <w:noProof/>
            <w:webHidden/>
          </w:rPr>
          <w:fldChar w:fldCharType="separate"/>
        </w:r>
        <w:r w:rsidR="00B95FD8">
          <w:rPr>
            <w:noProof/>
            <w:webHidden/>
          </w:rPr>
          <w:t>39</w:t>
        </w:r>
        <w:r>
          <w:rPr>
            <w:noProof/>
            <w:webHidden/>
          </w:rPr>
          <w:fldChar w:fldCharType="end"/>
        </w:r>
      </w:hyperlink>
    </w:p>
    <w:p w14:paraId="325080BE" w14:textId="27ADAFCB" w:rsidR="004A4ECC" w:rsidRDefault="004A4ECC">
      <w:pPr>
        <w:pStyle w:val="Inhopg1"/>
        <w:rPr>
          <w:rFonts w:eastAsiaTheme="minorEastAsia"/>
          <w:b w:val="0"/>
          <w:noProof/>
          <w:sz w:val="22"/>
          <w:lang w:eastAsia="nl-BE"/>
        </w:rPr>
      </w:pPr>
      <w:hyperlink w:anchor="_Toc133405058" w:history="1">
        <w:r w:rsidRPr="003154B8">
          <w:rPr>
            <w:rStyle w:val="Hyperlink"/>
            <w:noProof/>
            <w:lang w:val="nl-NL"/>
          </w:rPr>
          <w:t>Literatuurlijst</w:t>
        </w:r>
        <w:r>
          <w:rPr>
            <w:noProof/>
            <w:webHidden/>
          </w:rPr>
          <w:tab/>
        </w:r>
        <w:r>
          <w:rPr>
            <w:noProof/>
            <w:webHidden/>
          </w:rPr>
          <w:fldChar w:fldCharType="begin"/>
        </w:r>
        <w:r>
          <w:rPr>
            <w:noProof/>
            <w:webHidden/>
          </w:rPr>
          <w:instrText xml:space="preserve"> PAGEREF _Toc133405058 \h </w:instrText>
        </w:r>
        <w:r>
          <w:rPr>
            <w:noProof/>
            <w:webHidden/>
          </w:rPr>
        </w:r>
        <w:r>
          <w:rPr>
            <w:noProof/>
            <w:webHidden/>
          </w:rPr>
          <w:fldChar w:fldCharType="separate"/>
        </w:r>
        <w:r w:rsidR="00B95FD8">
          <w:rPr>
            <w:noProof/>
            <w:webHidden/>
          </w:rPr>
          <w:t>40</w:t>
        </w:r>
        <w:r>
          <w:rPr>
            <w:noProof/>
            <w:webHidden/>
          </w:rPr>
          <w:fldChar w:fldCharType="end"/>
        </w:r>
      </w:hyperlink>
    </w:p>
    <w:p w14:paraId="5567BDCE" w14:textId="568E5C7A" w:rsidR="004A4ECC" w:rsidRDefault="004A4ECC">
      <w:pPr>
        <w:pStyle w:val="Inhopg1"/>
        <w:rPr>
          <w:rFonts w:eastAsiaTheme="minorEastAsia"/>
          <w:b w:val="0"/>
          <w:noProof/>
          <w:sz w:val="22"/>
          <w:lang w:eastAsia="nl-BE"/>
        </w:rPr>
      </w:pPr>
      <w:hyperlink w:anchor="_Toc133405059" w:history="1">
        <w:r w:rsidRPr="003154B8">
          <w:rPr>
            <w:rStyle w:val="Hyperlink"/>
            <w:noProof/>
            <w:lang w:val="nl-NL"/>
          </w:rPr>
          <w:t>Bijlagenoverzicht</w:t>
        </w:r>
        <w:r>
          <w:rPr>
            <w:noProof/>
            <w:webHidden/>
          </w:rPr>
          <w:tab/>
        </w:r>
        <w:r>
          <w:rPr>
            <w:noProof/>
            <w:webHidden/>
          </w:rPr>
          <w:fldChar w:fldCharType="begin"/>
        </w:r>
        <w:r>
          <w:rPr>
            <w:noProof/>
            <w:webHidden/>
          </w:rPr>
          <w:instrText xml:space="preserve"> PAGEREF _Toc133405059 \h </w:instrText>
        </w:r>
        <w:r>
          <w:rPr>
            <w:noProof/>
            <w:webHidden/>
          </w:rPr>
        </w:r>
        <w:r>
          <w:rPr>
            <w:noProof/>
            <w:webHidden/>
          </w:rPr>
          <w:fldChar w:fldCharType="separate"/>
        </w:r>
        <w:r w:rsidR="00B95FD8">
          <w:rPr>
            <w:noProof/>
            <w:webHidden/>
          </w:rPr>
          <w:t>43</w:t>
        </w:r>
        <w:r>
          <w:rPr>
            <w:noProof/>
            <w:webHidden/>
          </w:rPr>
          <w:fldChar w:fldCharType="end"/>
        </w:r>
      </w:hyperlink>
    </w:p>
    <w:p w14:paraId="07E97E4D" w14:textId="492EC069" w:rsidR="004A4ECC" w:rsidRDefault="004A4ECC">
      <w:pPr>
        <w:pStyle w:val="Inhopg5"/>
        <w:tabs>
          <w:tab w:val="right" w:pos="9062"/>
        </w:tabs>
        <w:rPr>
          <w:rFonts w:eastAsiaTheme="minorEastAsia"/>
          <w:noProof/>
          <w:lang w:eastAsia="nl-BE"/>
        </w:rPr>
      </w:pPr>
      <w:hyperlink w:anchor="_Toc133405060" w:history="1">
        <w:r w:rsidRPr="003154B8">
          <w:rPr>
            <w:rStyle w:val="Hyperlink"/>
            <w:noProof/>
          </w:rPr>
          <w:t>Bijlage 1: Kopieën datasheets</w:t>
        </w:r>
        <w:r>
          <w:rPr>
            <w:noProof/>
            <w:webHidden/>
          </w:rPr>
          <w:tab/>
        </w:r>
        <w:r>
          <w:rPr>
            <w:noProof/>
            <w:webHidden/>
          </w:rPr>
          <w:fldChar w:fldCharType="begin"/>
        </w:r>
        <w:r>
          <w:rPr>
            <w:noProof/>
            <w:webHidden/>
          </w:rPr>
          <w:instrText xml:space="preserve"> PAGEREF _Toc133405060 \h </w:instrText>
        </w:r>
        <w:r>
          <w:rPr>
            <w:noProof/>
            <w:webHidden/>
          </w:rPr>
        </w:r>
        <w:r>
          <w:rPr>
            <w:noProof/>
            <w:webHidden/>
          </w:rPr>
          <w:fldChar w:fldCharType="separate"/>
        </w:r>
        <w:r w:rsidR="00B95FD8">
          <w:rPr>
            <w:noProof/>
            <w:webHidden/>
          </w:rPr>
          <w:t>43</w:t>
        </w:r>
        <w:r>
          <w:rPr>
            <w:noProof/>
            <w:webHidden/>
          </w:rPr>
          <w:fldChar w:fldCharType="end"/>
        </w:r>
      </w:hyperlink>
    </w:p>
    <w:p w14:paraId="239F0A1E" w14:textId="6B867D75" w:rsidR="004A4ECC" w:rsidRDefault="004A4ECC">
      <w:pPr>
        <w:pStyle w:val="Inhopg5"/>
        <w:tabs>
          <w:tab w:val="right" w:pos="9062"/>
        </w:tabs>
        <w:rPr>
          <w:rFonts w:eastAsiaTheme="minorEastAsia"/>
          <w:noProof/>
          <w:lang w:eastAsia="nl-BE"/>
        </w:rPr>
      </w:pPr>
      <w:hyperlink w:anchor="_Toc133405061" w:history="1">
        <w:r w:rsidRPr="003154B8">
          <w:rPr>
            <w:rStyle w:val="Hyperlink"/>
            <w:noProof/>
          </w:rPr>
          <w:t>Bijlage 2: BOM</w:t>
        </w:r>
        <w:r>
          <w:rPr>
            <w:noProof/>
            <w:webHidden/>
          </w:rPr>
          <w:tab/>
        </w:r>
        <w:r>
          <w:rPr>
            <w:noProof/>
            <w:webHidden/>
          </w:rPr>
          <w:fldChar w:fldCharType="begin"/>
        </w:r>
        <w:r>
          <w:rPr>
            <w:noProof/>
            <w:webHidden/>
          </w:rPr>
          <w:instrText xml:space="preserve"> PAGEREF _Toc133405061 \h </w:instrText>
        </w:r>
        <w:r>
          <w:rPr>
            <w:noProof/>
            <w:webHidden/>
          </w:rPr>
        </w:r>
        <w:r>
          <w:rPr>
            <w:noProof/>
            <w:webHidden/>
          </w:rPr>
          <w:fldChar w:fldCharType="separate"/>
        </w:r>
        <w:r w:rsidR="00B95FD8">
          <w:rPr>
            <w:noProof/>
            <w:webHidden/>
          </w:rPr>
          <w:t>44</w:t>
        </w:r>
        <w:r>
          <w:rPr>
            <w:noProof/>
            <w:webHidden/>
          </w:rPr>
          <w:fldChar w:fldCharType="end"/>
        </w:r>
      </w:hyperlink>
    </w:p>
    <w:p w14:paraId="2753F8F1" w14:textId="77563E3D" w:rsidR="004A4ECC" w:rsidRDefault="004A4ECC">
      <w:pPr>
        <w:pStyle w:val="Inhopg5"/>
        <w:tabs>
          <w:tab w:val="right" w:pos="9062"/>
        </w:tabs>
        <w:rPr>
          <w:rFonts w:eastAsiaTheme="minorEastAsia"/>
          <w:noProof/>
          <w:lang w:eastAsia="nl-BE"/>
        </w:rPr>
      </w:pPr>
      <w:hyperlink w:anchor="_Toc133405062" w:history="1">
        <w:r w:rsidRPr="003154B8">
          <w:rPr>
            <w:rStyle w:val="Hyperlink"/>
            <w:noProof/>
          </w:rPr>
          <w:t>Bijlage 3: Schema</w:t>
        </w:r>
        <w:r>
          <w:rPr>
            <w:noProof/>
            <w:webHidden/>
          </w:rPr>
          <w:tab/>
        </w:r>
        <w:r>
          <w:rPr>
            <w:noProof/>
            <w:webHidden/>
          </w:rPr>
          <w:fldChar w:fldCharType="begin"/>
        </w:r>
        <w:r>
          <w:rPr>
            <w:noProof/>
            <w:webHidden/>
          </w:rPr>
          <w:instrText xml:space="preserve"> PAGEREF _Toc133405062 \h </w:instrText>
        </w:r>
        <w:r>
          <w:rPr>
            <w:noProof/>
            <w:webHidden/>
          </w:rPr>
        </w:r>
        <w:r>
          <w:rPr>
            <w:noProof/>
            <w:webHidden/>
          </w:rPr>
          <w:fldChar w:fldCharType="separate"/>
        </w:r>
        <w:r w:rsidR="00B95FD8">
          <w:rPr>
            <w:noProof/>
            <w:webHidden/>
          </w:rPr>
          <w:t>48</w:t>
        </w:r>
        <w:r>
          <w:rPr>
            <w:noProof/>
            <w:webHidden/>
          </w:rPr>
          <w:fldChar w:fldCharType="end"/>
        </w:r>
      </w:hyperlink>
    </w:p>
    <w:p w14:paraId="5B81F96F" w14:textId="5BB8666E" w:rsidR="004A4ECC" w:rsidRDefault="004A4ECC">
      <w:pPr>
        <w:pStyle w:val="Inhopg5"/>
        <w:tabs>
          <w:tab w:val="right" w:pos="9062"/>
        </w:tabs>
        <w:rPr>
          <w:rFonts w:eastAsiaTheme="minorEastAsia"/>
          <w:noProof/>
          <w:lang w:eastAsia="nl-BE"/>
        </w:rPr>
      </w:pPr>
      <w:hyperlink w:anchor="_Toc133405063" w:history="1">
        <w:r w:rsidRPr="003154B8">
          <w:rPr>
            <w:rStyle w:val="Hyperlink"/>
            <w:noProof/>
          </w:rPr>
          <w:t>Bijlage 4: Pcb</w:t>
        </w:r>
        <w:r>
          <w:rPr>
            <w:noProof/>
            <w:webHidden/>
          </w:rPr>
          <w:tab/>
        </w:r>
        <w:r>
          <w:rPr>
            <w:noProof/>
            <w:webHidden/>
          </w:rPr>
          <w:fldChar w:fldCharType="begin"/>
        </w:r>
        <w:r>
          <w:rPr>
            <w:noProof/>
            <w:webHidden/>
          </w:rPr>
          <w:instrText xml:space="preserve"> PAGEREF _Toc133405063 \h </w:instrText>
        </w:r>
        <w:r>
          <w:rPr>
            <w:noProof/>
            <w:webHidden/>
          </w:rPr>
        </w:r>
        <w:r>
          <w:rPr>
            <w:noProof/>
            <w:webHidden/>
          </w:rPr>
          <w:fldChar w:fldCharType="separate"/>
        </w:r>
        <w:r w:rsidR="00B95FD8">
          <w:rPr>
            <w:noProof/>
            <w:webHidden/>
          </w:rPr>
          <w:t>53</w:t>
        </w:r>
        <w:r>
          <w:rPr>
            <w:noProof/>
            <w:webHidden/>
          </w:rPr>
          <w:fldChar w:fldCharType="end"/>
        </w:r>
      </w:hyperlink>
    </w:p>
    <w:p w14:paraId="244B06E5" w14:textId="132B02C2" w:rsidR="004A4ECC" w:rsidRDefault="004A4ECC">
      <w:pPr>
        <w:pStyle w:val="Inhopg5"/>
        <w:tabs>
          <w:tab w:val="right" w:pos="9062"/>
        </w:tabs>
        <w:rPr>
          <w:rFonts w:eastAsiaTheme="minorEastAsia"/>
          <w:noProof/>
          <w:lang w:eastAsia="nl-BE"/>
        </w:rPr>
      </w:pPr>
      <w:hyperlink w:anchor="_Toc133405064" w:history="1">
        <w:r w:rsidRPr="003154B8">
          <w:rPr>
            <w:rStyle w:val="Hyperlink"/>
            <w:noProof/>
          </w:rPr>
          <w:t>Bijlage 5: Logboek rapporteren</w:t>
        </w:r>
        <w:r>
          <w:rPr>
            <w:noProof/>
            <w:webHidden/>
          </w:rPr>
          <w:tab/>
        </w:r>
        <w:r>
          <w:rPr>
            <w:noProof/>
            <w:webHidden/>
          </w:rPr>
          <w:fldChar w:fldCharType="begin"/>
        </w:r>
        <w:r>
          <w:rPr>
            <w:noProof/>
            <w:webHidden/>
          </w:rPr>
          <w:instrText xml:space="preserve"> PAGEREF _Toc133405064 \h </w:instrText>
        </w:r>
        <w:r>
          <w:rPr>
            <w:noProof/>
            <w:webHidden/>
          </w:rPr>
        </w:r>
        <w:r>
          <w:rPr>
            <w:noProof/>
            <w:webHidden/>
          </w:rPr>
          <w:fldChar w:fldCharType="separate"/>
        </w:r>
        <w:r w:rsidR="00B95FD8">
          <w:rPr>
            <w:noProof/>
            <w:webHidden/>
          </w:rPr>
          <w:t>54</w:t>
        </w:r>
        <w:r>
          <w:rPr>
            <w:noProof/>
            <w:webHidden/>
          </w:rPr>
          <w:fldChar w:fldCharType="end"/>
        </w:r>
      </w:hyperlink>
    </w:p>
    <w:p w14:paraId="4DF43079" w14:textId="109A9235" w:rsidR="009D7AA2" w:rsidRDefault="00056A8F" w:rsidP="009D7AA2">
      <w:pPr>
        <w:rPr>
          <w:lang w:val="nl-NL"/>
        </w:rPr>
      </w:pPr>
      <w:r>
        <w:rPr>
          <w:b/>
        </w:rPr>
        <w:fldChar w:fldCharType="end"/>
      </w:r>
    </w:p>
    <w:p w14:paraId="04A4D523" w14:textId="77777777" w:rsidR="00995550" w:rsidRDefault="00995550">
      <w:pPr>
        <w:spacing w:before="0" w:after="160"/>
        <w:rPr>
          <w:lang w:val="nl-NL"/>
        </w:rPr>
      </w:pPr>
    </w:p>
    <w:p w14:paraId="0D891614" w14:textId="5F20B3F6" w:rsidR="00995550" w:rsidRDefault="00995550">
      <w:pPr>
        <w:spacing w:before="0" w:after="160"/>
        <w:rPr>
          <w:lang w:val="nl-NL"/>
        </w:rPr>
        <w:sectPr w:rsidR="00995550" w:rsidSect="00995550">
          <w:pgSz w:w="11906" w:h="16838"/>
          <w:pgMar w:top="1417" w:right="1417" w:bottom="1417" w:left="1417" w:header="708" w:footer="708" w:gutter="0"/>
          <w:cols w:space="708"/>
          <w:titlePg/>
          <w:docGrid w:linePitch="360"/>
        </w:sectPr>
      </w:pPr>
    </w:p>
    <w:p w14:paraId="3A3B2F9A" w14:textId="4895E268" w:rsidR="00F66CDE" w:rsidRPr="00D0539F" w:rsidRDefault="00F66CDE" w:rsidP="001A1E96">
      <w:pPr>
        <w:pStyle w:val="Geenafstand"/>
        <w:rPr>
          <w:lang w:val="nl-NL"/>
        </w:rPr>
      </w:pPr>
      <w:bookmarkStart w:id="0" w:name="_Toc133405014"/>
      <w:r w:rsidRPr="00D0539F">
        <w:rPr>
          <w:lang w:val="nl-NL"/>
        </w:rPr>
        <w:lastRenderedPageBreak/>
        <w:t>Figurenlijst</w:t>
      </w:r>
      <w:bookmarkEnd w:id="0"/>
    </w:p>
    <w:p w14:paraId="6793DF60" w14:textId="763475B7" w:rsidR="004A4ECC" w:rsidRDefault="00CC49AB">
      <w:pPr>
        <w:pStyle w:val="Lijstmetafbeeldingen"/>
        <w:tabs>
          <w:tab w:val="right" w:pos="9062"/>
        </w:tabs>
        <w:rPr>
          <w:rFonts w:eastAsiaTheme="minorEastAsia"/>
          <w:noProof/>
          <w:sz w:val="22"/>
          <w:lang w:eastAsia="nl-BE"/>
        </w:rPr>
      </w:pPr>
      <w:r>
        <w:rPr>
          <w:lang w:val="nl-NL"/>
        </w:rPr>
        <w:fldChar w:fldCharType="begin"/>
      </w:r>
      <w:r>
        <w:rPr>
          <w:lang w:val="nl-NL"/>
        </w:rPr>
        <w:instrText xml:space="preserve"> TOC \h \z \c "Figuur" </w:instrText>
      </w:r>
      <w:r>
        <w:rPr>
          <w:lang w:val="nl-NL"/>
        </w:rPr>
        <w:fldChar w:fldCharType="separate"/>
      </w:r>
      <w:hyperlink r:id="rId13" w:anchor="_Toc133405065" w:history="1">
        <w:r w:rsidR="004A4ECC" w:rsidRPr="00483FA8">
          <w:rPr>
            <w:rStyle w:val="Hyperlink"/>
            <w:noProof/>
          </w:rPr>
          <w:t>Figuur 1: Arduino mkr wifi 1010</w:t>
        </w:r>
        <w:r w:rsidR="004A4ECC" w:rsidRPr="00483FA8">
          <w:rPr>
            <w:rStyle w:val="Hyperlink"/>
            <w:noProof/>
            <w:lang w:val="nl-NL"/>
          </w:rPr>
          <w:t xml:space="preserve"> [6]</w:t>
        </w:r>
        <w:r w:rsidR="004A4ECC">
          <w:rPr>
            <w:noProof/>
            <w:webHidden/>
          </w:rPr>
          <w:tab/>
        </w:r>
        <w:r w:rsidR="004A4ECC">
          <w:rPr>
            <w:noProof/>
            <w:webHidden/>
          </w:rPr>
          <w:fldChar w:fldCharType="begin"/>
        </w:r>
        <w:r w:rsidR="004A4ECC">
          <w:rPr>
            <w:noProof/>
            <w:webHidden/>
          </w:rPr>
          <w:instrText xml:space="preserve"> PAGEREF _Toc133405065 \h </w:instrText>
        </w:r>
        <w:r w:rsidR="004A4ECC">
          <w:rPr>
            <w:noProof/>
            <w:webHidden/>
          </w:rPr>
        </w:r>
        <w:r w:rsidR="004A4ECC">
          <w:rPr>
            <w:noProof/>
            <w:webHidden/>
          </w:rPr>
          <w:fldChar w:fldCharType="separate"/>
        </w:r>
        <w:r w:rsidR="00B95FD8">
          <w:rPr>
            <w:noProof/>
            <w:webHidden/>
          </w:rPr>
          <w:t>17</w:t>
        </w:r>
        <w:r w:rsidR="004A4ECC">
          <w:rPr>
            <w:noProof/>
            <w:webHidden/>
          </w:rPr>
          <w:fldChar w:fldCharType="end"/>
        </w:r>
      </w:hyperlink>
    </w:p>
    <w:p w14:paraId="2EED4170" w14:textId="495313A7" w:rsidR="004A4ECC" w:rsidRDefault="004A4ECC">
      <w:pPr>
        <w:pStyle w:val="Lijstmetafbeeldingen"/>
        <w:tabs>
          <w:tab w:val="right" w:pos="9062"/>
        </w:tabs>
        <w:rPr>
          <w:rFonts w:eastAsiaTheme="minorEastAsia"/>
          <w:noProof/>
          <w:sz w:val="22"/>
          <w:lang w:eastAsia="nl-BE"/>
        </w:rPr>
      </w:pPr>
      <w:hyperlink r:id="rId14" w:anchor="_Toc133405066" w:history="1">
        <w:r w:rsidRPr="00483FA8">
          <w:rPr>
            <w:rStyle w:val="Hyperlink"/>
            <w:noProof/>
          </w:rPr>
          <w:t>Figuur 2: ESP32</w:t>
        </w:r>
        <w:r w:rsidRPr="00483FA8">
          <w:rPr>
            <w:rStyle w:val="Hyperlink"/>
            <w:noProof/>
            <w:lang w:val="nl-NL"/>
          </w:rPr>
          <w:t xml:space="preserve"> [7]</w:t>
        </w:r>
        <w:r>
          <w:rPr>
            <w:noProof/>
            <w:webHidden/>
          </w:rPr>
          <w:tab/>
        </w:r>
        <w:r>
          <w:rPr>
            <w:noProof/>
            <w:webHidden/>
          </w:rPr>
          <w:fldChar w:fldCharType="begin"/>
        </w:r>
        <w:r>
          <w:rPr>
            <w:noProof/>
            <w:webHidden/>
          </w:rPr>
          <w:instrText xml:space="preserve"> PAGEREF _Toc133405066 \h </w:instrText>
        </w:r>
        <w:r>
          <w:rPr>
            <w:noProof/>
            <w:webHidden/>
          </w:rPr>
        </w:r>
        <w:r>
          <w:rPr>
            <w:noProof/>
            <w:webHidden/>
          </w:rPr>
          <w:fldChar w:fldCharType="separate"/>
        </w:r>
        <w:r w:rsidR="00B95FD8">
          <w:rPr>
            <w:noProof/>
            <w:webHidden/>
          </w:rPr>
          <w:t>17</w:t>
        </w:r>
        <w:r>
          <w:rPr>
            <w:noProof/>
            <w:webHidden/>
          </w:rPr>
          <w:fldChar w:fldCharType="end"/>
        </w:r>
      </w:hyperlink>
    </w:p>
    <w:p w14:paraId="5EF43E2D" w14:textId="2E2F57B3" w:rsidR="004A4ECC" w:rsidRDefault="004A4ECC">
      <w:pPr>
        <w:pStyle w:val="Lijstmetafbeeldingen"/>
        <w:tabs>
          <w:tab w:val="right" w:pos="9062"/>
        </w:tabs>
        <w:rPr>
          <w:rFonts w:eastAsiaTheme="minorEastAsia"/>
          <w:noProof/>
          <w:sz w:val="22"/>
          <w:lang w:eastAsia="nl-BE"/>
        </w:rPr>
      </w:pPr>
      <w:hyperlink w:anchor="_Toc133405067" w:history="1">
        <w:r w:rsidRPr="00483FA8">
          <w:rPr>
            <w:rStyle w:val="Hyperlink"/>
            <w:noProof/>
          </w:rPr>
          <w:t>Figuur 3: ESP32-WROOM-32D chip zonder pcb</w:t>
        </w:r>
        <w:r w:rsidRPr="00483FA8">
          <w:rPr>
            <w:rStyle w:val="Hyperlink"/>
            <w:noProof/>
            <w:lang w:val="nl-NL"/>
          </w:rPr>
          <w:t xml:space="preserve"> [8]</w:t>
        </w:r>
        <w:r>
          <w:rPr>
            <w:noProof/>
            <w:webHidden/>
          </w:rPr>
          <w:tab/>
        </w:r>
        <w:r>
          <w:rPr>
            <w:noProof/>
            <w:webHidden/>
          </w:rPr>
          <w:fldChar w:fldCharType="begin"/>
        </w:r>
        <w:r>
          <w:rPr>
            <w:noProof/>
            <w:webHidden/>
          </w:rPr>
          <w:instrText xml:space="preserve"> PAGEREF _Toc133405067 \h </w:instrText>
        </w:r>
        <w:r>
          <w:rPr>
            <w:noProof/>
            <w:webHidden/>
          </w:rPr>
        </w:r>
        <w:r>
          <w:rPr>
            <w:noProof/>
            <w:webHidden/>
          </w:rPr>
          <w:fldChar w:fldCharType="separate"/>
        </w:r>
        <w:r w:rsidR="00B95FD8">
          <w:rPr>
            <w:noProof/>
            <w:webHidden/>
          </w:rPr>
          <w:t>19</w:t>
        </w:r>
        <w:r>
          <w:rPr>
            <w:noProof/>
            <w:webHidden/>
          </w:rPr>
          <w:fldChar w:fldCharType="end"/>
        </w:r>
      </w:hyperlink>
    </w:p>
    <w:p w14:paraId="5B02320B" w14:textId="7727B3A0" w:rsidR="004A4ECC" w:rsidRDefault="004A4ECC">
      <w:pPr>
        <w:pStyle w:val="Lijstmetafbeeldingen"/>
        <w:tabs>
          <w:tab w:val="right" w:pos="9062"/>
        </w:tabs>
        <w:rPr>
          <w:rFonts w:eastAsiaTheme="minorEastAsia"/>
          <w:noProof/>
          <w:sz w:val="22"/>
          <w:lang w:eastAsia="nl-BE"/>
        </w:rPr>
      </w:pPr>
      <w:hyperlink w:anchor="_Toc133405068" w:history="1">
        <w:r w:rsidRPr="00483FA8">
          <w:rPr>
            <w:rStyle w:val="Hyperlink"/>
            <w:noProof/>
          </w:rPr>
          <w:t>Figuur 4: USB-C-pinout</w:t>
        </w:r>
        <w:r w:rsidRPr="00483FA8">
          <w:rPr>
            <w:rStyle w:val="Hyperlink"/>
            <w:noProof/>
            <w:lang w:val="nl-NL"/>
          </w:rPr>
          <w:t xml:space="preserve"> [9]</w:t>
        </w:r>
        <w:r>
          <w:rPr>
            <w:noProof/>
            <w:webHidden/>
          </w:rPr>
          <w:tab/>
        </w:r>
        <w:r>
          <w:rPr>
            <w:noProof/>
            <w:webHidden/>
          </w:rPr>
          <w:fldChar w:fldCharType="begin"/>
        </w:r>
        <w:r>
          <w:rPr>
            <w:noProof/>
            <w:webHidden/>
          </w:rPr>
          <w:instrText xml:space="preserve"> PAGEREF _Toc133405068 \h </w:instrText>
        </w:r>
        <w:r>
          <w:rPr>
            <w:noProof/>
            <w:webHidden/>
          </w:rPr>
        </w:r>
        <w:r>
          <w:rPr>
            <w:noProof/>
            <w:webHidden/>
          </w:rPr>
          <w:fldChar w:fldCharType="separate"/>
        </w:r>
        <w:r w:rsidR="00B95FD8">
          <w:rPr>
            <w:noProof/>
            <w:webHidden/>
          </w:rPr>
          <w:t>19</w:t>
        </w:r>
        <w:r>
          <w:rPr>
            <w:noProof/>
            <w:webHidden/>
          </w:rPr>
          <w:fldChar w:fldCharType="end"/>
        </w:r>
      </w:hyperlink>
    </w:p>
    <w:p w14:paraId="7E46A6D6" w14:textId="5DAC340F" w:rsidR="004A4ECC" w:rsidRDefault="004A4ECC">
      <w:pPr>
        <w:pStyle w:val="Lijstmetafbeeldingen"/>
        <w:tabs>
          <w:tab w:val="right" w:pos="9062"/>
        </w:tabs>
        <w:rPr>
          <w:rFonts w:eastAsiaTheme="minorEastAsia"/>
          <w:noProof/>
          <w:sz w:val="22"/>
          <w:lang w:eastAsia="nl-BE"/>
        </w:rPr>
      </w:pPr>
      <w:hyperlink w:anchor="_Toc133405069" w:history="1">
        <w:r w:rsidRPr="00483FA8">
          <w:rPr>
            <w:rStyle w:val="Hyperlink"/>
            <w:noProof/>
          </w:rPr>
          <w:t>Figuur 5: Typische applicatie LDO</w:t>
        </w:r>
        <w:r w:rsidRPr="00483FA8">
          <w:rPr>
            <w:rStyle w:val="Hyperlink"/>
            <w:noProof/>
            <w:lang w:val="nl-NL"/>
          </w:rPr>
          <w:t xml:space="preserve"> [10]</w:t>
        </w:r>
        <w:r>
          <w:rPr>
            <w:noProof/>
            <w:webHidden/>
          </w:rPr>
          <w:tab/>
        </w:r>
        <w:r>
          <w:rPr>
            <w:noProof/>
            <w:webHidden/>
          </w:rPr>
          <w:fldChar w:fldCharType="begin"/>
        </w:r>
        <w:r>
          <w:rPr>
            <w:noProof/>
            <w:webHidden/>
          </w:rPr>
          <w:instrText xml:space="preserve"> PAGEREF _Toc133405069 \h </w:instrText>
        </w:r>
        <w:r>
          <w:rPr>
            <w:noProof/>
            <w:webHidden/>
          </w:rPr>
        </w:r>
        <w:r>
          <w:rPr>
            <w:noProof/>
            <w:webHidden/>
          </w:rPr>
          <w:fldChar w:fldCharType="separate"/>
        </w:r>
        <w:r w:rsidR="00B95FD8">
          <w:rPr>
            <w:noProof/>
            <w:webHidden/>
          </w:rPr>
          <w:t>20</w:t>
        </w:r>
        <w:r>
          <w:rPr>
            <w:noProof/>
            <w:webHidden/>
          </w:rPr>
          <w:fldChar w:fldCharType="end"/>
        </w:r>
      </w:hyperlink>
    </w:p>
    <w:p w14:paraId="777B4D96" w14:textId="29D9DAED" w:rsidR="004A4ECC" w:rsidRDefault="004A4ECC">
      <w:pPr>
        <w:pStyle w:val="Lijstmetafbeeldingen"/>
        <w:tabs>
          <w:tab w:val="right" w:pos="9062"/>
        </w:tabs>
        <w:rPr>
          <w:rFonts w:eastAsiaTheme="minorEastAsia"/>
          <w:noProof/>
          <w:sz w:val="22"/>
          <w:lang w:eastAsia="nl-BE"/>
        </w:rPr>
      </w:pPr>
      <w:hyperlink w:anchor="_Toc133405070" w:history="1">
        <w:r w:rsidRPr="00483FA8">
          <w:rPr>
            <w:rStyle w:val="Hyperlink"/>
            <w:noProof/>
            <w:lang w:val="en-US"/>
          </w:rPr>
          <w:t>Figuur 6: Full-step vs. micro-step [12]</w:t>
        </w:r>
        <w:r>
          <w:rPr>
            <w:noProof/>
            <w:webHidden/>
          </w:rPr>
          <w:tab/>
        </w:r>
        <w:r>
          <w:rPr>
            <w:noProof/>
            <w:webHidden/>
          </w:rPr>
          <w:fldChar w:fldCharType="begin"/>
        </w:r>
        <w:r>
          <w:rPr>
            <w:noProof/>
            <w:webHidden/>
          </w:rPr>
          <w:instrText xml:space="preserve"> PAGEREF _Toc133405070 \h </w:instrText>
        </w:r>
        <w:r>
          <w:rPr>
            <w:noProof/>
            <w:webHidden/>
          </w:rPr>
        </w:r>
        <w:r>
          <w:rPr>
            <w:noProof/>
            <w:webHidden/>
          </w:rPr>
          <w:fldChar w:fldCharType="separate"/>
        </w:r>
        <w:r w:rsidR="00B95FD8">
          <w:rPr>
            <w:noProof/>
            <w:webHidden/>
          </w:rPr>
          <w:t>22</w:t>
        </w:r>
        <w:r>
          <w:rPr>
            <w:noProof/>
            <w:webHidden/>
          </w:rPr>
          <w:fldChar w:fldCharType="end"/>
        </w:r>
      </w:hyperlink>
    </w:p>
    <w:p w14:paraId="505C586C" w14:textId="7CE5D187" w:rsidR="004A4ECC" w:rsidRDefault="004A4ECC">
      <w:pPr>
        <w:pStyle w:val="Lijstmetafbeeldingen"/>
        <w:tabs>
          <w:tab w:val="right" w:pos="9062"/>
        </w:tabs>
        <w:rPr>
          <w:rFonts w:eastAsiaTheme="minorEastAsia"/>
          <w:noProof/>
          <w:sz w:val="22"/>
          <w:lang w:eastAsia="nl-BE"/>
        </w:rPr>
      </w:pPr>
      <w:hyperlink w:anchor="_Toc133405071" w:history="1">
        <w:r w:rsidRPr="00483FA8">
          <w:rPr>
            <w:rStyle w:val="Hyperlink"/>
            <w:noProof/>
          </w:rPr>
          <w:t>Figuur 7: Verschillende types robotarmen</w:t>
        </w:r>
        <w:r w:rsidRPr="00483FA8">
          <w:rPr>
            <w:rStyle w:val="Hyperlink"/>
            <w:noProof/>
            <w:lang w:val="nl-NL"/>
          </w:rPr>
          <w:t xml:space="preserve"> [14]</w:t>
        </w:r>
        <w:r>
          <w:rPr>
            <w:noProof/>
            <w:webHidden/>
          </w:rPr>
          <w:tab/>
        </w:r>
        <w:r>
          <w:rPr>
            <w:noProof/>
            <w:webHidden/>
          </w:rPr>
          <w:fldChar w:fldCharType="begin"/>
        </w:r>
        <w:r>
          <w:rPr>
            <w:noProof/>
            <w:webHidden/>
          </w:rPr>
          <w:instrText xml:space="preserve"> PAGEREF _Toc133405071 \h </w:instrText>
        </w:r>
        <w:r>
          <w:rPr>
            <w:noProof/>
            <w:webHidden/>
          </w:rPr>
        </w:r>
        <w:r>
          <w:rPr>
            <w:noProof/>
            <w:webHidden/>
          </w:rPr>
          <w:fldChar w:fldCharType="separate"/>
        </w:r>
        <w:r w:rsidR="00B95FD8">
          <w:rPr>
            <w:noProof/>
            <w:webHidden/>
          </w:rPr>
          <w:t>23</w:t>
        </w:r>
        <w:r>
          <w:rPr>
            <w:noProof/>
            <w:webHidden/>
          </w:rPr>
          <w:fldChar w:fldCharType="end"/>
        </w:r>
      </w:hyperlink>
    </w:p>
    <w:p w14:paraId="01B8F47D" w14:textId="0D2D874B" w:rsidR="004A4ECC" w:rsidRDefault="004A4ECC">
      <w:pPr>
        <w:pStyle w:val="Lijstmetafbeeldingen"/>
        <w:tabs>
          <w:tab w:val="right" w:pos="9062"/>
        </w:tabs>
        <w:rPr>
          <w:rFonts w:eastAsiaTheme="minorEastAsia"/>
          <w:noProof/>
          <w:sz w:val="22"/>
          <w:lang w:eastAsia="nl-BE"/>
        </w:rPr>
      </w:pPr>
      <w:hyperlink r:id="rId15" w:anchor="_Toc133405072" w:history="1">
        <w:r w:rsidRPr="00483FA8">
          <w:rPr>
            <w:rStyle w:val="Hyperlink"/>
            <w:noProof/>
          </w:rPr>
          <w:t>Figuur 8: Cartesische robotarm en de aluminium profielen</w:t>
        </w:r>
        <w:r w:rsidRPr="00483FA8">
          <w:rPr>
            <w:rStyle w:val="Hyperlink"/>
            <w:noProof/>
            <w:lang w:val="nl-NL"/>
          </w:rPr>
          <w:t xml:space="preserve"> [16] [15]</w:t>
        </w:r>
        <w:r>
          <w:rPr>
            <w:noProof/>
            <w:webHidden/>
          </w:rPr>
          <w:tab/>
        </w:r>
        <w:r>
          <w:rPr>
            <w:noProof/>
            <w:webHidden/>
          </w:rPr>
          <w:fldChar w:fldCharType="begin"/>
        </w:r>
        <w:r>
          <w:rPr>
            <w:noProof/>
            <w:webHidden/>
          </w:rPr>
          <w:instrText xml:space="preserve"> PAGEREF _Toc133405072 \h </w:instrText>
        </w:r>
        <w:r>
          <w:rPr>
            <w:noProof/>
            <w:webHidden/>
          </w:rPr>
        </w:r>
        <w:r>
          <w:rPr>
            <w:noProof/>
            <w:webHidden/>
          </w:rPr>
          <w:fldChar w:fldCharType="separate"/>
        </w:r>
        <w:r w:rsidR="00B95FD8">
          <w:rPr>
            <w:noProof/>
            <w:webHidden/>
          </w:rPr>
          <w:t>23</w:t>
        </w:r>
        <w:r>
          <w:rPr>
            <w:noProof/>
            <w:webHidden/>
          </w:rPr>
          <w:fldChar w:fldCharType="end"/>
        </w:r>
      </w:hyperlink>
    </w:p>
    <w:p w14:paraId="2F881D4D" w14:textId="2F6BD3CD" w:rsidR="004A4ECC" w:rsidRDefault="004A4ECC">
      <w:pPr>
        <w:pStyle w:val="Lijstmetafbeeldingen"/>
        <w:tabs>
          <w:tab w:val="right" w:pos="9062"/>
        </w:tabs>
        <w:rPr>
          <w:rFonts w:eastAsiaTheme="minorEastAsia"/>
          <w:noProof/>
          <w:sz w:val="22"/>
          <w:lang w:eastAsia="nl-BE"/>
        </w:rPr>
      </w:pPr>
      <w:hyperlink w:anchor="_Toc133405073" w:history="1">
        <w:r w:rsidRPr="00483FA8">
          <w:rPr>
            <w:rStyle w:val="Hyperlink"/>
            <w:noProof/>
          </w:rPr>
          <w:t>Figuur 9: LumenPnP cartesische robotarm</w:t>
        </w:r>
        <w:r w:rsidRPr="00483FA8">
          <w:rPr>
            <w:rStyle w:val="Hyperlink"/>
            <w:noProof/>
            <w:lang w:val="nl-NL"/>
          </w:rPr>
          <w:t xml:space="preserve"> [17]</w:t>
        </w:r>
        <w:r>
          <w:rPr>
            <w:noProof/>
            <w:webHidden/>
          </w:rPr>
          <w:tab/>
        </w:r>
        <w:r>
          <w:rPr>
            <w:noProof/>
            <w:webHidden/>
          </w:rPr>
          <w:fldChar w:fldCharType="begin"/>
        </w:r>
        <w:r>
          <w:rPr>
            <w:noProof/>
            <w:webHidden/>
          </w:rPr>
          <w:instrText xml:space="preserve"> PAGEREF _Toc133405073 \h </w:instrText>
        </w:r>
        <w:r>
          <w:rPr>
            <w:noProof/>
            <w:webHidden/>
          </w:rPr>
        </w:r>
        <w:r>
          <w:rPr>
            <w:noProof/>
            <w:webHidden/>
          </w:rPr>
          <w:fldChar w:fldCharType="separate"/>
        </w:r>
        <w:r w:rsidR="00B95FD8">
          <w:rPr>
            <w:noProof/>
            <w:webHidden/>
          </w:rPr>
          <w:t>24</w:t>
        </w:r>
        <w:r>
          <w:rPr>
            <w:noProof/>
            <w:webHidden/>
          </w:rPr>
          <w:fldChar w:fldCharType="end"/>
        </w:r>
      </w:hyperlink>
    </w:p>
    <w:p w14:paraId="13D8EE2A" w14:textId="34AF67BF" w:rsidR="004A4ECC" w:rsidRDefault="004A4ECC">
      <w:pPr>
        <w:pStyle w:val="Lijstmetafbeeldingen"/>
        <w:tabs>
          <w:tab w:val="left" w:pos="2103"/>
          <w:tab w:val="right" w:pos="9062"/>
        </w:tabs>
        <w:rPr>
          <w:rFonts w:eastAsiaTheme="minorEastAsia"/>
          <w:noProof/>
          <w:sz w:val="22"/>
          <w:lang w:eastAsia="nl-BE"/>
        </w:rPr>
      </w:pPr>
      <w:hyperlink w:anchor="_Toc133405074" w:history="1">
        <w:r w:rsidRPr="00483FA8">
          <w:rPr>
            <w:rStyle w:val="Hyperlink"/>
            <w:noProof/>
          </w:rPr>
          <w:t>Figuur 10: Lasrobot</w:t>
        </w:r>
        <w:r>
          <w:rPr>
            <w:rFonts w:eastAsiaTheme="minorEastAsia"/>
            <w:noProof/>
            <w:sz w:val="22"/>
            <w:lang w:eastAsia="nl-BE"/>
          </w:rPr>
          <w:tab/>
        </w:r>
        <w:r w:rsidRPr="00483FA8">
          <w:rPr>
            <w:rStyle w:val="Hyperlink"/>
            <w:noProof/>
            <w:lang w:val="nl-NL"/>
          </w:rPr>
          <w:t>[18]</w:t>
        </w:r>
        <w:r w:rsidRPr="00483FA8">
          <w:rPr>
            <w:rStyle w:val="Hyperlink"/>
            <w:noProof/>
          </w:rPr>
          <w:t xml:space="preserve">    Figuur 11: Assemblagerobot</w:t>
        </w:r>
        <w:r w:rsidRPr="00483FA8">
          <w:rPr>
            <w:rStyle w:val="Hyperlink"/>
            <w:noProof/>
            <w:lang w:val="nl-NL"/>
          </w:rPr>
          <w:t xml:space="preserve"> [18]</w:t>
        </w:r>
        <w:r>
          <w:rPr>
            <w:noProof/>
            <w:webHidden/>
          </w:rPr>
          <w:tab/>
        </w:r>
        <w:r>
          <w:rPr>
            <w:noProof/>
            <w:webHidden/>
          </w:rPr>
          <w:fldChar w:fldCharType="begin"/>
        </w:r>
        <w:r>
          <w:rPr>
            <w:noProof/>
            <w:webHidden/>
          </w:rPr>
          <w:instrText xml:space="preserve"> PAGEREF _Toc133405074 \h </w:instrText>
        </w:r>
        <w:r>
          <w:rPr>
            <w:noProof/>
            <w:webHidden/>
          </w:rPr>
        </w:r>
        <w:r>
          <w:rPr>
            <w:noProof/>
            <w:webHidden/>
          </w:rPr>
          <w:fldChar w:fldCharType="separate"/>
        </w:r>
        <w:r w:rsidR="00B95FD8">
          <w:rPr>
            <w:noProof/>
            <w:webHidden/>
          </w:rPr>
          <w:t>24</w:t>
        </w:r>
        <w:r>
          <w:rPr>
            <w:noProof/>
            <w:webHidden/>
          </w:rPr>
          <w:fldChar w:fldCharType="end"/>
        </w:r>
      </w:hyperlink>
    </w:p>
    <w:p w14:paraId="04358DEA" w14:textId="52F423E0" w:rsidR="004A4ECC" w:rsidRDefault="004A4ECC">
      <w:pPr>
        <w:pStyle w:val="Lijstmetafbeeldingen"/>
        <w:tabs>
          <w:tab w:val="right" w:pos="9062"/>
        </w:tabs>
        <w:rPr>
          <w:rFonts w:eastAsiaTheme="minorEastAsia"/>
          <w:noProof/>
          <w:sz w:val="22"/>
          <w:lang w:eastAsia="nl-BE"/>
        </w:rPr>
      </w:pPr>
      <w:hyperlink r:id="rId16" w:anchor="_Toc133405075" w:history="1">
        <w:r w:rsidRPr="00483FA8">
          <w:rPr>
            <w:rStyle w:val="Hyperlink"/>
            <w:noProof/>
          </w:rPr>
          <w:t xml:space="preserve">Figuur 12: Scara-robotarm </w:t>
        </w:r>
        <w:r w:rsidRPr="00483FA8">
          <w:rPr>
            <w:rStyle w:val="Hyperlink"/>
            <w:noProof/>
            <w:lang w:val="nl-NL"/>
          </w:rPr>
          <w:t>[15]</w:t>
        </w:r>
        <w:r>
          <w:rPr>
            <w:noProof/>
            <w:webHidden/>
          </w:rPr>
          <w:tab/>
        </w:r>
        <w:r>
          <w:rPr>
            <w:noProof/>
            <w:webHidden/>
          </w:rPr>
          <w:fldChar w:fldCharType="begin"/>
        </w:r>
        <w:r>
          <w:rPr>
            <w:noProof/>
            <w:webHidden/>
          </w:rPr>
          <w:instrText xml:space="preserve"> PAGEREF _Toc133405075 \h </w:instrText>
        </w:r>
        <w:r>
          <w:rPr>
            <w:noProof/>
            <w:webHidden/>
          </w:rPr>
        </w:r>
        <w:r>
          <w:rPr>
            <w:noProof/>
            <w:webHidden/>
          </w:rPr>
          <w:fldChar w:fldCharType="separate"/>
        </w:r>
        <w:r w:rsidR="00B95FD8">
          <w:rPr>
            <w:noProof/>
            <w:webHidden/>
          </w:rPr>
          <w:t>25</w:t>
        </w:r>
        <w:r>
          <w:rPr>
            <w:noProof/>
            <w:webHidden/>
          </w:rPr>
          <w:fldChar w:fldCharType="end"/>
        </w:r>
      </w:hyperlink>
    </w:p>
    <w:p w14:paraId="1591F685" w14:textId="5E1AA9F7" w:rsidR="004A4ECC" w:rsidRDefault="004A4ECC">
      <w:pPr>
        <w:pStyle w:val="Lijstmetafbeeldingen"/>
        <w:tabs>
          <w:tab w:val="left" w:pos="4039"/>
          <w:tab w:val="right" w:pos="9062"/>
        </w:tabs>
        <w:rPr>
          <w:rFonts w:eastAsiaTheme="minorEastAsia"/>
          <w:noProof/>
          <w:sz w:val="22"/>
          <w:lang w:eastAsia="nl-BE"/>
        </w:rPr>
      </w:pPr>
      <w:hyperlink w:anchor="_Toc133405076" w:history="1">
        <w:r w:rsidRPr="00483FA8">
          <w:rPr>
            <w:rStyle w:val="Hyperlink"/>
            <w:noProof/>
          </w:rPr>
          <w:t>Figuur 13: Uitgewerkt versie PyBot</w:t>
        </w:r>
        <w:r w:rsidRPr="00483FA8">
          <w:rPr>
            <w:rStyle w:val="Hyperlink"/>
            <w:noProof/>
            <w:lang w:val="nl-NL"/>
          </w:rPr>
          <w:t xml:space="preserve"> [19]</w:t>
        </w:r>
        <w:r>
          <w:rPr>
            <w:rFonts w:eastAsiaTheme="minorEastAsia"/>
            <w:noProof/>
            <w:sz w:val="22"/>
            <w:lang w:eastAsia="nl-BE"/>
          </w:rPr>
          <w:tab/>
        </w:r>
        <w:r w:rsidRPr="00483FA8">
          <w:rPr>
            <w:rStyle w:val="Hyperlink"/>
            <w:noProof/>
          </w:rPr>
          <w:t xml:space="preserve">  Figuur 14: 3D-Assenstelsel </w:t>
        </w:r>
        <w:r w:rsidRPr="00483FA8">
          <w:rPr>
            <w:rStyle w:val="Hyperlink"/>
            <w:noProof/>
            <w:lang w:val="nl-NL"/>
          </w:rPr>
          <w:t>[19]</w:t>
        </w:r>
        <w:r>
          <w:rPr>
            <w:noProof/>
            <w:webHidden/>
          </w:rPr>
          <w:tab/>
        </w:r>
        <w:r>
          <w:rPr>
            <w:noProof/>
            <w:webHidden/>
          </w:rPr>
          <w:fldChar w:fldCharType="begin"/>
        </w:r>
        <w:r>
          <w:rPr>
            <w:noProof/>
            <w:webHidden/>
          </w:rPr>
          <w:instrText xml:space="preserve"> PAGEREF _Toc133405076 \h </w:instrText>
        </w:r>
        <w:r>
          <w:rPr>
            <w:noProof/>
            <w:webHidden/>
          </w:rPr>
        </w:r>
        <w:r>
          <w:rPr>
            <w:noProof/>
            <w:webHidden/>
          </w:rPr>
          <w:fldChar w:fldCharType="separate"/>
        </w:r>
        <w:r w:rsidR="00B95FD8">
          <w:rPr>
            <w:noProof/>
            <w:webHidden/>
          </w:rPr>
          <w:t>25</w:t>
        </w:r>
        <w:r>
          <w:rPr>
            <w:noProof/>
            <w:webHidden/>
          </w:rPr>
          <w:fldChar w:fldCharType="end"/>
        </w:r>
      </w:hyperlink>
    </w:p>
    <w:p w14:paraId="1BAAFBC0" w14:textId="0F9E803A" w:rsidR="004A4ECC" w:rsidRDefault="004A4ECC">
      <w:pPr>
        <w:pStyle w:val="Lijstmetafbeeldingen"/>
        <w:tabs>
          <w:tab w:val="right" w:pos="9062"/>
        </w:tabs>
        <w:rPr>
          <w:rFonts w:eastAsiaTheme="minorEastAsia"/>
          <w:noProof/>
          <w:sz w:val="22"/>
          <w:lang w:eastAsia="nl-BE"/>
        </w:rPr>
      </w:pPr>
      <w:hyperlink r:id="rId17" w:anchor="_Toc133405077" w:history="1">
        <w:r w:rsidRPr="00483FA8">
          <w:rPr>
            <w:rStyle w:val="Hyperlink"/>
            <w:noProof/>
          </w:rPr>
          <w:t>Figuur 15: Parallelle grijper</w:t>
        </w:r>
        <w:r w:rsidRPr="00483FA8">
          <w:rPr>
            <w:rStyle w:val="Hyperlink"/>
            <w:noProof/>
            <w:lang w:val="nl-NL"/>
          </w:rPr>
          <w:t xml:space="preserve"> [20]</w:t>
        </w:r>
        <w:r>
          <w:rPr>
            <w:noProof/>
            <w:webHidden/>
          </w:rPr>
          <w:tab/>
        </w:r>
        <w:r>
          <w:rPr>
            <w:noProof/>
            <w:webHidden/>
          </w:rPr>
          <w:fldChar w:fldCharType="begin"/>
        </w:r>
        <w:r>
          <w:rPr>
            <w:noProof/>
            <w:webHidden/>
          </w:rPr>
          <w:instrText xml:space="preserve"> PAGEREF _Toc133405077 \h </w:instrText>
        </w:r>
        <w:r>
          <w:rPr>
            <w:noProof/>
            <w:webHidden/>
          </w:rPr>
        </w:r>
        <w:r>
          <w:rPr>
            <w:noProof/>
            <w:webHidden/>
          </w:rPr>
          <w:fldChar w:fldCharType="separate"/>
        </w:r>
        <w:r w:rsidR="00B95FD8">
          <w:rPr>
            <w:noProof/>
            <w:webHidden/>
          </w:rPr>
          <w:t>27</w:t>
        </w:r>
        <w:r>
          <w:rPr>
            <w:noProof/>
            <w:webHidden/>
          </w:rPr>
          <w:fldChar w:fldCharType="end"/>
        </w:r>
      </w:hyperlink>
    </w:p>
    <w:p w14:paraId="0988A768" w14:textId="66E55E34" w:rsidR="004A4ECC" w:rsidRDefault="004A4ECC">
      <w:pPr>
        <w:pStyle w:val="Lijstmetafbeeldingen"/>
        <w:tabs>
          <w:tab w:val="right" w:pos="9062"/>
        </w:tabs>
        <w:rPr>
          <w:rFonts w:eastAsiaTheme="minorEastAsia"/>
          <w:noProof/>
          <w:sz w:val="22"/>
          <w:lang w:eastAsia="nl-BE"/>
        </w:rPr>
      </w:pPr>
      <w:hyperlink r:id="rId18" w:anchor="_Toc133405078" w:history="1">
        <w:r w:rsidRPr="00483FA8">
          <w:rPr>
            <w:rStyle w:val="Hyperlink"/>
            <w:noProof/>
          </w:rPr>
          <w:t>Figuur 16: Pneumatische hoek-grijper</w:t>
        </w:r>
        <w:r w:rsidRPr="00483FA8">
          <w:rPr>
            <w:rStyle w:val="Hyperlink"/>
            <w:noProof/>
            <w:lang w:val="nl-NL"/>
          </w:rPr>
          <w:t xml:space="preserve"> [21]</w:t>
        </w:r>
        <w:r>
          <w:rPr>
            <w:noProof/>
            <w:webHidden/>
          </w:rPr>
          <w:tab/>
        </w:r>
        <w:r>
          <w:rPr>
            <w:noProof/>
            <w:webHidden/>
          </w:rPr>
          <w:fldChar w:fldCharType="begin"/>
        </w:r>
        <w:r>
          <w:rPr>
            <w:noProof/>
            <w:webHidden/>
          </w:rPr>
          <w:instrText xml:space="preserve"> PAGEREF _Toc133405078 \h </w:instrText>
        </w:r>
        <w:r>
          <w:rPr>
            <w:noProof/>
            <w:webHidden/>
          </w:rPr>
        </w:r>
        <w:r>
          <w:rPr>
            <w:noProof/>
            <w:webHidden/>
          </w:rPr>
          <w:fldChar w:fldCharType="separate"/>
        </w:r>
        <w:r w:rsidR="00B95FD8">
          <w:rPr>
            <w:noProof/>
            <w:webHidden/>
          </w:rPr>
          <w:t>27</w:t>
        </w:r>
        <w:r>
          <w:rPr>
            <w:noProof/>
            <w:webHidden/>
          </w:rPr>
          <w:fldChar w:fldCharType="end"/>
        </w:r>
      </w:hyperlink>
    </w:p>
    <w:p w14:paraId="5A8AEC2A" w14:textId="44CDB5FC" w:rsidR="004A4ECC" w:rsidRDefault="004A4ECC">
      <w:pPr>
        <w:pStyle w:val="Lijstmetafbeeldingen"/>
        <w:tabs>
          <w:tab w:val="right" w:pos="9062"/>
        </w:tabs>
        <w:rPr>
          <w:rFonts w:eastAsiaTheme="minorEastAsia"/>
          <w:noProof/>
          <w:sz w:val="22"/>
          <w:lang w:eastAsia="nl-BE"/>
        </w:rPr>
      </w:pPr>
      <w:hyperlink w:anchor="_Toc133405079" w:history="1">
        <w:r w:rsidRPr="00483FA8">
          <w:rPr>
            <w:rStyle w:val="Hyperlink"/>
            <w:noProof/>
          </w:rPr>
          <w:t>Figuur 17: Blokschema</w:t>
        </w:r>
        <w:r>
          <w:rPr>
            <w:noProof/>
            <w:webHidden/>
          </w:rPr>
          <w:tab/>
        </w:r>
        <w:r>
          <w:rPr>
            <w:noProof/>
            <w:webHidden/>
          </w:rPr>
          <w:fldChar w:fldCharType="begin"/>
        </w:r>
        <w:r>
          <w:rPr>
            <w:noProof/>
            <w:webHidden/>
          </w:rPr>
          <w:instrText xml:space="preserve"> PAGEREF _Toc133405079 \h </w:instrText>
        </w:r>
        <w:r>
          <w:rPr>
            <w:noProof/>
            <w:webHidden/>
          </w:rPr>
        </w:r>
        <w:r>
          <w:rPr>
            <w:noProof/>
            <w:webHidden/>
          </w:rPr>
          <w:fldChar w:fldCharType="separate"/>
        </w:r>
        <w:r w:rsidR="00B95FD8">
          <w:rPr>
            <w:noProof/>
            <w:webHidden/>
          </w:rPr>
          <w:t>29</w:t>
        </w:r>
        <w:r>
          <w:rPr>
            <w:noProof/>
            <w:webHidden/>
          </w:rPr>
          <w:fldChar w:fldCharType="end"/>
        </w:r>
      </w:hyperlink>
    </w:p>
    <w:p w14:paraId="1E92E79E" w14:textId="6ED40EED" w:rsidR="004A4ECC" w:rsidRDefault="004A4ECC">
      <w:pPr>
        <w:pStyle w:val="Lijstmetafbeeldingen"/>
        <w:tabs>
          <w:tab w:val="left" w:pos="5704"/>
          <w:tab w:val="right" w:pos="9062"/>
        </w:tabs>
        <w:rPr>
          <w:rFonts w:eastAsiaTheme="minorEastAsia"/>
          <w:noProof/>
          <w:sz w:val="22"/>
          <w:lang w:eastAsia="nl-BE"/>
        </w:rPr>
      </w:pPr>
      <w:hyperlink w:anchor="_Toc133405080" w:history="1">
        <w:r w:rsidRPr="00483FA8">
          <w:rPr>
            <w:rStyle w:val="Hyperlink"/>
            <w:noProof/>
            <w:lang w:val="en-US"/>
          </w:rPr>
          <w:t>Figuur 18: SparkFun Thing Plus - ESP32-S2 WROOM  [21]</w:t>
        </w:r>
        <w:r>
          <w:rPr>
            <w:rFonts w:eastAsiaTheme="minorEastAsia"/>
            <w:noProof/>
            <w:sz w:val="22"/>
            <w:lang w:eastAsia="nl-BE"/>
          </w:rPr>
          <w:tab/>
        </w:r>
        <w:r w:rsidRPr="00483FA8">
          <w:rPr>
            <w:rStyle w:val="Hyperlink"/>
            <w:noProof/>
            <w:lang w:val="en-US"/>
          </w:rPr>
          <w:t xml:space="preserve"> Figuur 19: ESP32-S2 chip [22]</w:t>
        </w:r>
        <w:r>
          <w:rPr>
            <w:noProof/>
            <w:webHidden/>
          </w:rPr>
          <w:tab/>
        </w:r>
        <w:r>
          <w:rPr>
            <w:noProof/>
            <w:webHidden/>
          </w:rPr>
          <w:fldChar w:fldCharType="begin"/>
        </w:r>
        <w:r>
          <w:rPr>
            <w:noProof/>
            <w:webHidden/>
          </w:rPr>
          <w:instrText xml:space="preserve"> PAGEREF _Toc133405080 \h </w:instrText>
        </w:r>
        <w:r>
          <w:rPr>
            <w:noProof/>
            <w:webHidden/>
          </w:rPr>
        </w:r>
        <w:r>
          <w:rPr>
            <w:noProof/>
            <w:webHidden/>
          </w:rPr>
          <w:fldChar w:fldCharType="separate"/>
        </w:r>
        <w:r w:rsidR="00B95FD8">
          <w:rPr>
            <w:noProof/>
            <w:webHidden/>
          </w:rPr>
          <w:t>31</w:t>
        </w:r>
        <w:r>
          <w:rPr>
            <w:noProof/>
            <w:webHidden/>
          </w:rPr>
          <w:fldChar w:fldCharType="end"/>
        </w:r>
      </w:hyperlink>
    </w:p>
    <w:p w14:paraId="04CC6282" w14:textId="34814995" w:rsidR="004A4ECC" w:rsidRDefault="004A4ECC">
      <w:pPr>
        <w:pStyle w:val="Lijstmetafbeeldingen"/>
        <w:tabs>
          <w:tab w:val="right" w:pos="9062"/>
        </w:tabs>
        <w:rPr>
          <w:rFonts w:eastAsiaTheme="minorEastAsia"/>
          <w:noProof/>
          <w:sz w:val="22"/>
          <w:lang w:eastAsia="nl-BE"/>
        </w:rPr>
      </w:pPr>
      <w:hyperlink w:anchor="_Toc133405081" w:history="1">
        <w:r w:rsidRPr="00483FA8">
          <w:rPr>
            <w:rStyle w:val="Hyperlink"/>
            <w:noProof/>
          </w:rPr>
          <w:t xml:space="preserve">Figuur 20: Digikey TMC2208 board  </w:t>
        </w:r>
        <w:r w:rsidRPr="00483FA8">
          <w:rPr>
            <w:rStyle w:val="Hyperlink"/>
            <w:noProof/>
            <w:lang w:val="nl-NL"/>
          </w:rPr>
          <w:t>[23]</w:t>
        </w:r>
        <w:r>
          <w:rPr>
            <w:noProof/>
            <w:webHidden/>
          </w:rPr>
          <w:tab/>
        </w:r>
        <w:r>
          <w:rPr>
            <w:noProof/>
            <w:webHidden/>
          </w:rPr>
          <w:fldChar w:fldCharType="begin"/>
        </w:r>
        <w:r>
          <w:rPr>
            <w:noProof/>
            <w:webHidden/>
          </w:rPr>
          <w:instrText xml:space="preserve"> PAGEREF _Toc133405081 \h </w:instrText>
        </w:r>
        <w:r>
          <w:rPr>
            <w:noProof/>
            <w:webHidden/>
          </w:rPr>
        </w:r>
        <w:r>
          <w:rPr>
            <w:noProof/>
            <w:webHidden/>
          </w:rPr>
          <w:fldChar w:fldCharType="separate"/>
        </w:r>
        <w:r w:rsidR="00B95FD8">
          <w:rPr>
            <w:noProof/>
            <w:webHidden/>
          </w:rPr>
          <w:t>32</w:t>
        </w:r>
        <w:r>
          <w:rPr>
            <w:noProof/>
            <w:webHidden/>
          </w:rPr>
          <w:fldChar w:fldCharType="end"/>
        </w:r>
      </w:hyperlink>
    </w:p>
    <w:p w14:paraId="2FEBBAFE" w14:textId="5184D77C" w:rsidR="004A4ECC" w:rsidRDefault="004A4ECC">
      <w:pPr>
        <w:pStyle w:val="Lijstmetafbeeldingen"/>
        <w:tabs>
          <w:tab w:val="right" w:pos="9062"/>
        </w:tabs>
        <w:rPr>
          <w:rFonts w:eastAsiaTheme="minorEastAsia"/>
          <w:noProof/>
          <w:sz w:val="22"/>
          <w:lang w:eastAsia="nl-BE"/>
        </w:rPr>
      </w:pPr>
      <w:hyperlink w:anchor="_Toc133405082" w:history="1">
        <w:r w:rsidRPr="00483FA8">
          <w:rPr>
            <w:rStyle w:val="Hyperlink"/>
            <w:noProof/>
          </w:rPr>
          <w:t xml:space="preserve">Figuur 21: CP2102 schema </w:t>
        </w:r>
        <w:r w:rsidRPr="00483FA8">
          <w:rPr>
            <w:rStyle w:val="Hyperlink"/>
            <w:noProof/>
            <w:lang w:val="nl-NL"/>
          </w:rPr>
          <w:t>[24]</w:t>
        </w:r>
        <w:r>
          <w:rPr>
            <w:noProof/>
            <w:webHidden/>
          </w:rPr>
          <w:tab/>
        </w:r>
        <w:r>
          <w:rPr>
            <w:noProof/>
            <w:webHidden/>
          </w:rPr>
          <w:fldChar w:fldCharType="begin"/>
        </w:r>
        <w:r>
          <w:rPr>
            <w:noProof/>
            <w:webHidden/>
          </w:rPr>
          <w:instrText xml:space="preserve"> PAGEREF _Toc133405082 \h </w:instrText>
        </w:r>
        <w:r>
          <w:rPr>
            <w:noProof/>
            <w:webHidden/>
          </w:rPr>
        </w:r>
        <w:r>
          <w:rPr>
            <w:noProof/>
            <w:webHidden/>
          </w:rPr>
          <w:fldChar w:fldCharType="separate"/>
        </w:r>
        <w:r w:rsidR="00B95FD8">
          <w:rPr>
            <w:noProof/>
            <w:webHidden/>
          </w:rPr>
          <w:t>33</w:t>
        </w:r>
        <w:r>
          <w:rPr>
            <w:noProof/>
            <w:webHidden/>
          </w:rPr>
          <w:fldChar w:fldCharType="end"/>
        </w:r>
      </w:hyperlink>
    </w:p>
    <w:p w14:paraId="01716ABC" w14:textId="1B438EAB" w:rsidR="004A4ECC" w:rsidRDefault="004A4ECC">
      <w:pPr>
        <w:pStyle w:val="Lijstmetafbeeldingen"/>
        <w:tabs>
          <w:tab w:val="right" w:pos="9062"/>
        </w:tabs>
        <w:rPr>
          <w:rFonts w:eastAsiaTheme="minorEastAsia"/>
          <w:noProof/>
          <w:sz w:val="22"/>
          <w:lang w:eastAsia="nl-BE"/>
        </w:rPr>
      </w:pPr>
      <w:hyperlink w:anchor="_Toc133405083" w:history="1">
        <w:r w:rsidRPr="00483FA8">
          <w:rPr>
            <w:rStyle w:val="Hyperlink"/>
            <w:noProof/>
          </w:rPr>
          <w:t xml:space="preserve">Figuur 22: ST7920 lcd  </w:t>
        </w:r>
        <w:r w:rsidRPr="00483FA8">
          <w:rPr>
            <w:rStyle w:val="Hyperlink"/>
            <w:noProof/>
            <w:lang w:val="nl-NL"/>
          </w:rPr>
          <w:t>[25]</w:t>
        </w:r>
        <w:r>
          <w:rPr>
            <w:noProof/>
            <w:webHidden/>
          </w:rPr>
          <w:tab/>
        </w:r>
        <w:r>
          <w:rPr>
            <w:noProof/>
            <w:webHidden/>
          </w:rPr>
          <w:fldChar w:fldCharType="begin"/>
        </w:r>
        <w:r>
          <w:rPr>
            <w:noProof/>
            <w:webHidden/>
          </w:rPr>
          <w:instrText xml:space="preserve"> PAGEREF _Toc133405083 \h </w:instrText>
        </w:r>
        <w:r>
          <w:rPr>
            <w:noProof/>
            <w:webHidden/>
          </w:rPr>
        </w:r>
        <w:r>
          <w:rPr>
            <w:noProof/>
            <w:webHidden/>
          </w:rPr>
          <w:fldChar w:fldCharType="separate"/>
        </w:r>
        <w:r w:rsidR="00B95FD8">
          <w:rPr>
            <w:noProof/>
            <w:webHidden/>
          </w:rPr>
          <w:t>34</w:t>
        </w:r>
        <w:r>
          <w:rPr>
            <w:noProof/>
            <w:webHidden/>
          </w:rPr>
          <w:fldChar w:fldCharType="end"/>
        </w:r>
      </w:hyperlink>
    </w:p>
    <w:p w14:paraId="77185435" w14:textId="6378D649" w:rsidR="004A4ECC" w:rsidRDefault="004A4ECC">
      <w:pPr>
        <w:pStyle w:val="Lijstmetafbeeldingen"/>
        <w:tabs>
          <w:tab w:val="right" w:pos="9062"/>
        </w:tabs>
        <w:rPr>
          <w:rFonts w:eastAsiaTheme="minorEastAsia"/>
          <w:noProof/>
          <w:sz w:val="22"/>
          <w:lang w:eastAsia="nl-BE"/>
        </w:rPr>
      </w:pPr>
      <w:hyperlink w:anchor="_Toc133405084" w:history="1">
        <w:r w:rsidRPr="00483FA8">
          <w:rPr>
            <w:rStyle w:val="Hyperlink"/>
            <w:noProof/>
          </w:rPr>
          <w:t xml:space="preserve">Figuur 23:SPI pinnen </w:t>
        </w:r>
        <w:r w:rsidRPr="00483FA8">
          <w:rPr>
            <w:rStyle w:val="Hyperlink"/>
            <w:noProof/>
            <w:lang w:val="nl-NL"/>
          </w:rPr>
          <w:t>[26]</w:t>
        </w:r>
        <w:r>
          <w:rPr>
            <w:noProof/>
            <w:webHidden/>
          </w:rPr>
          <w:tab/>
        </w:r>
        <w:r>
          <w:rPr>
            <w:noProof/>
            <w:webHidden/>
          </w:rPr>
          <w:fldChar w:fldCharType="begin"/>
        </w:r>
        <w:r>
          <w:rPr>
            <w:noProof/>
            <w:webHidden/>
          </w:rPr>
          <w:instrText xml:space="preserve"> PAGEREF _Toc133405084 \h </w:instrText>
        </w:r>
        <w:r>
          <w:rPr>
            <w:noProof/>
            <w:webHidden/>
          </w:rPr>
        </w:r>
        <w:r>
          <w:rPr>
            <w:noProof/>
            <w:webHidden/>
          </w:rPr>
          <w:fldChar w:fldCharType="separate"/>
        </w:r>
        <w:r w:rsidR="00B95FD8">
          <w:rPr>
            <w:noProof/>
            <w:webHidden/>
          </w:rPr>
          <w:t>34</w:t>
        </w:r>
        <w:r>
          <w:rPr>
            <w:noProof/>
            <w:webHidden/>
          </w:rPr>
          <w:fldChar w:fldCharType="end"/>
        </w:r>
      </w:hyperlink>
    </w:p>
    <w:p w14:paraId="7B637202" w14:textId="76D2297C" w:rsidR="004A4ECC" w:rsidRDefault="004A4ECC">
      <w:pPr>
        <w:pStyle w:val="Lijstmetafbeeldingen"/>
        <w:tabs>
          <w:tab w:val="right" w:pos="9062"/>
        </w:tabs>
        <w:rPr>
          <w:rFonts w:eastAsiaTheme="minorEastAsia"/>
          <w:noProof/>
          <w:sz w:val="22"/>
          <w:lang w:eastAsia="nl-BE"/>
        </w:rPr>
      </w:pPr>
      <w:hyperlink w:anchor="_Toc133405085" w:history="1">
        <w:r w:rsidRPr="00483FA8">
          <w:rPr>
            <w:rStyle w:val="Hyperlink"/>
            <w:noProof/>
          </w:rPr>
          <w:t xml:space="preserve">Figuur 24: Rotary encoder schema </w:t>
        </w:r>
        <w:r w:rsidRPr="00483FA8">
          <w:rPr>
            <w:rStyle w:val="Hyperlink"/>
            <w:noProof/>
            <w:lang w:val="nl-NL"/>
          </w:rPr>
          <w:t>[27]</w:t>
        </w:r>
        <w:r>
          <w:rPr>
            <w:noProof/>
            <w:webHidden/>
          </w:rPr>
          <w:tab/>
        </w:r>
        <w:r>
          <w:rPr>
            <w:noProof/>
            <w:webHidden/>
          </w:rPr>
          <w:fldChar w:fldCharType="begin"/>
        </w:r>
        <w:r>
          <w:rPr>
            <w:noProof/>
            <w:webHidden/>
          </w:rPr>
          <w:instrText xml:space="preserve"> PAGEREF _Toc133405085 \h </w:instrText>
        </w:r>
        <w:r>
          <w:rPr>
            <w:noProof/>
            <w:webHidden/>
          </w:rPr>
        </w:r>
        <w:r>
          <w:rPr>
            <w:noProof/>
            <w:webHidden/>
          </w:rPr>
          <w:fldChar w:fldCharType="separate"/>
        </w:r>
        <w:r w:rsidR="00B95FD8">
          <w:rPr>
            <w:noProof/>
            <w:webHidden/>
          </w:rPr>
          <w:t>35</w:t>
        </w:r>
        <w:r>
          <w:rPr>
            <w:noProof/>
            <w:webHidden/>
          </w:rPr>
          <w:fldChar w:fldCharType="end"/>
        </w:r>
      </w:hyperlink>
    </w:p>
    <w:p w14:paraId="3119ACBD" w14:textId="2E56CD9F" w:rsidR="004A4ECC" w:rsidRDefault="004A4ECC">
      <w:pPr>
        <w:pStyle w:val="Lijstmetafbeeldingen"/>
        <w:tabs>
          <w:tab w:val="right" w:pos="9062"/>
        </w:tabs>
        <w:rPr>
          <w:rFonts w:eastAsiaTheme="minorEastAsia"/>
          <w:noProof/>
          <w:sz w:val="22"/>
          <w:lang w:eastAsia="nl-BE"/>
        </w:rPr>
      </w:pPr>
      <w:hyperlink w:anchor="_Toc133405086" w:history="1">
        <w:r w:rsidRPr="00483FA8">
          <w:rPr>
            <w:rStyle w:val="Hyperlink"/>
            <w:noProof/>
          </w:rPr>
          <w:t>Figuur 25: Rotary encoder op pcb [28]</w:t>
        </w:r>
        <w:r>
          <w:rPr>
            <w:noProof/>
            <w:webHidden/>
          </w:rPr>
          <w:tab/>
        </w:r>
        <w:r>
          <w:rPr>
            <w:noProof/>
            <w:webHidden/>
          </w:rPr>
          <w:fldChar w:fldCharType="begin"/>
        </w:r>
        <w:r>
          <w:rPr>
            <w:noProof/>
            <w:webHidden/>
          </w:rPr>
          <w:instrText xml:space="preserve"> PAGEREF _Toc133405086 \h </w:instrText>
        </w:r>
        <w:r>
          <w:rPr>
            <w:noProof/>
            <w:webHidden/>
          </w:rPr>
        </w:r>
        <w:r>
          <w:rPr>
            <w:noProof/>
            <w:webHidden/>
          </w:rPr>
          <w:fldChar w:fldCharType="separate"/>
        </w:r>
        <w:r w:rsidR="00B95FD8">
          <w:rPr>
            <w:noProof/>
            <w:webHidden/>
          </w:rPr>
          <w:t>35</w:t>
        </w:r>
        <w:r>
          <w:rPr>
            <w:noProof/>
            <w:webHidden/>
          </w:rPr>
          <w:fldChar w:fldCharType="end"/>
        </w:r>
      </w:hyperlink>
    </w:p>
    <w:p w14:paraId="4104ABCC" w14:textId="5193CB6A" w:rsidR="004A4ECC" w:rsidRDefault="004A4ECC">
      <w:pPr>
        <w:pStyle w:val="Lijstmetafbeeldingen"/>
        <w:tabs>
          <w:tab w:val="right" w:pos="9062"/>
        </w:tabs>
        <w:rPr>
          <w:rFonts w:eastAsiaTheme="minorEastAsia"/>
          <w:noProof/>
          <w:sz w:val="22"/>
          <w:lang w:eastAsia="nl-BE"/>
        </w:rPr>
      </w:pPr>
      <w:hyperlink w:anchor="_Toc133405087" w:history="1">
        <w:r w:rsidRPr="00483FA8">
          <w:rPr>
            <w:rStyle w:val="Hyperlink"/>
            <w:noProof/>
          </w:rPr>
          <w:t>Figuur 26: Spoelen in een stappenmotor [29]</w:t>
        </w:r>
        <w:r>
          <w:rPr>
            <w:noProof/>
            <w:webHidden/>
          </w:rPr>
          <w:tab/>
        </w:r>
        <w:r>
          <w:rPr>
            <w:noProof/>
            <w:webHidden/>
          </w:rPr>
          <w:fldChar w:fldCharType="begin"/>
        </w:r>
        <w:r>
          <w:rPr>
            <w:noProof/>
            <w:webHidden/>
          </w:rPr>
          <w:instrText xml:space="preserve"> PAGEREF _Toc133405087 \h </w:instrText>
        </w:r>
        <w:r>
          <w:rPr>
            <w:noProof/>
            <w:webHidden/>
          </w:rPr>
        </w:r>
        <w:r>
          <w:rPr>
            <w:noProof/>
            <w:webHidden/>
          </w:rPr>
          <w:fldChar w:fldCharType="separate"/>
        </w:r>
        <w:r w:rsidR="00B95FD8">
          <w:rPr>
            <w:noProof/>
            <w:webHidden/>
          </w:rPr>
          <w:t>37</w:t>
        </w:r>
        <w:r>
          <w:rPr>
            <w:noProof/>
            <w:webHidden/>
          </w:rPr>
          <w:fldChar w:fldCharType="end"/>
        </w:r>
      </w:hyperlink>
    </w:p>
    <w:p w14:paraId="6B3F827B" w14:textId="55F1A74C" w:rsidR="004A4ECC" w:rsidRDefault="004A4ECC">
      <w:pPr>
        <w:pStyle w:val="Lijstmetafbeeldingen"/>
        <w:tabs>
          <w:tab w:val="right" w:pos="9062"/>
        </w:tabs>
        <w:rPr>
          <w:rFonts w:eastAsiaTheme="minorEastAsia"/>
          <w:noProof/>
          <w:sz w:val="22"/>
          <w:lang w:eastAsia="nl-BE"/>
        </w:rPr>
      </w:pPr>
      <w:hyperlink w:anchor="_Toc133405088" w:history="1">
        <w:r w:rsidRPr="00483FA8">
          <w:rPr>
            <w:rStyle w:val="Hyperlink"/>
            <w:noProof/>
          </w:rPr>
          <w:t xml:space="preserve">Figuur 27: Calculator voor baandikte </w:t>
        </w:r>
        <w:r w:rsidRPr="00483FA8">
          <w:rPr>
            <w:rStyle w:val="Hyperlink"/>
            <w:noProof/>
            <w:lang w:val="nl-NL"/>
          </w:rPr>
          <w:t>[30]</w:t>
        </w:r>
        <w:r>
          <w:rPr>
            <w:noProof/>
            <w:webHidden/>
          </w:rPr>
          <w:tab/>
        </w:r>
        <w:r>
          <w:rPr>
            <w:noProof/>
            <w:webHidden/>
          </w:rPr>
          <w:fldChar w:fldCharType="begin"/>
        </w:r>
        <w:r>
          <w:rPr>
            <w:noProof/>
            <w:webHidden/>
          </w:rPr>
          <w:instrText xml:space="preserve"> PAGEREF _Toc133405088 \h </w:instrText>
        </w:r>
        <w:r>
          <w:rPr>
            <w:noProof/>
            <w:webHidden/>
          </w:rPr>
        </w:r>
        <w:r>
          <w:rPr>
            <w:noProof/>
            <w:webHidden/>
          </w:rPr>
          <w:fldChar w:fldCharType="separate"/>
        </w:r>
        <w:r w:rsidR="00B95FD8">
          <w:rPr>
            <w:noProof/>
            <w:webHidden/>
          </w:rPr>
          <w:t>38</w:t>
        </w:r>
        <w:r>
          <w:rPr>
            <w:noProof/>
            <w:webHidden/>
          </w:rPr>
          <w:fldChar w:fldCharType="end"/>
        </w:r>
      </w:hyperlink>
    </w:p>
    <w:p w14:paraId="7E7D8C8F" w14:textId="0B03B2CB" w:rsidR="004A4ECC" w:rsidRDefault="004A4ECC">
      <w:pPr>
        <w:pStyle w:val="Lijstmetafbeeldingen"/>
        <w:tabs>
          <w:tab w:val="right" w:pos="9062"/>
        </w:tabs>
        <w:rPr>
          <w:rFonts w:eastAsiaTheme="minorEastAsia"/>
          <w:noProof/>
          <w:sz w:val="22"/>
          <w:lang w:eastAsia="nl-BE"/>
        </w:rPr>
      </w:pPr>
      <w:hyperlink w:anchor="_Toc133405089" w:history="1">
        <w:r w:rsidRPr="00483FA8">
          <w:rPr>
            <w:rStyle w:val="Hyperlink"/>
            <w:noProof/>
          </w:rPr>
          <w:t>Figuur 28: Schema deel1</w:t>
        </w:r>
        <w:r>
          <w:rPr>
            <w:noProof/>
            <w:webHidden/>
          </w:rPr>
          <w:tab/>
        </w:r>
        <w:r>
          <w:rPr>
            <w:noProof/>
            <w:webHidden/>
          </w:rPr>
          <w:fldChar w:fldCharType="begin"/>
        </w:r>
        <w:r>
          <w:rPr>
            <w:noProof/>
            <w:webHidden/>
          </w:rPr>
          <w:instrText xml:space="preserve"> PAGEREF _Toc133405089 \h </w:instrText>
        </w:r>
        <w:r>
          <w:rPr>
            <w:noProof/>
            <w:webHidden/>
          </w:rPr>
        </w:r>
        <w:r>
          <w:rPr>
            <w:noProof/>
            <w:webHidden/>
          </w:rPr>
          <w:fldChar w:fldCharType="separate"/>
        </w:r>
        <w:r w:rsidR="00B95FD8">
          <w:rPr>
            <w:noProof/>
            <w:webHidden/>
          </w:rPr>
          <w:t>48</w:t>
        </w:r>
        <w:r>
          <w:rPr>
            <w:noProof/>
            <w:webHidden/>
          </w:rPr>
          <w:fldChar w:fldCharType="end"/>
        </w:r>
      </w:hyperlink>
    </w:p>
    <w:p w14:paraId="31864F19" w14:textId="0FCF9431" w:rsidR="004A4ECC" w:rsidRDefault="004A4ECC">
      <w:pPr>
        <w:pStyle w:val="Lijstmetafbeeldingen"/>
        <w:tabs>
          <w:tab w:val="right" w:pos="9062"/>
        </w:tabs>
        <w:rPr>
          <w:rFonts w:eastAsiaTheme="minorEastAsia"/>
          <w:noProof/>
          <w:sz w:val="22"/>
          <w:lang w:eastAsia="nl-BE"/>
        </w:rPr>
      </w:pPr>
      <w:hyperlink w:anchor="_Toc133405090" w:history="1">
        <w:r w:rsidRPr="00483FA8">
          <w:rPr>
            <w:rStyle w:val="Hyperlink"/>
            <w:noProof/>
          </w:rPr>
          <w:t>Figuur 29: Schema deel2 Bijlage 3</w:t>
        </w:r>
        <w:r>
          <w:rPr>
            <w:noProof/>
            <w:webHidden/>
          </w:rPr>
          <w:tab/>
        </w:r>
        <w:r>
          <w:rPr>
            <w:noProof/>
            <w:webHidden/>
          </w:rPr>
          <w:fldChar w:fldCharType="begin"/>
        </w:r>
        <w:r>
          <w:rPr>
            <w:noProof/>
            <w:webHidden/>
          </w:rPr>
          <w:instrText xml:space="preserve"> PAGEREF _Toc133405090 \h </w:instrText>
        </w:r>
        <w:r>
          <w:rPr>
            <w:noProof/>
            <w:webHidden/>
          </w:rPr>
        </w:r>
        <w:r>
          <w:rPr>
            <w:noProof/>
            <w:webHidden/>
          </w:rPr>
          <w:fldChar w:fldCharType="separate"/>
        </w:r>
        <w:r w:rsidR="00B95FD8">
          <w:rPr>
            <w:noProof/>
            <w:webHidden/>
          </w:rPr>
          <w:t>49</w:t>
        </w:r>
        <w:r>
          <w:rPr>
            <w:noProof/>
            <w:webHidden/>
          </w:rPr>
          <w:fldChar w:fldCharType="end"/>
        </w:r>
      </w:hyperlink>
    </w:p>
    <w:p w14:paraId="08954362" w14:textId="016EA666" w:rsidR="004A4ECC" w:rsidRDefault="004A4ECC">
      <w:pPr>
        <w:pStyle w:val="Lijstmetafbeeldingen"/>
        <w:tabs>
          <w:tab w:val="right" w:pos="9062"/>
        </w:tabs>
        <w:rPr>
          <w:rFonts w:eastAsiaTheme="minorEastAsia"/>
          <w:noProof/>
          <w:sz w:val="22"/>
          <w:lang w:eastAsia="nl-BE"/>
        </w:rPr>
      </w:pPr>
      <w:hyperlink w:anchor="_Toc133405091" w:history="1">
        <w:r w:rsidRPr="00483FA8">
          <w:rPr>
            <w:rStyle w:val="Hyperlink"/>
            <w:noProof/>
          </w:rPr>
          <w:t>Figuur 30: Schema deel3 Bijlage 3</w:t>
        </w:r>
        <w:r>
          <w:rPr>
            <w:noProof/>
            <w:webHidden/>
          </w:rPr>
          <w:tab/>
        </w:r>
        <w:r>
          <w:rPr>
            <w:noProof/>
            <w:webHidden/>
          </w:rPr>
          <w:fldChar w:fldCharType="begin"/>
        </w:r>
        <w:r>
          <w:rPr>
            <w:noProof/>
            <w:webHidden/>
          </w:rPr>
          <w:instrText xml:space="preserve"> PAGEREF _Toc133405091 \h </w:instrText>
        </w:r>
        <w:r>
          <w:rPr>
            <w:noProof/>
            <w:webHidden/>
          </w:rPr>
        </w:r>
        <w:r>
          <w:rPr>
            <w:noProof/>
            <w:webHidden/>
          </w:rPr>
          <w:fldChar w:fldCharType="separate"/>
        </w:r>
        <w:r w:rsidR="00B95FD8">
          <w:rPr>
            <w:noProof/>
            <w:webHidden/>
          </w:rPr>
          <w:t>50</w:t>
        </w:r>
        <w:r>
          <w:rPr>
            <w:noProof/>
            <w:webHidden/>
          </w:rPr>
          <w:fldChar w:fldCharType="end"/>
        </w:r>
      </w:hyperlink>
    </w:p>
    <w:p w14:paraId="6146BD26" w14:textId="47AEC33B" w:rsidR="004A4ECC" w:rsidRDefault="004A4ECC">
      <w:pPr>
        <w:pStyle w:val="Lijstmetafbeeldingen"/>
        <w:tabs>
          <w:tab w:val="right" w:pos="9062"/>
        </w:tabs>
        <w:rPr>
          <w:rFonts w:eastAsiaTheme="minorEastAsia"/>
          <w:noProof/>
          <w:sz w:val="22"/>
          <w:lang w:eastAsia="nl-BE"/>
        </w:rPr>
      </w:pPr>
      <w:hyperlink w:anchor="_Toc133405092" w:history="1">
        <w:r w:rsidRPr="00483FA8">
          <w:rPr>
            <w:rStyle w:val="Hyperlink"/>
            <w:noProof/>
          </w:rPr>
          <w:t>Figuur 31: Schema deel4 Bijlage 3</w:t>
        </w:r>
        <w:r>
          <w:rPr>
            <w:noProof/>
            <w:webHidden/>
          </w:rPr>
          <w:tab/>
        </w:r>
        <w:r>
          <w:rPr>
            <w:noProof/>
            <w:webHidden/>
          </w:rPr>
          <w:fldChar w:fldCharType="begin"/>
        </w:r>
        <w:r>
          <w:rPr>
            <w:noProof/>
            <w:webHidden/>
          </w:rPr>
          <w:instrText xml:space="preserve"> PAGEREF _Toc133405092 \h </w:instrText>
        </w:r>
        <w:r>
          <w:rPr>
            <w:noProof/>
            <w:webHidden/>
          </w:rPr>
        </w:r>
        <w:r>
          <w:rPr>
            <w:noProof/>
            <w:webHidden/>
          </w:rPr>
          <w:fldChar w:fldCharType="separate"/>
        </w:r>
        <w:r w:rsidR="00B95FD8">
          <w:rPr>
            <w:noProof/>
            <w:webHidden/>
          </w:rPr>
          <w:t>51</w:t>
        </w:r>
        <w:r>
          <w:rPr>
            <w:noProof/>
            <w:webHidden/>
          </w:rPr>
          <w:fldChar w:fldCharType="end"/>
        </w:r>
      </w:hyperlink>
    </w:p>
    <w:p w14:paraId="71D33DA2" w14:textId="7817686C" w:rsidR="004A4ECC" w:rsidRDefault="004A4ECC">
      <w:pPr>
        <w:pStyle w:val="Lijstmetafbeeldingen"/>
        <w:tabs>
          <w:tab w:val="right" w:pos="9062"/>
        </w:tabs>
        <w:rPr>
          <w:rFonts w:eastAsiaTheme="minorEastAsia"/>
          <w:noProof/>
          <w:sz w:val="22"/>
          <w:lang w:eastAsia="nl-BE"/>
        </w:rPr>
      </w:pPr>
      <w:hyperlink w:anchor="_Toc133405093" w:history="1">
        <w:r w:rsidRPr="00483FA8">
          <w:rPr>
            <w:rStyle w:val="Hyperlink"/>
            <w:noProof/>
          </w:rPr>
          <w:t>Figuur 32: Schema deel5 Bijlage 3</w:t>
        </w:r>
        <w:r>
          <w:rPr>
            <w:noProof/>
            <w:webHidden/>
          </w:rPr>
          <w:tab/>
        </w:r>
        <w:r>
          <w:rPr>
            <w:noProof/>
            <w:webHidden/>
          </w:rPr>
          <w:fldChar w:fldCharType="begin"/>
        </w:r>
        <w:r>
          <w:rPr>
            <w:noProof/>
            <w:webHidden/>
          </w:rPr>
          <w:instrText xml:space="preserve"> PAGEREF _Toc133405093 \h </w:instrText>
        </w:r>
        <w:r>
          <w:rPr>
            <w:noProof/>
            <w:webHidden/>
          </w:rPr>
        </w:r>
        <w:r>
          <w:rPr>
            <w:noProof/>
            <w:webHidden/>
          </w:rPr>
          <w:fldChar w:fldCharType="separate"/>
        </w:r>
        <w:r w:rsidR="00B95FD8">
          <w:rPr>
            <w:noProof/>
            <w:webHidden/>
          </w:rPr>
          <w:t>52</w:t>
        </w:r>
        <w:r>
          <w:rPr>
            <w:noProof/>
            <w:webHidden/>
          </w:rPr>
          <w:fldChar w:fldCharType="end"/>
        </w:r>
      </w:hyperlink>
    </w:p>
    <w:p w14:paraId="4FF06018" w14:textId="715C3224" w:rsidR="004A4ECC" w:rsidRDefault="004A4ECC">
      <w:pPr>
        <w:pStyle w:val="Lijstmetafbeeldingen"/>
        <w:tabs>
          <w:tab w:val="right" w:pos="9062"/>
        </w:tabs>
        <w:rPr>
          <w:rFonts w:eastAsiaTheme="minorEastAsia"/>
          <w:noProof/>
          <w:sz w:val="22"/>
          <w:lang w:eastAsia="nl-BE"/>
        </w:rPr>
      </w:pPr>
      <w:hyperlink w:anchor="_Toc133405094" w:history="1">
        <w:r w:rsidRPr="00483FA8">
          <w:rPr>
            <w:rStyle w:val="Hyperlink"/>
            <w:noProof/>
          </w:rPr>
          <w:t>Figuur 33: Pcb</w:t>
        </w:r>
        <w:r>
          <w:rPr>
            <w:noProof/>
            <w:webHidden/>
          </w:rPr>
          <w:tab/>
        </w:r>
        <w:r>
          <w:rPr>
            <w:noProof/>
            <w:webHidden/>
          </w:rPr>
          <w:fldChar w:fldCharType="begin"/>
        </w:r>
        <w:r>
          <w:rPr>
            <w:noProof/>
            <w:webHidden/>
          </w:rPr>
          <w:instrText xml:space="preserve"> PAGEREF _Toc133405094 \h </w:instrText>
        </w:r>
        <w:r>
          <w:rPr>
            <w:noProof/>
            <w:webHidden/>
          </w:rPr>
        </w:r>
        <w:r>
          <w:rPr>
            <w:noProof/>
            <w:webHidden/>
          </w:rPr>
          <w:fldChar w:fldCharType="separate"/>
        </w:r>
        <w:r w:rsidR="00B95FD8">
          <w:rPr>
            <w:noProof/>
            <w:webHidden/>
          </w:rPr>
          <w:t>53</w:t>
        </w:r>
        <w:r>
          <w:rPr>
            <w:noProof/>
            <w:webHidden/>
          </w:rPr>
          <w:fldChar w:fldCharType="end"/>
        </w:r>
      </w:hyperlink>
    </w:p>
    <w:p w14:paraId="69576622" w14:textId="54BA587A" w:rsidR="008D0226" w:rsidRDefault="00CC49AB" w:rsidP="00235BE5">
      <w:pPr>
        <w:rPr>
          <w:lang w:val="nl-NL"/>
        </w:rPr>
        <w:sectPr w:rsidR="008D0226" w:rsidSect="004E649F">
          <w:footerReference w:type="first" r:id="rId19"/>
          <w:pgSz w:w="11906" w:h="16838" w:code="9"/>
          <w:pgMar w:top="1417" w:right="1417" w:bottom="1417" w:left="1417" w:header="708" w:footer="708" w:gutter="0"/>
          <w:cols w:space="708"/>
          <w:titlePg/>
          <w:docGrid w:linePitch="360"/>
        </w:sectPr>
      </w:pPr>
      <w:r>
        <w:rPr>
          <w:lang w:val="nl-NL"/>
        </w:rPr>
        <w:fldChar w:fldCharType="end"/>
      </w:r>
    </w:p>
    <w:p w14:paraId="246207A3" w14:textId="7634960B" w:rsidR="00E22B07" w:rsidRPr="00D0539F" w:rsidRDefault="00F73E7B" w:rsidP="001A1E96">
      <w:pPr>
        <w:pStyle w:val="Geenafstand"/>
        <w:rPr>
          <w:lang w:val="nl-NL"/>
        </w:rPr>
      </w:pPr>
      <w:bookmarkStart w:id="1" w:name="_Toc133405015"/>
      <w:r w:rsidRPr="00D0539F">
        <w:rPr>
          <w:lang w:val="nl-NL"/>
        </w:rPr>
        <w:lastRenderedPageBreak/>
        <w:t>Tabellenlijst</w:t>
      </w:r>
      <w:bookmarkEnd w:id="1"/>
    </w:p>
    <w:p w14:paraId="63164470" w14:textId="0C2B6DAB" w:rsidR="004A4ECC" w:rsidRDefault="00006536">
      <w:pPr>
        <w:pStyle w:val="Lijstmetafbeeldingen"/>
        <w:tabs>
          <w:tab w:val="right" w:pos="9062"/>
        </w:tabs>
        <w:rPr>
          <w:rFonts w:eastAsiaTheme="minorEastAsia"/>
          <w:noProof/>
          <w:sz w:val="22"/>
          <w:lang w:eastAsia="nl-BE"/>
        </w:rPr>
      </w:pPr>
      <w:r>
        <w:rPr>
          <w:lang w:val="nl-NL"/>
        </w:rPr>
        <w:fldChar w:fldCharType="begin"/>
      </w:r>
      <w:r>
        <w:rPr>
          <w:lang w:val="nl-NL"/>
        </w:rPr>
        <w:instrText xml:space="preserve"> TOC \h \z \c "Tabel" </w:instrText>
      </w:r>
      <w:r>
        <w:rPr>
          <w:lang w:val="nl-NL"/>
        </w:rPr>
        <w:fldChar w:fldCharType="separate"/>
      </w:r>
      <w:hyperlink w:anchor="_Toc133405095" w:history="1">
        <w:r w:rsidR="004A4ECC" w:rsidRPr="0001362C">
          <w:rPr>
            <w:rStyle w:val="Hyperlink"/>
            <w:noProof/>
          </w:rPr>
          <w:t>Tabel 1: Afkortingenlijst</w:t>
        </w:r>
        <w:r w:rsidR="004A4ECC">
          <w:rPr>
            <w:noProof/>
            <w:webHidden/>
          </w:rPr>
          <w:tab/>
        </w:r>
        <w:r w:rsidR="004A4ECC">
          <w:rPr>
            <w:noProof/>
            <w:webHidden/>
          </w:rPr>
          <w:fldChar w:fldCharType="begin"/>
        </w:r>
        <w:r w:rsidR="004A4ECC">
          <w:rPr>
            <w:noProof/>
            <w:webHidden/>
          </w:rPr>
          <w:instrText xml:space="preserve"> PAGEREF _Toc133405095 \h </w:instrText>
        </w:r>
        <w:r w:rsidR="004A4ECC">
          <w:rPr>
            <w:noProof/>
            <w:webHidden/>
          </w:rPr>
        </w:r>
        <w:r w:rsidR="004A4ECC">
          <w:rPr>
            <w:noProof/>
            <w:webHidden/>
          </w:rPr>
          <w:fldChar w:fldCharType="separate"/>
        </w:r>
        <w:r w:rsidR="00B95FD8">
          <w:rPr>
            <w:noProof/>
            <w:webHidden/>
          </w:rPr>
          <w:t>9</w:t>
        </w:r>
        <w:r w:rsidR="004A4ECC">
          <w:rPr>
            <w:noProof/>
            <w:webHidden/>
          </w:rPr>
          <w:fldChar w:fldCharType="end"/>
        </w:r>
      </w:hyperlink>
    </w:p>
    <w:p w14:paraId="684C6223" w14:textId="1915F9B4" w:rsidR="004A4ECC" w:rsidRDefault="004A4ECC">
      <w:pPr>
        <w:pStyle w:val="Lijstmetafbeeldingen"/>
        <w:tabs>
          <w:tab w:val="right" w:pos="9062"/>
        </w:tabs>
        <w:rPr>
          <w:rFonts w:eastAsiaTheme="minorEastAsia"/>
          <w:noProof/>
          <w:sz w:val="22"/>
          <w:lang w:eastAsia="nl-BE"/>
        </w:rPr>
      </w:pPr>
      <w:hyperlink w:anchor="_Toc133405096" w:history="1">
        <w:r w:rsidRPr="0001362C">
          <w:rPr>
            <w:rStyle w:val="Hyperlink"/>
            <w:noProof/>
          </w:rPr>
          <w:t>Tabel 2: Begrippenlijst</w:t>
        </w:r>
        <w:r>
          <w:rPr>
            <w:noProof/>
            <w:webHidden/>
          </w:rPr>
          <w:tab/>
        </w:r>
        <w:r>
          <w:rPr>
            <w:noProof/>
            <w:webHidden/>
          </w:rPr>
          <w:fldChar w:fldCharType="begin"/>
        </w:r>
        <w:r>
          <w:rPr>
            <w:noProof/>
            <w:webHidden/>
          </w:rPr>
          <w:instrText xml:space="preserve"> PAGEREF _Toc133405096 \h </w:instrText>
        </w:r>
        <w:r>
          <w:rPr>
            <w:noProof/>
            <w:webHidden/>
          </w:rPr>
        </w:r>
        <w:r>
          <w:rPr>
            <w:noProof/>
            <w:webHidden/>
          </w:rPr>
          <w:fldChar w:fldCharType="separate"/>
        </w:r>
        <w:r w:rsidR="00B95FD8">
          <w:rPr>
            <w:noProof/>
            <w:webHidden/>
          </w:rPr>
          <w:t>11</w:t>
        </w:r>
        <w:r>
          <w:rPr>
            <w:noProof/>
            <w:webHidden/>
          </w:rPr>
          <w:fldChar w:fldCharType="end"/>
        </w:r>
      </w:hyperlink>
    </w:p>
    <w:p w14:paraId="555DD6AB" w14:textId="123FE4C4" w:rsidR="004A4ECC" w:rsidRDefault="004A4ECC">
      <w:pPr>
        <w:pStyle w:val="Lijstmetafbeeldingen"/>
        <w:tabs>
          <w:tab w:val="right" w:pos="9062"/>
        </w:tabs>
        <w:rPr>
          <w:rFonts w:eastAsiaTheme="minorEastAsia"/>
          <w:noProof/>
          <w:sz w:val="22"/>
          <w:lang w:eastAsia="nl-BE"/>
        </w:rPr>
      </w:pPr>
      <w:hyperlink w:anchor="_Toc133405097" w:history="1">
        <w:r w:rsidRPr="0001362C">
          <w:rPr>
            <w:rStyle w:val="Hyperlink"/>
            <w:noProof/>
          </w:rPr>
          <w:t xml:space="preserve">Tabel 3: Vergelijking van motoren </w:t>
        </w:r>
        <w:r w:rsidRPr="0001362C">
          <w:rPr>
            <w:rStyle w:val="Hyperlink"/>
            <w:noProof/>
            <w:lang w:val="nl-NL"/>
          </w:rPr>
          <w:t xml:space="preserve"> [2] [3]</w:t>
        </w:r>
        <w:r w:rsidRPr="0001362C">
          <w:rPr>
            <w:rStyle w:val="Hyperlink"/>
            <w:noProof/>
          </w:rPr>
          <w:t xml:space="preserve"> </w:t>
        </w:r>
        <w:r w:rsidRPr="0001362C">
          <w:rPr>
            <w:rStyle w:val="Hyperlink"/>
            <w:noProof/>
            <w:lang w:val="nl-NL"/>
          </w:rPr>
          <w:t>[2]</w:t>
        </w:r>
        <w:r w:rsidRPr="0001362C">
          <w:rPr>
            <w:rStyle w:val="Hyperlink"/>
            <w:noProof/>
          </w:rPr>
          <w:t xml:space="preserve"> </w:t>
        </w:r>
        <w:r w:rsidRPr="0001362C">
          <w:rPr>
            <w:rStyle w:val="Hyperlink"/>
            <w:noProof/>
            <w:lang w:val="nl-NL"/>
          </w:rPr>
          <w:t>[3]</w:t>
        </w:r>
        <w:r>
          <w:rPr>
            <w:noProof/>
            <w:webHidden/>
          </w:rPr>
          <w:tab/>
        </w:r>
        <w:r>
          <w:rPr>
            <w:noProof/>
            <w:webHidden/>
          </w:rPr>
          <w:fldChar w:fldCharType="begin"/>
        </w:r>
        <w:r>
          <w:rPr>
            <w:noProof/>
            <w:webHidden/>
          </w:rPr>
          <w:instrText xml:space="preserve"> PAGEREF _Toc133405097 \h </w:instrText>
        </w:r>
        <w:r>
          <w:rPr>
            <w:noProof/>
            <w:webHidden/>
          </w:rPr>
        </w:r>
        <w:r>
          <w:rPr>
            <w:noProof/>
            <w:webHidden/>
          </w:rPr>
          <w:fldChar w:fldCharType="separate"/>
        </w:r>
        <w:r w:rsidR="00B95FD8">
          <w:rPr>
            <w:noProof/>
            <w:webHidden/>
          </w:rPr>
          <w:t>15</w:t>
        </w:r>
        <w:r>
          <w:rPr>
            <w:noProof/>
            <w:webHidden/>
          </w:rPr>
          <w:fldChar w:fldCharType="end"/>
        </w:r>
      </w:hyperlink>
    </w:p>
    <w:p w14:paraId="0C0144ED" w14:textId="5570DDAC" w:rsidR="004A4ECC" w:rsidRDefault="004A4ECC">
      <w:pPr>
        <w:pStyle w:val="Lijstmetafbeeldingen"/>
        <w:tabs>
          <w:tab w:val="right" w:pos="9062"/>
        </w:tabs>
        <w:rPr>
          <w:rFonts w:eastAsiaTheme="minorEastAsia"/>
          <w:noProof/>
          <w:sz w:val="22"/>
          <w:lang w:eastAsia="nl-BE"/>
        </w:rPr>
      </w:pPr>
      <w:hyperlink w:anchor="_Toc133405098" w:history="1">
        <w:r w:rsidRPr="0001362C">
          <w:rPr>
            <w:rStyle w:val="Hyperlink"/>
            <w:noProof/>
          </w:rPr>
          <w:t xml:space="preserve">Tabel 4: Microcontrollers vergelijken </w:t>
        </w:r>
        <w:r w:rsidRPr="0001362C">
          <w:rPr>
            <w:rStyle w:val="Hyperlink"/>
            <w:noProof/>
            <w:lang w:val="nl-NL"/>
          </w:rPr>
          <w:t>[6]</w:t>
        </w:r>
        <w:r w:rsidRPr="0001362C">
          <w:rPr>
            <w:rStyle w:val="Hyperlink"/>
            <w:noProof/>
          </w:rPr>
          <w:t xml:space="preserve"> </w:t>
        </w:r>
        <w:r w:rsidRPr="0001362C">
          <w:rPr>
            <w:rStyle w:val="Hyperlink"/>
            <w:noProof/>
            <w:lang w:val="nl-NL"/>
          </w:rPr>
          <w:t>[7]</w:t>
        </w:r>
        <w:r>
          <w:rPr>
            <w:noProof/>
            <w:webHidden/>
          </w:rPr>
          <w:tab/>
        </w:r>
        <w:r>
          <w:rPr>
            <w:noProof/>
            <w:webHidden/>
          </w:rPr>
          <w:fldChar w:fldCharType="begin"/>
        </w:r>
        <w:r>
          <w:rPr>
            <w:noProof/>
            <w:webHidden/>
          </w:rPr>
          <w:instrText xml:space="preserve"> PAGEREF _Toc133405098 \h </w:instrText>
        </w:r>
        <w:r>
          <w:rPr>
            <w:noProof/>
            <w:webHidden/>
          </w:rPr>
        </w:r>
        <w:r>
          <w:rPr>
            <w:noProof/>
            <w:webHidden/>
          </w:rPr>
          <w:fldChar w:fldCharType="separate"/>
        </w:r>
        <w:r w:rsidR="00B95FD8">
          <w:rPr>
            <w:noProof/>
            <w:webHidden/>
          </w:rPr>
          <w:t>18</w:t>
        </w:r>
        <w:r>
          <w:rPr>
            <w:noProof/>
            <w:webHidden/>
          </w:rPr>
          <w:fldChar w:fldCharType="end"/>
        </w:r>
      </w:hyperlink>
    </w:p>
    <w:p w14:paraId="27BDF3AB" w14:textId="01CA0E42" w:rsidR="004A4ECC" w:rsidRDefault="004A4ECC">
      <w:pPr>
        <w:pStyle w:val="Lijstmetafbeeldingen"/>
        <w:tabs>
          <w:tab w:val="right" w:pos="9062"/>
        </w:tabs>
        <w:rPr>
          <w:rFonts w:eastAsiaTheme="minorEastAsia"/>
          <w:noProof/>
          <w:sz w:val="22"/>
          <w:lang w:eastAsia="nl-BE"/>
        </w:rPr>
      </w:pPr>
      <w:hyperlink w:anchor="_Toc133405099" w:history="1">
        <w:r w:rsidRPr="0001362C">
          <w:rPr>
            <w:rStyle w:val="Hyperlink"/>
            <w:noProof/>
          </w:rPr>
          <w:t>Tabel 5: BOM</w:t>
        </w:r>
        <w:r>
          <w:rPr>
            <w:noProof/>
            <w:webHidden/>
          </w:rPr>
          <w:tab/>
        </w:r>
        <w:r>
          <w:rPr>
            <w:noProof/>
            <w:webHidden/>
          </w:rPr>
          <w:fldChar w:fldCharType="begin"/>
        </w:r>
        <w:r>
          <w:rPr>
            <w:noProof/>
            <w:webHidden/>
          </w:rPr>
          <w:instrText xml:space="preserve"> PAGEREF _Toc133405099 \h </w:instrText>
        </w:r>
        <w:r>
          <w:rPr>
            <w:noProof/>
            <w:webHidden/>
          </w:rPr>
        </w:r>
        <w:r>
          <w:rPr>
            <w:noProof/>
            <w:webHidden/>
          </w:rPr>
          <w:fldChar w:fldCharType="separate"/>
        </w:r>
        <w:r w:rsidR="00B95FD8">
          <w:rPr>
            <w:noProof/>
            <w:webHidden/>
          </w:rPr>
          <w:t>44</w:t>
        </w:r>
        <w:r>
          <w:rPr>
            <w:noProof/>
            <w:webHidden/>
          </w:rPr>
          <w:fldChar w:fldCharType="end"/>
        </w:r>
      </w:hyperlink>
    </w:p>
    <w:p w14:paraId="5C022F79" w14:textId="4D64B3A1" w:rsidR="00F73E7B" w:rsidRPr="00F73E7B" w:rsidRDefault="00006536" w:rsidP="00F73E7B">
      <w:pPr>
        <w:rPr>
          <w:lang w:val="nl-NL"/>
        </w:rPr>
        <w:sectPr w:rsidR="00F73E7B" w:rsidRPr="00F73E7B" w:rsidSect="00995550">
          <w:pgSz w:w="11906" w:h="16838"/>
          <w:pgMar w:top="1417" w:right="1417" w:bottom="1417" w:left="1417" w:header="708" w:footer="708" w:gutter="0"/>
          <w:cols w:space="708"/>
          <w:titlePg/>
          <w:docGrid w:linePitch="360"/>
        </w:sectPr>
      </w:pPr>
      <w:r>
        <w:rPr>
          <w:lang w:val="nl-NL"/>
        </w:rPr>
        <w:fldChar w:fldCharType="end"/>
      </w:r>
    </w:p>
    <w:p w14:paraId="1C7212BD" w14:textId="58ABD186" w:rsidR="00652F3F" w:rsidRDefault="00652F3F" w:rsidP="00652F3F">
      <w:pPr>
        <w:pStyle w:val="Geenafstand"/>
      </w:pPr>
      <w:bookmarkStart w:id="2" w:name="_Toc133405016"/>
      <w:r>
        <w:lastRenderedPageBreak/>
        <w:t>Afko</w:t>
      </w:r>
      <w:r w:rsidR="00EB71F9">
        <w:t>r</w:t>
      </w:r>
      <w:r>
        <w:t>tingenlijst</w:t>
      </w:r>
      <w:bookmarkEnd w:id="2"/>
    </w:p>
    <w:p w14:paraId="29A6753A" w14:textId="05330B5E" w:rsidR="00842CF9" w:rsidRDefault="00842CF9" w:rsidP="00842CF9">
      <w:pPr>
        <w:pStyle w:val="Bijschrift"/>
        <w:keepNext/>
      </w:pPr>
      <w:bookmarkStart w:id="3" w:name="_Toc133405095"/>
      <w:r>
        <w:t xml:space="preserve">Tabel </w:t>
      </w:r>
      <w:r>
        <w:fldChar w:fldCharType="begin"/>
      </w:r>
      <w:r>
        <w:instrText xml:space="preserve"> SEQ Tabel \* ARABIC </w:instrText>
      </w:r>
      <w:r>
        <w:fldChar w:fldCharType="separate"/>
      </w:r>
      <w:r w:rsidR="00B95FD8">
        <w:rPr>
          <w:noProof/>
        </w:rPr>
        <w:t>1</w:t>
      </w:r>
      <w:r>
        <w:fldChar w:fldCharType="end"/>
      </w:r>
      <w:r>
        <w:t>: Afkortingenlijst</w:t>
      </w:r>
      <w:bookmarkEnd w:id="3"/>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3"/>
      </w:tblGrid>
      <w:tr w:rsidR="00957BD9" w14:paraId="6DB3764F" w14:textId="77777777" w:rsidTr="00727938">
        <w:tc>
          <w:tcPr>
            <w:tcW w:w="3119" w:type="dxa"/>
          </w:tcPr>
          <w:p w14:paraId="170CCEEF" w14:textId="613CE86E" w:rsidR="00957BD9" w:rsidRPr="00FA2510" w:rsidRDefault="00FA2510" w:rsidP="00401301">
            <w:pPr>
              <w:rPr>
                <w:b/>
                <w:bCs/>
              </w:rPr>
            </w:pPr>
            <w:r w:rsidRPr="00FA2510">
              <w:rPr>
                <w:b/>
                <w:bCs/>
              </w:rPr>
              <w:t>Afkorting</w:t>
            </w:r>
          </w:p>
        </w:tc>
        <w:tc>
          <w:tcPr>
            <w:tcW w:w="5943" w:type="dxa"/>
          </w:tcPr>
          <w:p w14:paraId="616B5547" w14:textId="6119C372" w:rsidR="00957BD9" w:rsidRPr="00FA2510" w:rsidRDefault="00E84368" w:rsidP="00401301">
            <w:pPr>
              <w:rPr>
                <w:b/>
                <w:bCs/>
              </w:rPr>
            </w:pPr>
            <w:r>
              <w:rPr>
                <w:b/>
                <w:bCs/>
              </w:rPr>
              <w:t>Betekenis</w:t>
            </w:r>
          </w:p>
        </w:tc>
      </w:tr>
      <w:tr w:rsidR="00FA2510" w14:paraId="5744C5E9" w14:textId="77777777" w:rsidTr="00727938">
        <w:tc>
          <w:tcPr>
            <w:tcW w:w="3119" w:type="dxa"/>
          </w:tcPr>
          <w:p w14:paraId="20CF0CDC" w14:textId="1CE8BB25" w:rsidR="00FA2510" w:rsidRDefault="00FA2510" w:rsidP="00FA2510">
            <w:r>
              <w:t>BOM</w:t>
            </w:r>
          </w:p>
        </w:tc>
        <w:tc>
          <w:tcPr>
            <w:tcW w:w="5943" w:type="dxa"/>
          </w:tcPr>
          <w:p w14:paraId="422D19D5" w14:textId="27603077" w:rsidR="00FA2510" w:rsidRDefault="00FA2510" w:rsidP="00FA2510">
            <w:r>
              <w:t>Bill of Materials</w:t>
            </w:r>
          </w:p>
        </w:tc>
      </w:tr>
      <w:tr w:rsidR="00FA2510" w14:paraId="5269F3FA" w14:textId="77777777" w:rsidTr="00727938">
        <w:tc>
          <w:tcPr>
            <w:tcW w:w="3119" w:type="dxa"/>
          </w:tcPr>
          <w:p w14:paraId="764E2BD5" w14:textId="30DB0970" w:rsidR="00FA2510" w:rsidRDefault="00FA2510" w:rsidP="00FA2510">
            <w:r>
              <w:t>IC</w:t>
            </w:r>
          </w:p>
        </w:tc>
        <w:tc>
          <w:tcPr>
            <w:tcW w:w="5943" w:type="dxa"/>
          </w:tcPr>
          <w:p w14:paraId="2FF4839D" w14:textId="734FF3B7" w:rsidR="00FA2510" w:rsidRDefault="00FA2510" w:rsidP="00FA2510">
            <w:r>
              <w:t>I</w:t>
            </w:r>
            <w:r w:rsidRPr="00F262B5">
              <w:t>ntegrated circuit</w:t>
            </w:r>
          </w:p>
        </w:tc>
      </w:tr>
      <w:tr w:rsidR="00FA2510" w14:paraId="7A7984CE" w14:textId="77777777" w:rsidTr="00727938">
        <w:tc>
          <w:tcPr>
            <w:tcW w:w="3119" w:type="dxa"/>
          </w:tcPr>
          <w:p w14:paraId="51DDA548" w14:textId="2826BB8B" w:rsidR="00FA2510" w:rsidRDefault="00FA2510" w:rsidP="00FA2510">
            <w:r>
              <w:t>DC</w:t>
            </w:r>
          </w:p>
        </w:tc>
        <w:tc>
          <w:tcPr>
            <w:tcW w:w="5943" w:type="dxa"/>
          </w:tcPr>
          <w:p w14:paraId="3F1A9957" w14:textId="177F5027" w:rsidR="00FA2510" w:rsidRDefault="00FA2510" w:rsidP="00FA2510">
            <w:r>
              <w:t>D</w:t>
            </w:r>
            <w:r w:rsidRPr="004E1DE0">
              <w:t>irect current</w:t>
            </w:r>
          </w:p>
        </w:tc>
      </w:tr>
      <w:tr w:rsidR="00FA2510" w14:paraId="395CB312" w14:textId="77777777" w:rsidTr="00727938">
        <w:tc>
          <w:tcPr>
            <w:tcW w:w="3119" w:type="dxa"/>
          </w:tcPr>
          <w:p w14:paraId="73250CFC" w14:textId="5F7AACDA" w:rsidR="00FA2510" w:rsidRDefault="00FA2510" w:rsidP="00FA2510">
            <w:r>
              <w:t>PWM</w:t>
            </w:r>
          </w:p>
        </w:tc>
        <w:tc>
          <w:tcPr>
            <w:tcW w:w="5943" w:type="dxa"/>
          </w:tcPr>
          <w:p w14:paraId="6F701183" w14:textId="0683CCED" w:rsidR="00FA2510" w:rsidRDefault="00FA2510" w:rsidP="00FA2510">
            <w:r>
              <w:t>Pulse-width modulation</w:t>
            </w:r>
          </w:p>
        </w:tc>
      </w:tr>
      <w:tr w:rsidR="00FA2510" w14:paraId="1521C96D" w14:textId="77777777" w:rsidTr="00727938">
        <w:tc>
          <w:tcPr>
            <w:tcW w:w="3119" w:type="dxa"/>
          </w:tcPr>
          <w:p w14:paraId="466D677E" w14:textId="26000575" w:rsidR="00FA2510" w:rsidRDefault="00FA2510" w:rsidP="00FA2510">
            <w:r w:rsidRPr="00C40F28">
              <w:t>MCU</w:t>
            </w:r>
          </w:p>
        </w:tc>
        <w:tc>
          <w:tcPr>
            <w:tcW w:w="5943" w:type="dxa"/>
          </w:tcPr>
          <w:p w14:paraId="6E282509" w14:textId="48A870E0" w:rsidR="00FA2510" w:rsidRDefault="00FA2510" w:rsidP="00FA2510">
            <w:r>
              <w:t>M</w:t>
            </w:r>
            <w:r w:rsidRPr="004C4281">
              <w:t>icrocontroller unit</w:t>
            </w:r>
          </w:p>
        </w:tc>
      </w:tr>
      <w:tr w:rsidR="00FA2510" w14:paraId="42C5EEAE" w14:textId="77777777" w:rsidTr="00727938">
        <w:tc>
          <w:tcPr>
            <w:tcW w:w="3119" w:type="dxa"/>
          </w:tcPr>
          <w:p w14:paraId="5AC89E8C" w14:textId="55D506E4" w:rsidR="00FA2510" w:rsidRDefault="00FA2510" w:rsidP="00FA2510">
            <w:r>
              <w:t>ESC</w:t>
            </w:r>
          </w:p>
        </w:tc>
        <w:tc>
          <w:tcPr>
            <w:tcW w:w="5943" w:type="dxa"/>
          </w:tcPr>
          <w:p w14:paraId="5D773F58" w14:textId="594953FA" w:rsidR="00FA2510" w:rsidRDefault="00FA2510" w:rsidP="00FA2510">
            <w:r>
              <w:t>E</w:t>
            </w:r>
            <w:r w:rsidRPr="00714A3E">
              <w:t>lectronic speed control</w:t>
            </w:r>
          </w:p>
        </w:tc>
      </w:tr>
      <w:tr w:rsidR="00FA2510" w14:paraId="47D7F54F" w14:textId="77777777" w:rsidTr="00727938">
        <w:tc>
          <w:tcPr>
            <w:tcW w:w="3119" w:type="dxa"/>
          </w:tcPr>
          <w:p w14:paraId="0C19EAE9" w14:textId="6A50EB65" w:rsidR="00FA2510" w:rsidRDefault="00FA2510" w:rsidP="00FA2510">
            <w:r>
              <w:t>NEMA</w:t>
            </w:r>
          </w:p>
        </w:tc>
        <w:tc>
          <w:tcPr>
            <w:tcW w:w="5943" w:type="dxa"/>
          </w:tcPr>
          <w:p w14:paraId="5955B39A" w14:textId="24CB0ACB" w:rsidR="00FA2510" w:rsidRDefault="00FA2510" w:rsidP="00FA2510">
            <w:r w:rsidRPr="0077778A">
              <w:t>National Electric Manufacturers' Association</w:t>
            </w:r>
          </w:p>
        </w:tc>
      </w:tr>
      <w:tr w:rsidR="00FA2510" w14:paraId="69C04C2F" w14:textId="77777777" w:rsidTr="00727938">
        <w:tc>
          <w:tcPr>
            <w:tcW w:w="3119" w:type="dxa"/>
          </w:tcPr>
          <w:p w14:paraId="4B15AC23" w14:textId="6B0AC555" w:rsidR="00FA2510" w:rsidRDefault="00FA2510" w:rsidP="00FA2510">
            <w:r>
              <w:t>pcb</w:t>
            </w:r>
          </w:p>
        </w:tc>
        <w:tc>
          <w:tcPr>
            <w:tcW w:w="5943" w:type="dxa"/>
          </w:tcPr>
          <w:p w14:paraId="19799E72" w14:textId="30E7D0B9" w:rsidR="00FA2510" w:rsidRPr="0077778A" w:rsidRDefault="00FA2510" w:rsidP="00FA2510">
            <w:r w:rsidRPr="00CF5F94">
              <w:t>Printed circuit board</w:t>
            </w:r>
          </w:p>
        </w:tc>
      </w:tr>
      <w:tr w:rsidR="00504A6B" w14:paraId="78D19464" w14:textId="77777777" w:rsidTr="00727938">
        <w:tc>
          <w:tcPr>
            <w:tcW w:w="3119" w:type="dxa"/>
          </w:tcPr>
          <w:p w14:paraId="4DB41D86" w14:textId="62262B5B" w:rsidR="00504A6B" w:rsidRDefault="004F6377" w:rsidP="00FA2510">
            <w:r>
              <w:t>IoT</w:t>
            </w:r>
          </w:p>
        </w:tc>
        <w:tc>
          <w:tcPr>
            <w:tcW w:w="5943" w:type="dxa"/>
          </w:tcPr>
          <w:p w14:paraId="11DD7B58" w14:textId="394489CA" w:rsidR="00504A6B" w:rsidRPr="00CF5F94" w:rsidRDefault="00665BA8" w:rsidP="00FA2510">
            <w:r w:rsidRPr="00665BA8">
              <w:t>Internet of Things</w:t>
            </w:r>
          </w:p>
        </w:tc>
      </w:tr>
      <w:tr w:rsidR="004F6377" w14:paraId="703C16C3" w14:textId="77777777" w:rsidTr="00727938">
        <w:tc>
          <w:tcPr>
            <w:tcW w:w="3119" w:type="dxa"/>
          </w:tcPr>
          <w:p w14:paraId="5AFDD77E" w14:textId="5DDF9FB7" w:rsidR="004F6377" w:rsidRDefault="00D63C53" w:rsidP="00FA2510">
            <w:r>
              <w:t>SoC</w:t>
            </w:r>
          </w:p>
        </w:tc>
        <w:tc>
          <w:tcPr>
            <w:tcW w:w="5943" w:type="dxa"/>
          </w:tcPr>
          <w:p w14:paraId="5740E91E" w14:textId="4F5E7B50" w:rsidR="004F6377" w:rsidRPr="00CF5F94" w:rsidRDefault="00640971" w:rsidP="00FA2510">
            <w:r>
              <w:t>S</w:t>
            </w:r>
            <w:r w:rsidRPr="00640971">
              <w:t>ystem-on-chip</w:t>
            </w:r>
          </w:p>
        </w:tc>
      </w:tr>
      <w:tr w:rsidR="00D63C53" w14:paraId="16C34E59" w14:textId="77777777" w:rsidTr="00727938">
        <w:tc>
          <w:tcPr>
            <w:tcW w:w="3119" w:type="dxa"/>
          </w:tcPr>
          <w:p w14:paraId="0A1C6717" w14:textId="7839A318" w:rsidR="00D63C53" w:rsidRDefault="009A633E" w:rsidP="00FA2510">
            <w:r>
              <w:t>SPI</w:t>
            </w:r>
          </w:p>
        </w:tc>
        <w:tc>
          <w:tcPr>
            <w:tcW w:w="5943" w:type="dxa"/>
          </w:tcPr>
          <w:p w14:paraId="7EAB9014" w14:textId="4EB45284" w:rsidR="00D63C53" w:rsidRPr="00CF5F94" w:rsidRDefault="00726506" w:rsidP="00FA2510">
            <w:r w:rsidRPr="00726506">
              <w:t>Serial Peripheral Interface</w:t>
            </w:r>
          </w:p>
        </w:tc>
      </w:tr>
      <w:tr w:rsidR="009A633E" w14:paraId="4EB283FB" w14:textId="77777777" w:rsidTr="00727938">
        <w:tc>
          <w:tcPr>
            <w:tcW w:w="3119" w:type="dxa"/>
          </w:tcPr>
          <w:p w14:paraId="349E541B" w14:textId="2EE494D0" w:rsidR="009A633E" w:rsidRDefault="009A633E" w:rsidP="00FA2510">
            <w:r>
              <w:t>I2C</w:t>
            </w:r>
          </w:p>
        </w:tc>
        <w:tc>
          <w:tcPr>
            <w:tcW w:w="5943" w:type="dxa"/>
          </w:tcPr>
          <w:p w14:paraId="390D4F93" w14:textId="5EF78458" w:rsidR="009A633E" w:rsidRPr="00CF5F94" w:rsidRDefault="00555F4A" w:rsidP="00FA2510">
            <w:r w:rsidRPr="00555F4A">
              <w:t>Inter-Integrated Circuit</w:t>
            </w:r>
          </w:p>
        </w:tc>
      </w:tr>
      <w:tr w:rsidR="009A633E" w14:paraId="7E3D8549" w14:textId="77777777" w:rsidTr="00727938">
        <w:tc>
          <w:tcPr>
            <w:tcW w:w="3119" w:type="dxa"/>
          </w:tcPr>
          <w:p w14:paraId="0B5500C9" w14:textId="5E4608D9" w:rsidR="009A633E" w:rsidRDefault="00AE76AA" w:rsidP="00FA2510">
            <w:r>
              <w:t>UART</w:t>
            </w:r>
          </w:p>
        </w:tc>
        <w:tc>
          <w:tcPr>
            <w:tcW w:w="5943" w:type="dxa"/>
          </w:tcPr>
          <w:p w14:paraId="570BE42D" w14:textId="3A7DCC83" w:rsidR="009A633E" w:rsidRPr="00CF5F94" w:rsidRDefault="006D22E1" w:rsidP="00FA2510">
            <w:r>
              <w:t>U</w:t>
            </w:r>
            <w:r w:rsidR="004E5DDD" w:rsidRPr="004E5DDD">
              <w:t>niversal asynchronous receiver-transmitter</w:t>
            </w:r>
          </w:p>
        </w:tc>
      </w:tr>
      <w:tr w:rsidR="00AE76AA" w14:paraId="37BD3BA3" w14:textId="77777777" w:rsidTr="00727938">
        <w:tc>
          <w:tcPr>
            <w:tcW w:w="3119" w:type="dxa"/>
          </w:tcPr>
          <w:p w14:paraId="54642094" w14:textId="227037F6" w:rsidR="00AE76AA" w:rsidRDefault="00AE76AA" w:rsidP="00FA2510">
            <w:r>
              <w:t>BLE</w:t>
            </w:r>
          </w:p>
        </w:tc>
        <w:tc>
          <w:tcPr>
            <w:tcW w:w="5943" w:type="dxa"/>
          </w:tcPr>
          <w:p w14:paraId="2042A4E9" w14:textId="7FD90F70" w:rsidR="00AE76AA" w:rsidRPr="00CF5F94" w:rsidRDefault="006D22E1" w:rsidP="00FA2510">
            <w:r w:rsidRPr="006D22E1">
              <w:t>Bluetooth Low Energy</w:t>
            </w:r>
          </w:p>
        </w:tc>
      </w:tr>
      <w:tr w:rsidR="00AE76AA" w14:paraId="68CF499D" w14:textId="77777777" w:rsidTr="00727938">
        <w:tc>
          <w:tcPr>
            <w:tcW w:w="3119" w:type="dxa"/>
          </w:tcPr>
          <w:p w14:paraId="11B2DAC8" w14:textId="55F2331F" w:rsidR="00AE76AA" w:rsidRDefault="00AE76AA" w:rsidP="00FA2510">
            <w:r>
              <w:t>USB</w:t>
            </w:r>
          </w:p>
        </w:tc>
        <w:tc>
          <w:tcPr>
            <w:tcW w:w="5943" w:type="dxa"/>
          </w:tcPr>
          <w:p w14:paraId="157FF463" w14:textId="61EDA6FC" w:rsidR="00AE76AA" w:rsidRPr="00CF5F94" w:rsidRDefault="00642578" w:rsidP="00FA2510">
            <w:r w:rsidRPr="00642578">
              <w:t>Universal Serial Bus</w:t>
            </w:r>
          </w:p>
        </w:tc>
      </w:tr>
      <w:tr w:rsidR="00AE76AA" w14:paraId="32CE7762" w14:textId="77777777" w:rsidTr="00727938">
        <w:tc>
          <w:tcPr>
            <w:tcW w:w="3119" w:type="dxa"/>
          </w:tcPr>
          <w:p w14:paraId="2E75D290" w14:textId="2F510CC6" w:rsidR="00AE76AA" w:rsidRDefault="00AE76AA" w:rsidP="00FA2510">
            <w:r>
              <w:t>LDO</w:t>
            </w:r>
          </w:p>
        </w:tc>
        <w:tc>
          <w:tcPr>
            <w:tcW w:w="5943" w:type="dxa"/>
          </w:tcPr>
          <w:p w14:paraId="791B9921" w14:textId="44C36578" w:rsidR="00AE76AA" w:rsidRPr="003B70B5" w:rsidRDefault="003B70B5" w:rsidP="003B70B5">
            <w:r>
              <w:t>Low-drop</w:t>
            </w:r>
            <w:r w:rsidR="00690606">
              <w:t>-</w:t>
            </w:r>
            <w:r>
              <w:t>out</w:t>
            </w:r>
          </w:p>
        </w:tc>
      </w:tr>
      <w:tr w:rsidR="00AE76AA" w14:paraId="7E76BAE5" w14:textId="77777777" w:rsidTr="00727938">
        <w:tc>
          <w:tcPr>
            <w:tcW w:w="3119" w:type="dxa"/>
          </w:tcPr>
          <w:p w14:paraId="4630AB71" w14:textId="3E600A5C" w:rsidR="00AE76AA" w:rsidRDefault="00AE76AA" w:rsidP="00FA2510">
            <w:r>
              <w:t>TTL</w:t>
            </w:r>
          </w:p>
        </w:tc>
        <w:tc>
          <w:tcPr>
            <w:tcW w:w="5943" w:type="dxa"/>
          </w:tcPr>
          <w:p w14:paraId="542DDCA6" w14:textId="4CC4FDD2" w:rsidR="00AE76AA" w:rsidRPr="00CF5F94" w:rsidRDefault="000254D9" w:rsidP="00FA2510">
            <w:r w:rsidRPr="000254D9">
              <w:t>Transistor-</w:t>
            </w:r>
            <w:r w:rsidR="00A8767E">
              <w:t>T</w:t>
            </w:r>
            <w:r w:rsidRPr="000254D9">
              <w:t>ransistor</w:t>
            </w:r>
            <w:r w:rsidR="00A8767E">
              <w:t xml:space="preserve"> L</w:t>
            </w:r>
            <w:r w:rsidRPr="000254D9">
              <w:t>ogica</w:t>
            </w:r>
          </w:p>
        </w:tc>
      </w:tr>
      <w:tr w:rsidR="00AE76AA" w14:paraId="284EE000" w14:textId="77777777" w:rsidTr="00727938">
        <w:tc>
          <w:tcPr>
            <w:tcW w:w="3119" w:type="dxa"/>
          </w:tcPr>
          <w:p w14:paraId="6DB51403" w14:textId="019DFB09" w:rsidR="00AE76AA" w:rsidRDefault="00AE76AA" w:rsidP="00FA2510">
            <w:r>
              <w:t>RMS</w:t>
            </w:r>
          </w:p>
        </w:tc>
        <w:tc>
          <w:tcPr>
            <w:tcW w:w="5943" w:type="dxa"/>
          </w:tcPr>
          <w:p w14:paraId="56CD980C" w14:textId="07D377B6" w:rsidR="00AE76AA" w:rsidRPr="00CF5F94" w:rsidRDefault="006F0838" w:rsidP="00FA2510">
            <w:r w:rsidRPr="006F0838">
              <w:t>Root Mean Square</w:t>
            </w:r>
          </w:p>
        </w:tc>
      </w:tr>
      <w:tr w:rsidR="00AE76AA" w14:paraId="50F6588D" w14:textId="77777777" w:rsidTr="00727938">
        <w:tc>
          <w:tcPr>
            <w:tcW w:w="3119" w:type="dxa"/>
          </w:tcPr>
          <w:p w14:paraId="51CD7F23" w14:textId="20661B51" w:rsidR="00AE76AA" w:rsidRDefault="00481F1D" w:rsidP="00FA2510">
            <w:r>
              <w:lastRenderedPageBreak/>
              <w:t>DIR</w:t>
            </w:r>
          </w:p>
        </w:tc>
        <w:tc>
          <w:tcPr>
            <w:tcW w:w="5943" w:type="dxa"/>
          </w:tcPr>
          <w:p w14:paraId="5393321D" w14:textId="7F821E4A" w:rsidR="00AE76AA" w:rsidRPr="00CF5F94" w:rsidRDefault="004D4BB6" w:rsidP="00FA2510">
            <w:r>
              <w:t>D</w:t>
            </w:r>
            <w:r w:rsidRPr="004D4BB6">
              <w:t>irection</w:t>
            </w:r>
          </w:p>
        </w:tc>
      </w:tr>
      <w:tr w:rsidR="00481F1D" w14:paraId="4BE028A3" w14:textId="77777777" w:rsidTr="00727938">
        <w:tc>
          <w:tcPr>
            <w:tcW w:w="3119" w:type="dxa"/>
          </w:tcPr>
          <w:p w14:paraId="7F9C0689" w14:textId="419FD7F8" w:rsidR="00481F1D" w:rsidRDefault="00C81414" w:rsidP="00FA2510">
            <w:r>
              <w:t>OTP</w:t>
            </w:r>
          </w:p>
        </w:tc>
        <w:tc>
          <w:tcPr>
            <w:tcW w:w="5943" w:type="dxa"/>
          </w:tcPr>
          <w:p w14:paraId="1FB3B2D4" w14:textId="6E82771C" w:rsidR="00481F1D" w:rsidRPr="00CF5F94" w:rsidRDefault="009B59E2" w:rsidP="00FA2510">
            <w:r w:rsidRPr="009B59E2">
              <w:t>One-time programmable</w:t>
            </w:r>
          </w:p>
        </w:tc>
      </w:tr>
      <w:tr w:rsidR="00096C7E" w14:paraId="1056DB00" w14:textId="77777777" w:rsidTr="00727938">
        <w:tc>
          <w:tcPr>
            <w:tcW w:w="3119" w:type="dxa"/>
          </w:tcPr>
          <w:p w14:paraId="69F9B3CD" w14:textId="514D3642" w:rsidR="00096C7E" w:rsidRDefault="00096C7E" w:rsidP="00FA2510">
            <w:r>
              <w:t>SRAM</w:t>
            </w:r>
          </w:p>
        </w:tc>
        <w:tc>
          <w:tcPr>
            <w:tcW w:w="5943" w:type="dxa"/>
          </w:tcPr>
          <w:p w14:paraId="2B73B0EA" w14:textId="0C35D521" w:rsidR="00096C7E" w:rsidRPr="009B59E2" w:rsidRDefault="00096C7E" w:rsidP="00FA2510">
            <w:r w:rsidRPr="00096C7E">
              <w:t>Static random-access memory</w:t>
            </w:r>
          </w:p>
        </w:tc>
      </w:tr>
      <w:tr w:rsidR="006242A2" w14:paraId="3F333DAB" w14:textId="77777777" w:rsidTr="00727938">
        <w:tc>
          <w:tcPr>
            <w:tcW w:w="3119" w:type="dxa"/>
          </w:tcPr>
          <w:p w14:paraId="534CD710" w14:textId="63FAD8A9" w:rsidR="006242A2" w:rsidRDefault="00DB767A" w:rsidP="00FA2510">
            <w:r>
              <w:t>lcd</w:t>
            </w:r>
          </w:p>
        </w:tc>
        <w:tc>
          <w:tcPr>
            <w:tcW w:w="5943" w:type="dxa"/>
          </w:tcPr>
          <w:p w14:paraId="45E361FF" w14:textId="469E8C9D" w:rsidR="006242A2" w:rsidRPr="00096C7E" w:rsidRDefault="00DB767A" w:rsidP="00FA2510">
            <w:r w:rsidRPr="00DB767A">
              <w:t>liquid crystal display</w:t>
            </w:r>
          </w:p>
        </w:tc>
      </w:tr>
      <w:tr w:rsidR="00DB767A" w14:paraId="02C45801" w14:textId="77777777" w:rsidTr="00727938">
        <w:tc>
          <w:tcPr>
            <w:tcW w:w="3119" w:type="dxa"/>
          </w:tcPr>
          <w:p w14:paraId="0B66813B" w14:textId="7FF12682" w:rsidR="00DB767A" w:rsidRDefault="00DB767A" w:rsidP="00FA2510">
            <w:r>
              <w:t>TMC</w:t>
            </w:r>
          </w:p>
        </w:tc>
        <w:tc>
          <w:tcPr>
            <w:tcW w:w="5943" w:type="dxa"/>
          </w:tcPr>
          <w:p w14:paraId="76785E3E" w14:textId="2C126B62" w:rsidR="00DB767A" w:rsidRPr="00DB767A" w:rsidRDefault="00DB767A" w:rsidP="00FA2510">
            <w:r>
              <w:t>Trinamic</w:t>
            </w:r>
          </w:p>
        </w:tc>
      </w:tr>
      <w:tr w:rsidR="007A4899" w14:paraId="603CEB02" w14:textId="77777777" w:rsidTr="00727938">
        <w:tc>
          <w:tcPr>
            <w:tcW w:w="3119" w:type="dxa"/>
          </w:tcPr>
          <w:p w14:paraId="01734152" w14:textId="1656E48F" w:rsidR="007A4899" w:rsidRDefault="007A4899" w:rsidP="00FA2510">
            <w:r>
              <w:t>GPIO</w:t>
            </w:r>
          </w:p>
        </w:tc>
        <w:tc>
          <w:tcPr>
            <w:tcW w:w="5943" w:type="dxa"/>
          </w:tcPr>
          <w:p w14:paraId="3D9D8D27" w14:textId="7FB495A6" w:rsidR="007A4899" w:rsidRDefault="00413310" w:rsidP="00FA2510">
            <w:r w:rsidRPr="00413310">
              <w:t>General Purpose Input/</w:t>
            </w:r>
            <w:r w:rsidR="003817A0">
              <w:t xml:space="preserve"> </w:t>
            </w:r>
            <w:r w:rsidRPr="00413310">
              <w:t>Output</w:t>
            </w:r>
          </w:p>
        </w:tc>
      </w:tr>
      <w:tr w:rsidR="00413310" w14:paraId="45CCC637" w14:textId="77777777" w:rsidTr="00727938">
        <w:tc>
          <w:tcPr>
            <w:tcW w:w="3119" w:type="dxa"/>
          </w:tcPr>
          <w:p w14:paraId="3FE50E8F" w14:textId="5ED2A6F5" w:rsidR="00413310" w:rsidRDefault="003817A0" w:rsidP="00FA2510">
            <w:r>
              <w:t>elco</w:t>
            </w:r>
          </w:p>
        </w:tc>
        <w:tc>
          <w:tcPr>
            <w:tcW w:w="5943" w:type="dxa"/>
          </w:tcPr>
          <w:p w14:paraId="516C60DC" w14:textId="44C29BBF" w:rsidR="00413310" w:rsidRPr="00413310" w:rsidRDefault="00F11660" w:rsidP="00FA2510">
            <w:r w:rsidRPr="00F11660">
              <w:t>elektrolytische condensator</w:t>
            </w:r>
          </w:p>
        </w:tc>
      </w:tr>
    </w:tbl>
    <w:p w14:paraId="30DF1E15" w14:textId="77777777" w:rsidR="00401301" w:rsidRDefault="00401301" w:rsidP="00401301"/>
    <w:p w14:paraId="05AC02E1" w14:textId="77777777" w:rsidR="00727938" w:rsidRDefault="00727938" w:rsidP="00401301">
      <w:pPr>
        <w:sectPr w:rsidR="00727938" w:rsidSect="00995550">
          <w:pgSz w:w="11906" w:h="16838"/>
          <w:pgMar w:top="1417" w:right="1417" w:bottom="1417" w:left="1417" w:header="708" w:footer="708" w:gutter="0"/>
          <w:cols w:space="708"/>
          <w:titlePg/>
          <w:docGrid w:linePitch="360"/>
        </w:sectPr>
      </w:pPr>
    </w:p>
    <w:p w14:paraId="4901E947" w14:textId="489A0A05" w:rsidR="00401301" w:rsidRDefault="00727938" w:rsidP="00727938">
      <w:pPr>
        <w:pStyle w:val="Geenafstand"/>
      </w:pPr>
      <w:bookmarkStart w:id="4" w:name="_Toc133405017"/>
      <w:r>
        <w:lastRenderedPageBreak/>
        <w:t>Begrippenlijst</w:t>
      </w:r>
      <w:bookmarkEnd w:id="4"/>
    </w:p>
    <w:p w14:paraId="61A37DD1" w14:textId="2E1860B4" w:rsidR="005B6B35" w:rsidRDefault="005B6B35" w:rsidP="005B6B35">
      <w:pPr>
        <w:pStyle w:val="Bijschrift"/>
        <w:keepNext/>
      </w:pPr>
      <w:bookmarkStart w:id="5" w:name="_Toc133405096"/>
      <w:r>
        <w:t xml:space="preserve">Tabel </w:t>
      </w:r>
      <w:r>
        <w:fldChar w:fldCharType="begin"/>
      </w:r>
      <w:r>
        <w:instrText xml:space="preserve"> SEQ Tabel \* ARABIC </w:instrText>
      </w:r>
      <w:r>
        <w:fldChar w:fldCharType="separate"/>
      </w:r>
      <w:r w:rsidR="00B95FD8">
        <w:rPr>
          <w:noProof/>
        </w:rPr>
        <w:t>2</w:t>
      </w:r>
      <w:r>
        <w:fldChar w:fldCharType="end"/>
      </w:r>
      <w:r>
        <w:t>: Begrippenlijst</w:t>
      </w:r>
      <w:bookmarkEnd w:id="5"/>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3"/>
      </w:tblGrid>
      <w:tr w:rsidR="00F61D1F" w:rsidRPr="00405548" w14:paraId="34F6409D" w14:textId="77777777" w:rsidTr="003E6E10">
        <w:tc>
          <w:tcPr>
            <w:tcW w:w="3119" w:type="dxa"/>
          </w:tcPr>
          <w:p w14:paraId="53992FE2" w14:textId="4C3199B5" w:rsidR="00F61D1F" w:rsidRPr="00FF02EB" w:rsidRDefault="00D00766" w:rsidP="003E6E10">
            <w:pPr>
              <w:rPr>
                <w:b/>
                <w:bCs/>
              </w:rPr>
            </w:pPr>
            <w:r w:rsidRPr="00FF02EB">
              <w:rPr>
                <w:b/>
                <w:bCs/>
              </w:rPr>
              <w:t>Begrip</w:t>
            </w:r>
          </w:p>
        </w:tc>
        <w:tc>
          <w:tcPr>
            <w:tcW w:w="5943" w:type="dxa"/>
          </w:tcPr>
          <w:p w14:paraId="36CEC206" w14:textId="074238AE" w:rsidR="00405548" w:rsidRPr="00FF02EB" w:rsidRDefault="00FF02EB" w:rsidP="00574B75">
            <w:pPr>
              <w:tabs>
                <w:tab w:val="left" w:pos="4140"/>
              </w:tabs>
              <w:rPr>
                <w:b/>
                <w:bCs/>
                <w:lang w:val="nl-NL"/>
              </w:rPr>
            </w:pPr>
            <w:r w:rsidRPr="00FF02EB">
              <w:rPr>
                <w:b/>
                <w:bCs/>
                <w:lang w:val="nl-NL"/>
              </w:rPr>
              <w:t xml:space="preserve">Verklaring </w:t>
            </w:r>
          </w:p>
        </w:tc>
      </w:tr>
      <w:tr w:rsidR="00D00766" w:rsidRPr="00405548" w14:paraId="470C9644" w14:textId="77777777" w:rsidTr="003E6E10">
        <w:tc>
          <w:tcPr>
            <w:tcW w:w="3119" w:type="dxa"/>
          </w:tcPr>
          <w:p w14:paraId="1F690BF6" w14:textId="757E9852" w:rsidR="00D00766" w:rsidRPr="00D00766" w:rsidRDefault="00D00766" w:rsidP="00D00766">
            <w:pPr>
              <w:rPr>
                <w:b/>
                <w:bCs/>
              </w:rPr>
            </w:pPr>
            <w:r>
              <w:t>Brushless</w:t>
            </w:r>
          </w:p>
        </w:tc>
        <w:tc>
          <w:tcPr>
            <w:tcW w:w="5943" w:type="dxa"/>
          </w:tcPr>
          <w:p w14:paraId="1BFCA9D8" w14:textId="14A66752" w:rsidR="00D00766" w:rsidRPr="00405548" w:rsidRDefault="00D00766" w:rsidP="00D00766">
            <w:pPr>
              <w:tabs>
                <w:tab w:val="left" w:pos="4140"/>
              </w:tabs>
              <w:rPr>
                <w:lang w:val="nl-NL"/>
              </w:rPr>
            </w:pPr>
            <w:r w:rsidRPr="00405548">
              <w:rPr>
                <w:lang w:val="nl-NL"/>
              </w:rPr>
              <w:t xml:space="preserve">Geen gebruik maken van </w:t>
            </w:r>
            <w:r>
              <w:rPr>
                <w:lang w:val="nl-NL"/>
              </w:rPr>
              <w:t>fysieke contacten naar de commutator van de motor.</w:t>
            </w:r>
          </w:p>
        </w:tc>
      </w:tr>
      <w:tr w:rsidR="000E2E74" w:rsidRPr="00405548" w14:paraId="4EB92C6D" w14:textId="77777777" w:rsidTr="003E6E10">
        <w:tc>
          <w:tcPr>
            <w:tcW w:w="3119" w:type="dxa"/>
          </w:tcPr>
          <w:p w14:paraId="5E761D2A" w14:textId="572B538C" w:rsidR="000E2E74" w:rsidRDefault="006C175C" w:rsidP="00D00766">
            <w:r>
              <w:t>Flash</w:t>
            </w:r>
          </w:p>
        </w:tc>
        <w:tc>
          <w:tcPr>
            <w:tcW w:w="5943" w:type="dxa"/>
          </w:tcPr>
          <w:p w14:paraId="7449CFE3" w14:textId="54697D60" w:rsidR="000E2E74" w:rsidRPr="00405548" w:rsidRDefault="007103B3" w:rsidP="00D00766">
            <w:pPr>
              <w:tabs>
                <w:tab w:val="left" w:pos="4140"/>
              </w:tabs>
              <w:rPr>
                <w:lang w:val="nl-NL"/>
              </w:rPr>
            </w:pPr>
            <w:r w:rsidRPr="007103B3">
              <w:rPr>
                <w:lang w:val="nl-NL"/>
              </w:rPr>
              <w:t>Flash is de verzamelnaam voor opslagsystemen waar data wordt opgeslagen op chips die hun informatie behouden nadat de voedingsspanning is weggehaald. Het is een vorm van niet-vluchtig geheugen d</w:t>
            </w:r>
            <w:r w:rsidR="00314B4D">
              <w:rPr>
                <w:lang w:val="nl-NL"/>
              </w:rPr>
              <w:t>at</w:t>
            </w:r>
            <w:r w:rsidRPr="007103B3">
              <w:rPr>
                <w:lang w:val="nl-NL"/>
              </w:rPr>
              <w:t xml:space="preserve"> in 1984 voor het eerst op de markt kwam.</w:t>
            </w:r>
          </w:p>
        </w:tc>
      </w:tr>
      <w:tr w:rsidR="003F1D9D" w:rsidRPr="00405548" w14:paraId="385D0469" w14:textId="77777777" w:rsidTr="003E6E10">
        <w:tc>
          <w:tcPr>
            <w:tcW w:w="3119" w:type="dxa"/>
          </w:tcPr>
          <w:p w14:paraId="4B4803D9" w14:textId="75BFFBD8" w:rsidR="003F1D9D" w:rsidRDefault="006C175C" w:rsidP="00D00766">
            <w:r>
              <w:t>SRAM</w:t>
            </w:r>
          </w:p>
        </w:tc>
        <w:tc>
          <w:tcPr>
            <w:tcW w:w="5943" w:type="dxa"/>
          </w:tcPr>
          <w:p w14:paraId="18D989BF" w14:textId="57FE006A" w:rsidR="003F1D9D" w:rsidRDefault="00C642DF" w:rsidP="00D00766">
            <w:pPr>
              <w:tabs>
                <w:tab w:val="left" w:pos="4140"/>
              </w:tabs>
              <w:rPr>
                <w:lang w:val="nl-NL"/>
              </w:rPr>
            </w:pPr>
            <w:r w:rsidRPr="00C642DF">
              <w:rPr>
                <w:lang w:val="nl-NL"/>
              </w:rPr>
              <w:t xml:space="preserve">Static random-access memory </w:t>
            </w:r>
            <w:r w:rsidR="00DE3254">
              <w:rPr>
                <w:lang w:val="nl-NL"/>
              </w:rPr>
              <w:t xml:space="preserve">is een </w:t>
            </w:r>
            <w:r w:rsidRPr="00C642DF">
              <w:rPr>
                <w:lang w:val="nl-NL"/>
              </w:rPr>
              <w:t>geheugen waarvan de inhoud niet periodiek</w:t>
            </w:r>
            <w:r w:rsidR="006B0BC7">
              <w:rPr>
                <w:lang w:val="nl-NL"/>
              </w:rPr>
              <w:t xml:space="preserve"> hoeft te worden</w:t>
            </w:r>
            <w:r w:rsidRPr="00C642DF">
              <w:rPr>
                <w:lang w:val="nl-NL"/>
              </w:rPr>
              <w:t xml:space="preserve"> </w:t>
            </w:r>
            <w:r w:rsidR="00586BA2">
              <w:rPr>
                <w:lang w:val="nl-NL"/>
              </w:rPr>
              <w:t>ge</w:t>
            </w:r>
            <w:r w:rsidR="00795F96">
              <w:rPr>
                <w:lang w:val="nl-NL"/>
              </w:rPr>
              <w:t>ü</w:t>
            </w:r>
            <w:r w:rsidR="00586BA2">
              <w:rPr>
                <w:lang w:val="nl-NL"/>
              </w:rPr>
              <w:t>pdatet</w:t>
            </w:r>
            <w:r w:rsidRPr="00C642DF">
              <w:rPr>
                <w:lang w:val="nl-NL"/>
              </w:rPr>
              <w:t>.</w:t>
            </w:r>
          </w:p>
          <w:p w14:paraId="24C86F27" w14:textId="313D770F" w:rsidR="00CD1110" w:rsidRPr="00405548" w:rsidRDefault="00CD1110" w:rsidP="00D00766">
            <w:pPr>
              <w:tabs>
                <w:tab w:val="left" w:pos="4140"/>
              </w:tabs>
              <w:rPr>
                <w:lang w:val="nl-NL"/>
              </w:rPr>
            </w:pPr>
            <w:r w:rsidRPr="00CD1110">
              <w:rPr>
                <w:lang w:val="nl-NL"/>
              </w:rPr>
              <w:t>De opgeslagen data in een SRAM kunnen te allen tijde en in elke volgorde worden uitgelezen en wijzig</w:t>
            </w:r>
            <w:r w:rsidR="004A1BE5">
              <w:rPr>
                <w:lang w:val="nl-NL"/>
              </w:rPr>
              <w:t>en</w:t>
            </w:r>
            <w:r w:rsidRPr="00CD1110">
              <w:rPr>
                <w:lang w:val="nl-NL"/>
              </w:rPr>
              <w:t xml:space="preserve"> enkel als </w:t>
            </w:r>
            <w:r w:rsidR="00132217">
              <w:rPr>
                <w:lang w:val="nl-NL"/>
              </w:rPr>
              <w:t>ze</w:t>
            </w:r>
            <w:r w:rsidRPr="00CD1110">
              <w:rPr>
                <w:lang w:val="nl-NL"/>
              </w:rPr>
              <w:t xml:space="preserve"> worden overschreven of als </w:t>
            </w:r>
            <w:r w:rsidR="00412671">
              <w:rPr>
                <w:lang w:val="nl-NL"/>
              </w:rPr>
              <w:t xml:space="preserve">de </w:t>
            </w:r>
            <w:r w:rsidR="008F544E">
              <w:rPr>
                <w:lang w:val="nl-NL"/>
              </w:rPr>
              <w:t>IC</w:t>
            </w:r>
            <w:r w:rsidRPr="00CD1110">
              <w:rPr>
                <w:lang w:val="nl-NL"/>
              </w:rPr>
              <w:t xml:space="preserve"> spanningsloos wordt. Het is dus een vluchtig geheugen.</w:t>
            </w:r>
          </w:p>
        </w:tc>
      </w:tr>
      <w:tr w:rsidR="003F1D9D" w:rsidRPr="00405548" w14:paraId="289FCD30" w14:textId="77777777" w:rsidTr="003E6E10">
        <w:tc>
          <w:tcPr>
            <w:tcW w:w="3119" w:type="dxa"/>
          </w:tcPr>
          <w:p w14:paraId="0150F89C" w14:textId="63568356" w:rsidR="003F1D9D" w:rsidRDefault="00090AD3" w:rsidP="00D00766">
            <w:r>
              <w:t>Pinout</w:t>
            </w:r>
          </w:p>
        </w:tc>
        <w:tc>
          <w:tcPr>
            <w:tcW w:w="5943" w:type="dxa"/>
          </w:tcPr>
          <w:p w14:paraId="1A5E2435" w14:textId="3A2465C3" w:rsidR="003F1D9D" w:rsidRPr="00405548" w:rsidRDefault="004545D3" w:rsidP="00D00766">
            <w:pPr>
              <w:tabs>
                <w:tab w:val="left" w:pos="4140"/>
              </w:tabs>
              <w:rPr>
                <w:lang w:val="nl-NL"/>
              </w:rPr>
            </w:pPr>
            <w:r w:rsidRPr="004545D3">
              <w:rPr>
                <w:lang w:val="nl-NL"/>
              </w:rPr>
              <w:t>Een pinout is een verwijzing naar de pinnen of contacten die een elektrisch apparaat of connector verbinden. Het beschrijft de functies van uitgezonden signalen en de circuit input/output (I/O) vereisten.</w:t>
            </w:r>
          </w:p>
        </w:tc>
      </w:tr>
      <w:tr w:rsidR="003F1D9D" w:rsidRPr="00405548" w14:paraId="63DAD1B6" w14:textId="77777777" w:rsidTr="003E6E10">
        <w:tc>
          <w:tcPr>
            <w:tcW w:w="3119" w:type="dxa"/>
          </w:tcPr>
          <w:p w14:paraId="7D7D3AA8" w14:textId="6B8EB69F" w:rsidR="003F1D9D" w:rsidRDefault="00090AD3" w:rsidP="00D00766">
            <w:r>
              <w:t>Royaltyvrij</w:t>
            </w:r>
          </w:p>
        </w:tc>
        <w:tc>
          <w:tcPr>
            <w:tcW w:w="5943" w:type="dxa"/>
          </w:tcPr>
          <w:p w14:paraId="48403FC2" w14:textId="3F98E8BE" w:rsidR="003F1D9D" w:rsidRPr="00405548" w:rsidRDefault="00C7718D" w:rsidP="00D00766">
            <w:pPr>
              <w:tabs>
                <w:tab w:val="left" w:pos="4140"/>
              </w:tabs>
              <w:rPr>
                <w:lang w:val="nl-NL"/>
              </w:rPr>
            </w:pPr>
            <w:r w:rsidRPr="00C7718D">
              <w:rPr>
                <w:lang w:val="nl-NL"/>
              </w:rPr>
              <w:t>Royaltyvrij is een term die wordt gebruikt</w:t>
            </w:r>
            <w:r w:rsidR="00DC6A0D">
              <w:rPr>
                <w:lang w:val="nl-NL"/>
              </w:rPr>
              <w:t xml:space="preserve"> </w:t>
            </w:r>
            <w:r w:rsidRPr="00C7718D">
              <w:rPr>
                <w:lang w:val="nl-NL"/>
              </w:rPr>
              <w:t>om bepaalde soorten intellectu</w:t>
            </w:r>
            <w:r w:rsidR="00264D0A">
              <w:rPr>
                <w:lang w:val="nl-NL"/>
              </w:rPr>
              <w:t>e</w:t>
            </w:r>
            <w:r w:rsidR="00CA7961">
              <w:rPr>
                <w:lang w:val="nl-NL"/>
              </w:rPr>
              <w:t>l</w:t>
            </w:r>
            <w:r w:rsidRPr="00C7718D">
              <w:rPr>
                <w:lang w:val="nl-NL"/>
              </w:rPr>
              <w:t>e eigendom te beschrijven zonder royalty's te betalen. Eigena</w:t>
            </w:r>
            <w:r w:rsidR="00A021D0">
              <w:rPr>
                <w:lang w:val="nl-NL"/>
              </w:rPr>
              <w:t xml:space="preserve">ars </w:t>
            </w:r>
            <w:r w:rsidRPr="00C7718D">
              <w:rPr>
                <w:lang w:val="nl-NL"/>
              </w:rPr>
              <w:t>van intellectue</w:t>
            </w:r>
            <w:r w:rsidR="00CA7961">
              <w:rPr>
                <w:lang w:val="nl-NL"/>
              </w:rPr>
              <w:t>le</w:t>
            </w:r>
            <w:r w:rsidRPr="00C7718D">
              <w:rPr>
                <w:lang w:val="nl-NL"/>
              </w:rPr>
              <w:t xml:space="preserve"> eigendom moeten dit label specifiek op hun inhoud toepassen, zodat iedereen het op deze</w:t>
            </w:r>
            <w:r w:rsidR="00441DBD">
              <w:rPr>
                <w:lang w:val="nl-NL"/>
              </w:rPr>
              <w:t>lf</w:t>
            </w:r>
            <w:r w:rsidR="006612F8">
              <w:rPr>
                <w:lang w:val="nl-NL"/>
              </w:rPr>
              <w:t>de</w:t>
            </w:r>
            <w:r w:rsidRPr="00C7718D">
              <w:rPr>
                <w:lang w:val="nl-NL"/>
              </w:rPr>
              <w:t xml:space="preserve"> manier kan gebruiken.</w:t>
            </w:r>
          </w:p>
        </w:tc>
      </w:tr>
      <w:tr w:rsidR="00DA5E02" w:rsidRPr="00405548" w14:paraId="433E975E" w14:textId="77777777" w:rsidTr="003E6E10">
        <w:tc>
          <w:tcPr>
            <w:tcW w:w="3119" w:type="dxa"/>
          </w:tcPr>
          <w:p w14:paraId="57EC1C34" w14:textId="0BC74597" w:rsidR="00DA5E02" w:rsidRDefault="00DA5E02" w:rsidP="00D00766">
            <w:r>
              <w:t>Beheersmaatregelen</w:t>
            </w:r>
          </w:p>
        </w:tc>
        <w:tc>
          <w:tcPr>
            <w:tcW w:w="5943" w:type="dxa"/>
          </w:tcPr>
          <w:p w14:paraId="1802ECAE" w14:textId="1B88EE0C" w:rsidR="00DA5E02" w:rsidRPr="00C7718D" w:rsidRDefault="00134D30" w:rsidP="00D00766">
            <w:pPr>
              <w:tabs>
                <w:tab w:val="left" w:pos="4140"/>
              </w:tabs>
              <w:rPr>
                <w:lang w:val="nl-NL"/>
              </w:rPr>
            </w:pPr>
            <w:r w:rsidRPr="00134D30">
              <w:rPr>
                <w:lang w:val="nl-NL"/>
              </w:rPr>
              <w:t xml:space="preserve">Beheersmaatregelen zijn de maatregelen die </w:t>
            </w:r>
            <w:r w:rsidR="0040720B">
              <w:rPr>
                <w:lang w:val="nl-NL"/>
              </w:rPr>
              <w:t xml:space="preserve">worden </w:t>
            </w:r>
            <w:r>
              <w:rPr>
                <w:lang w:val="nl-NL"/>
              </w:rPr>
              <w:t xml:space="preserve">genomen </w:t>
            </w:r>
            <w:r w:rsidRPr="00134D30">
              <w:rPr>
                <w:lang w:val="nl-NL"/>
              </w:rPr>
              <w:t>om de risico's waaraan onderneming</w:t>
            </w:r>
            <w:r>
              <w:rPr>
                <w:lang w:val="nl-NL"/>
              </w:rPr>
              <w:t>en</w:t>
            </w:r>
            <w:r w:rsidRPr="00134D30">
              <w:rPr>
                <w:lang w:val="nl-NL"/>
              </w:rPr>
              <w:t xml:space="preserve"> blootstaa</w:t>
            </w:r>
            <w:r>
              <w:rPr>
                <w:lang w:val="nl-NL"/>
              </w:rPr>
              <w:t>n</w:t>
            </w:r>
            <w:r w:rsidRPr="00134D30">
              <w:rPr>
                <w:lang w:val="nl-NL"/>
              </w:rPr>
              <w:t xml:space="preserve"> te beheersen.</w:t>
            </w:r>
          </w:p>
        </w:tc>
      </w:tr>
      <w:tr w:rsidR="00DA5E02" w:rsidRPr="00405548" w14:paraId="18145420" w14:textId="77777777" w:rsidTr="003E6E10">
        <w:tc>
          <w:tcPr>
            <w:tcW w:w="3119" w:type="dxa"/>
          </w:tcPr>
          <w:p w14:paraId="01D5C101" w14:textId="3121AAF2" w:rsidR="00DA5E02" w:rsidRDefault="00DA5E02" w:rsidP="00D00766">
            <w:r>
              <w:t>Cons</w:t>
            </w:r>
            <w:r w:rsidR="00E535D8">
              <w:t>c</w:t>
            </w:r>
            <w:r>
              <w:t>iëntie</w:t>
            </w:r>
          </w:p>
        </w:tc>
        <w:tc>
          <w:tcPr>
            <w:tcW w:w="5943" w:type="dxa"/>
          </w:tcPr>
          <w:p w14:paraId="005A023B" w14:textId="1C39A769" w:rsidR="00DA5E02" w:rsidRPr="00C7718D" w:rsidRDefault="008767D1" w:rsidP="00D00766">
            <w:pPr>
              <w:tabs>
                <w:tab w:val="left" w:pos="4140"/>
              </w:tabs>
              <w:rPr>
                <w:lang w:val="nl-NL"/>
              </w:rPr>
            </w:pPr>
            <w:r w:rsidRPr="008767D1">
              <w:rPr>
                <w:lang w:val="nl-NL"/>
              </w:rPr>
              <w:t>Nauwkeurig</w:t>
            </w:r>
            <w:r w:rsidR="000912D6">
              <w:rPr>
                <w:lang w:val="nl-NL"/>
              </w:rPr>
              <w:t>heid.</w:t>
            </w:r>
          </w:p>
        </w:tc>
      </w:tr>
      <w:tr w:rsidR="006819BE" w:rsidRPr="00CD04ED" w14:paraId="66EE7508" w14:textId="77777777" w:rsidTr="003E6E10">
        <w:tc>
          <w:tcPr>
            <w:tcW w:w="3119" w:type="dxa"/>
          </w:tcPr>
          <w:p w14:paraId="5E27734C" w14:textId="0260EE95" w:rsidR="006819BE" w:rsidRDefault="006819BE" w:rsidP="00D00766">
            <w:r>
              <w:t>SCARA</w:t>
            </w:r>
          </w:p>
        </w:tc>
        <w:tc>
          <w:tcPr>
            <w:tcW w:w="5943" w:type="dxa"/>
          </w:tcPr>
          <w:p w14:paraId="2A7F0BA5" w14:textId="61E7942B" w:rsidR="006819BE" w:rsidRPr="00650E0C" w:rsidRDefault="0041489D" w:rsidP="00D00766">
            <w:pPr>
              <w:tabs>
                <w:tab w:val="left" w:pos="4140"/>
              </w:tabs>
              <w:rPr>
                <w:lang w:val="en-US"/>
              </w:rPr>
            </w:pPr>
            <w:r w:rsidRPr="00A84DB3">
              <w:rPr>
                <w:lang w:val="en-GB"/>
              </w:rPr>
              <w:t xml:space="preserve">Selective </w:t>
            </w:r>
            <w:r w:rsidR="00A84DB3" w:rsidRPr="00A84DB3">
              <w:rPr>
                <w:lang w:val="en-GB"/>
              </w:rPr>
              <w:t>Compliance A</w:t>
            </w:r>
            <w:r w:rsidR="00B11676">
              <w:rPr>
                <w:lang w:val="en-GB"/>
              </w:rPr>
              <w:t>rticulated</w:t>
            </w:r>
            <w:r w:rsidR="00A84DB3" w:rsidRPr="00A84DB3">
              <w:rPr>
                <w:lang w:val="en-GB"/>
              </w:rPr>
              <w:t xml:space="preserve"> Robot A</w:t>
            </w:r>
            <w:r w:rsidR="00A84DB3">
              <w:rPr>
                <w:lang w:val="en-GB"/>
              </w:rPr>
              <w:t>rm</w:t>
            </w:r>
          </w:p>
        </w:tc>
      </w:tr>
      <w:tr w:rsidR="00753831" w:rsidRPr="00D939CF" w14:paraId="1B89E70F" w14:textId="77777777" w:rsidTr="003E6E10">
        <w:tc>
          <w:tcPr>
            <w:tcW w:w="3119" w:type="dxa"/>
          </w:tcPr>
          <w:p w14:paraId="2F20ED5F" w14:textId="48367D55" w:rsidR="00753831" w:rsidRDefault="00C1584D" w:rsidP="00D00766">
            <w:r>
              <w:t>I</w:t>
            </w:r>
            <w:r w:rsidR="00753831">
              <w:t>n</w:t>
            </w:r>
            <w:r w:rsidR="00D939CF">
              <w:t>t</w:t>
            </w:r>
            <w:r w:rsidR="00753831">
              <w:t>erferen</w:t>
            </w:r>
            <w:r>
              <w:t>tie</w:t>
            </w:r>
          </w:p>
        </w:tc>
        <w:tc>
          <w:tcPr>
            <w:tcW w:w="5943" w:type="dxa"/>
          </w:tcPr>
          <w:p w14:paraId="1D3F2C0E" w14:textId="3DFCE9A0" w:rsidR="00753831" w:rsidRPr="00D939CF" w:rsidRDefault="00D939CF" w:rsidP="00D00766">
            <w:pPr>
              <w:tabs>
                <w:tab w:val="left" w:pos="4140"/>
              </w:tabs>
            </w:pPr>
            <w:r w:rsidRPr="00D939CF">
              <w:t>Interferentie is de samen- of tegenwerking van verscheidene golven op dezelfde tijd en plaats</w:t>
            </w:r>
            <w:r>
              <w:t>.</w:t>
            </w:r>
          </w:p>
        </w:tc>
      </w:tr>
    </w:tbl>
    <w:p w14:paraId="36BEC9DF" w14:textId="0CD4565D" w:rsidR="00F61D1F" w:rsidRPr="00D939CF" w:rsidRDefault="00F61D1F" w:rsidP="00727938">
      <w:pPr>
        <w:pStyle w:val="Geenafstand"/>
        <w:rPr>
          <w:lang w:val="nl-BE"/>
        </w:rPr>
        <w:sectPr w:rsidR="00F61D1F" w:rsidRPr="00D939CF" w:rsidSect="00995550">
          <w:pgSz w:w="11906" w:h="16838"/>
          <w:pgMar w:top="1417" w:right="1417" w:bottom="1417" w:left="1417" w:header="708" w:footer="708" w:gutter="0"/>
          <w:cols w:space="708"/>
          <w:titlePg/>
          <w:docGrid w:linePitch="360"/>
        </w:sectPr>
      </w:pPr>
    </w:p>
    <w:p w14:paraId="0647CEA7" w14:textId="3B06617E" w:rsidR="00C208CC" w:rsidRPr="00FC5AF3" w:rsidRDefault="00EB5F41" w:rsidP="001A1E96">
      <w:pPr>
        <w:pStyle w:val="Geenafstand"/>
        <w:rPr>
          <w:lang w:val="nl-NL"/>
        </w:rPr>
      </w:pPr>
      <w:bookmarkStart w:id="6" w:name="_Toc133405018"/>
      <w:r w:rsidRPr="00FC5AF3">
        <w:rPr>
          <w:lang w:val="nl-NL"/>
        </w:rPr>
        <w:lastRenderedPageBreak/>
        <w:t>Inleiding</w:t>
      </w:r>
      <w:bookmarkEnd w:id="6"/>
    </w:p>
    <w:p w14:paraId="684E2EEF" w14:textId="35F3F309"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 xml:space="preserve">In dit project wordt een prototype van een robotarm ontworpen en ontwikkeld. </w:t>
      </w:r>
      <w:r>
        <w:rPr>
          <w:rStyle w:val="normaltextrun"/>
          <w:rFonts w:ascii="Calibri" w:hAnsi="Calibri" w:cs="Calibri"/>
          <w:lang w:val="nl-BE"/>
        </w:rPr>
        <w:t xml:space="preserve">De arm moet met toegankelijke hardware en machines </w:t>
      </w:r>
      <w:r w:rsidR="002679B3">
        <w:rPr>
          <w:rStyle w:val="normaltextrun"/>
          <w:rFonts w:ascii="Calibri" w:hAnsi="Calibri" w:cs="Calibri"/>
          <w:lang w:val="nl-BE"/>
        </w:rPr>
        <w:t xml:space="preserve">kunnen worden </w:t>
      </w:r>
      <w:r>
        <w:rPr>
          <w:rStyle w:val="normaltextrun"/>
          <w:rFonts w:ascii="Calibri" w:hAnsi="Calibri" w:cs="Calibri"/>
          <w:lang w:val="nl-BE"/>
        </w:rPr>
        <w:t>vervaardigd kunne</w:t>
      </w:r>
      <w:r w:rsidR="002679B3">
        <w:rPr>
          <w:rStyle w:val="normaltextrun"/>
          <w:rFonts w:ascii="Calibri" w:hAnsi="Calibri" w:cs="Calibri"/>
          <w:lang w:val="nl-BE"/>
        </w:rPr>
        <w:t>n</w:t>
      </w:r>
      <w:r>
        <w:rPr>
          <w:rStyle w:val="normaltextrun"/>
          <w:rFonts w:ascii="Calibri" w:hAnsi="Calibri" w:cs="Calibri"/>
          <w:lang w:val="nl-BE"/>
        </w:rPr>
        <w:t xml:space="preserve">. </w:t>
      </w:r>
      <w:r w:rsidRPr="00195788">
        <w:rPr>
          <w:rStyle w:val="normaltextrun"/>
          <w:rFonts w:ascii="Calibri" w:hAnsi="Calibri" w:cs="Calibri"/>
          <w:lang w:val="nl-NL"/>
        </w:rPr>
        <w:t xml:space="preserve">De robotarm wordt ontworpen binnen een industriële omgeving waar hij repetitieve taken precies </w:t>
      </w:r>
      <w:r w:rsidRPr="005B3B0C">
        <w:rPr>
          <w:rStyle w:val="normaltextrun"/>
          <w:rFonts w:ascii="Calibri" w:hAnsi="Calibri" w:cs="Calibri"/>
          <w:lang w:val="nl-NL"/>
        </w:rPr>
        <w:t>zal</w:t>
      </w:r>
      <w:r w:rsidRPr="00195788">
        <w:rPr>
          <w:rStyle w:val="normaltextrun"/>
          <w:rFonts w:ascii="Calibri" w:hAnsi="Calibri" w:cs="Calibri"/>
          <w:lang w:val="nl-NL"/>
        </w:rPr>
        <w:t xml:space="preserve"> moeten uitvoeren.</w:t>
      </w:r>
      <w:r w:rsidRPr="00195788">
        <w:rPr>
          <w:rStyle w:val="eop"/>
          <w:rFonts w:ascii="Calibri" w:eastAsiaTheme="majorEastAsia" w:hAnsi="Calibri" w:cs="Calibri"/>
          <w:lang w:val="nl-NL"/>
        </w:rPr>
        <w:t> </w:t>
      </w:r>
    </w:p>
    <w:p w14:paraId="46C11C76"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1A6B695C" w14:textId="77777777"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 xml:space="preserve">In een eerste hoofdstuk wordt onderzoek gedaan naar de verschillende mogelijkheden van de arm. Die kan namelijk mechanisch uit heel wat verschillende ontwerpstrategieën bestaan. </w:t>
      </w:r>
      <w:r>
        <w:rPr>
          <w:rStyle w:val="normaltextrun"/>
          <w:rFonts w:ascii="Calibri" w:hAnsi="Calibri" w:cs="Calibri"/>
          <w:lang w:val="nl-BE"/>
        </w:rPr>
        <w:t xml:space="preserve">Ook kan afhankelijk van de toepassing en de grijpfunctionaliteit andere tooling nodig zijn. </w:t>
      </w:r>
      <w:r w:rsidRPr="00195788">
        <w:rPr>
          <w:rStyle w:val="normaltextrun"/>
          <w:rFonts w:ascii="Calibri" w:hAnsi="Calibri" w:cs="Calibri"/>
          <w:lang w:val="nl-NL"/>
        </w:rPr>
        <w:t xml:space="preserve">De robotarm wordt logischerwijze gestuurd door motoren, ook hier zijn weer een aantal mogelijkheden met voor- en nadelen. </w:t>
      </w:r>
      <w:r>
        <w:rPr>
          <w:rStyle w:val="normaltextrun"/>
          <w:rFonts w:ascii="Calibri" w:hAnsi="Calibri" w:cs="Calibri"/>
          <w:lang w:val="nl-BE"/>
        </w:rPr>
        <w:t>De robotarm is een prototype voor in een industriële omgeving, ook veiligheid is dus een aandachtspunt.</w:t>
      </w:r>
      <w:r w:rsidRPr="00195788">
        <w:rPr>
          <w:rStyle w:val="eop"/>
          <w:rFonts w:ascii="Calibri" w:eastAsiaTheme="majorEastAsia" w:hAnsi="Calibri" w:cs="Calibri"/>
          <w:lang w:val="nl-NL"/>
        </w:rPr>
        <w:t> </w:t>
      </w:r>
    </w:p>
    <w:p w14:paraId="02F09BF4"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25B59C6E" w14:textId="77777777"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Eens de basiseigenschappen in het onderzoek zijn uitgeklaard, kan al deze kennis in het ontwerp worden overgenomen. Dat is dan ook het volgende hoofdstuk van dit onderzoek en omvat zowel een mechanisch als elektronisch ontwerp. Delen zoals een blokschema, componenten, Bill of Materials en elektronische schema’s, alsook een finaal mechanisch ontwerp worden in dit tweede hoofdstuk besproken.</w:t>
      </w:r>
      <w:r w:rsidRPr="00195788">
        <w:rPr>
          <w:rStyle w:val="eop"/>
          <w:rFonts w:ascii="Calibri" w:eastAsiaTheme="majorEastAsia" w:hAnsi="Calibri" w:cs="Calibri"/>
          <w:lang w:val="nl-NL"/>
        </w:rPr>
        <w:t> </w:t>
      </w:r>
    </w:p>
    <w:p w14:paraId="616AC2F4"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094E82C5" w14:textId="77777777" w:rsidR="00BC61C1" w:rsidRDefault="00195788" w:rsidP="00195788">
      <w:pPr>
        <w:pStyle w:val="paragraph"/>
        <w:spacing w:before="0" w:beforeAutospacing="0" w:after="0" w:afterAutospacing="0"/>
        <w:textAlignment w:val="baseline"/>
        <w:rPr>
          <w:rStyle w:val="normaltextrun"/>
          <w:rFonts w:ascii="Calibri" w:hAnsi="Calibri" w:cs="Calibri"/>
          <w:lang w:val="nl-BE"/>
        </w:rPr>
      </w:pPr>
      <w:r w:rsidRPr="00195788">
        <w:rPr>
          <w:rStyle w:val="normaltextrun"/>
          <w:rFonts w:ascii="Calibri" w:hAnsi="Calibri" w:cs="Calibri"/>
          <w:lang w:val="nl-NL"/>
        </w:rPr>
        <w:t>Eens alle ontwerpen en onderzoeken zijn uitgevoerd, kan</w:t>
      </w:r>
      <w:r w:rsidR="00957F95">
        <w:rPr>
          <w:rStyle w:val="normaltextrun"/>
          <w:rFonts w:ascii="Calibri" w:hAnsi="Calibri" w:cs="Calibri"/>
          <w:lang w:val="nl-NL"/>
        </w:rPr>
        <w:t xml:space="preserve"> er</w:t>
      </w:r>
      <w:r w:rsidRPr="00195788">
        <w:rPr>
          <w:rStyle w:val="normaltextrun"/>
          <w:rFonts w:ascii="Calibri" w:hAnsi="Calibri" w:cs="Calibri"/>
          <w:lang w:val="nl-NL"/>
        </w:rPr>
        <w:t xml:space="preserve"> worden overgegaan tot de realisatie van de arm. </w:t>
      </w:r>
      <w:r>
        <w:rPr>
          <w:rStyle w:val="normaltextrun"/>
          <w:rFonts w:ascii="Calibri" w:hAnsi="Calibri" w:cs="Calibri"/>
          <w:lang w:val="nl-BE"/>
        </w:rPr>
        <w:t xml:space="preserve">In het derde hoofdstuk wordt de bestukking van de </w:t>
      </w:r>
      <w:r w:rsidR="0019663C">
        <w:rPr>
          <w:rStyle w:val="normaltextrun"/>
          <w:rFonts w:ascii="Calibri" w:hAnsi="Calibri" w:cs="Calibri"/>
          <w:lang w:val="nl-BE"/>
        </w:rPr>
        <w:t>pcb</w:t>
      </w:r>
    </w:p>
    <w:p w14:paraId="433EEFAB" w14:textId="66ACABFA"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Pr>
          <w:rStyle w:val="normaltextrun"/>
          <w:rFonts w:ascii="Calibri" w:hAnsi="Calibri" w:cs="Calibri"/>
          <w:lang w:val="nl-BE"/>
        </w:rPr>
        <w:t xml:space="preserve"> besproken en de programmatie ervan. </w:t>
      </w:r>
      <w:r w:rsidRPr="00195788">
        <w:rPr>
          <w:rStyle w:val="normaltextrun"/>
          <w:rFonts w:ascii="Calibri" w:hAnsi="Calibri" w:cs="Calibri"/>
          <w:lang w:val="nl-NL"/>
        </w:rPr>
        <w:t>Ook het 3D-printen van de arm en zijn assemblageproces komen hier aan bod.</w:t>
      </w:r>
      <w:r w:rsidRPr="00195788">
        <w:rPr>
          <w:rStyle w:val="eop"/>
          <w:rFonts w:ascii="Calibri" w:eastAsiaTheme="majorEastAsia" w:hAnsi="Calibri" w:cs="Calibri"/>
          <w:lang w:val="nl-NL"/>
        </w:rPr>
        <w:t> </w:t>
      </w:r>
    </w:p>
    <w:p w14:paraId="5E1771A3"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607D4671" w14:textId="77777777"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Wanneer de robotarm tot slot dan volledig geassembleerd is, kan de testfase worden ingezet. In dit vierde hoofdstuk worden functionaliteit en veiligheid extra onder de loep genomen en eveneens het oplossen van problemen met mechanische onderdelen en programmatie.</w:t>
      </w:r>
      <w:r w:rsidRPr="00195788">
        <w:rPr>
          <w:rStyle w:val="eop"/>
          <w:rFonts w:ascii="Calibri" w:eastAsiaTheme="majorEastAsia" w:hAnsi="Calibri" w:cs="Calibri"/>
          <w:lang w:val="nl-NL"/>
        </w:rPr>
        <w:t> </w:t>
      </w:r>
    </w:p>
    <w:p w14:paraId="6A584BE9"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1C416265" w14:textId="78CCD443" w:rsidR="00C208CC" w:rsidRPr="004722C6" w:rsidRDefault="00195788" w:rsidP="004722C6">
      <w:pPr>
        <w:pStyle w:val="paragraph"/>
        <w:spacing w:before="0" w:beforeAutospacing="0" w:after="0" w:afterAutospacing="0"/>
        <w:textAlignment w:val="baseline"/>
        <w:rPr>
          <w:rFonts w:ascii="Segoe UI" w:hAnsi="Segoe UI" w:cs="Segoe UI"/>
          <w:sz w:val="18"/>
          <w:szCs w:val="18"/>
          <w:lang w:val="nl-NL"/>
        </w:rPr>
        <w:sectPr w:rsidR="00C208CC" w:rsidRPr="004722C6" w:rsidSect="00995550">
          <w:pgSz w:w="11906" w:h="16838"/>
          <w:pgMar w:top="1417" w:right="1417" w:bottom="1417" w:left="1417" w:header="708" w:footer="708" w:gutter="0"/>
          <w:cols w:space="708"/>
          <w:titlePg/>
          <w:docGrid w:linePitch="360"/>
        </w:sectPr>
      </w:pPr>
      <w:r w:rsidRPr="00195788">
        <w:rPr>
          <w:rStyle w:val="normaltextrun"/>
          <w:rFonts w:ascii="Calibri" w:hAnsi="Calibri" w:cs="Calibri"/>
          <w:lang w:val="nl-NL"/>
        </w:rPr>
        <w:t xml:space="preserve">Via een experimentele onderzoeksmethode wordt dit project en dossier opgebouwd. </w:t>
      </w:r>
      <w:r>
        <w:rPr>
          <w:rStyle w:val="normaltextrun"/>
          <w:rFonts w:ascii="Calibri" w:hAnsi="Calibri" w:cs="Calibri"/>
          <w:lang w:val="nl-BE"/>
        </w:rPr>
        <w:t>De belangrijkste bronnen zijn datasheets van de componenten en diverse online bronnen en ontwerpen.</w:t>
      </w:r>
      <w:r w:rsidRPr="00195788">
        <w:rPr>
          <w:rStyle w:val="eop"/>
          <w:rFonts w:ascii="Calibri" w:eastAsiaTheme="majorEastAsia" w:hAnsi="Calibri" w:cs="Calibri"/>
          <w:lang w:val="nl-NL"/>
        </w:rPr>
        <w:t> </w:t>
      </w:r>
    </w:p>
    <w:p w14:paraId="7186CB85" w14:textId="08E77F23" w:rsidR="00855622" w:rsidRDefault="000D201D" w:rsidP="001A1E96">
      <w:pPr>
        <w:pStyle w:val="Kop1"/>
        <w:rPr>
          <w:lang w:val="nl-NL"/>
        </w:rPr>
      </w:pPr>
      <w:bookmarkStart w:id="7" w:name="_Toc133405019"/>
      <w:r>
        <w:rPr>
          <w:lang w:val="nl-NL"/>
        </w:rPr>
        <w:lastRenderedPageBreak/>
        <w:t>Onderzoek</w:t>
      </w:r>
      <w:bookmarkEnd w:id="7"/>
    </w:p>
    <w:p w14:paraId="629C4891" w14:textId="23D83965" w:rsidR="000A5492" w:rsidRDefault="00CD0DB5" w:rsidP="00CD0DB5">
      <w:pPr>
        <w:rPr>
          <w:lang w:val="nl-NL"/>
        </w:rPr>
      </w:pPr>
      <w:r w:rsidRPr="00CD0DB5">
        <w:rPr>
          <w:lang w:val="nl-NL"/>
        </w:rPr>
        <w:t>Om</w:t>
      </w:r>
      <w:r w:rsidR="006239ED">
        <w:rPr>
          <w:lang w:val="nl-NL"/>
        </w:rPr>
        <w:t xml:space="preserve"> </w:t>
      </w:r>
      <w:r w:rsidRPr="00CD0DB5">
        <w:rPr>
          <w:lang w:val="nl-NL"/>
        </w:rPr>
        <w:t>vlot van start te gaan</w:t>
      </w:r>
      <w:r w:rsidR="00230B31">
        <w:rPr>
          <w:lang w:val="nl-NL"/>
        </w:rPr>
        <w:t xml:space="preserve"> met </w:t>
      </w:r>
      <w:r w:rsidR="00E66291">
        <w:rPr>
          <w:lang w:val="nl-NL"/>
        </w:rPr>
        <w:t xml:space="preserve">het project </w:t>
      </w:r>
      <w:r w:rsidR="00206906">
        <w:rPr>
          <w:lang w:val="nl-NL"/>
        </w:rPr>
        <w:t xml:space="preserve">is het belangrijk om </w:t>
      </w:r>
      <w:r w:rsidRPr="00CD0DB5">
        <w:rPr>
          <w:lang w:val="nl-NL"/>
        </w:rPr>
        <w:t>voorkennis</w:t>
      </w:r>
      <w:r w:rsidR="00075B57">
        <w:rPr>
          <w:lang w:val="nl-NL"/>
        </w:rPr>
        <w:t xml:space="preserve"> </w:t>
      </w:r>
      <w:r w:rsidR="009A5028">
        <w:rPr>
          <w:lang w:val="nl-NL"/>
        </w:rPr>
        <w:t>te hebben</w:t>
      </w:r>
      <w:r w:rsidR="00075B57">
        <w:rPr>
          <w:lang w:val="nl-NL"/>
        </w:rPr>
        <w:t xml:space="preserve"> van de onderdelen van een robotarm</w:t>
      </w:r>
      <w:r w:rsidR="00E66291">
        <w:rPr>
          <w:lang w:val="nl-NL"/>
        </w:rPr>
        <w:t>.</w:t>
      </w:r>
    </w:p>
    <w:p w14:paraId="5C88159D" w14:textId="5DF0357E" w:rsidR="00045261" w:rsidRDefault="00CD0DB5" w:rsidP="00CD0DB5">
      <w:pPr>
        <w:rPr>
          <w:lang w:val="nl-NL"/>
        </w:rPr>
      </w:pPr>
      <w:r w:rsidRPr="00CD0DB5">
        <w:rPr>
          <w:lang w:val="nl-NL"/>
        </w:rPr>
        <w:t xml:space="preserve">In dit hoofdstuk </w:t>
      </w:r>
      <w:r w:rsidR="00955A07">
        <w:rPr>
          <w:lang w:val="nl-NL"/>
        </w:rPr>
        <w:t xml:space="preserve">worden </w:t>
      </w:r>
      <w:r w:rsidRPr="00CD0DB5">
        <w:rPr>
          <w:lang w:val="nl-NL"/>
        </w:rPr>
        <w:t>verschillende onderdelen</w:t>
      </w:r>
      <w:r w:rsidR="00955A07">
        <w:rPr>
          <w:lang w:val="nl-NL"/>
        </w:rPr>
        <w:t xml:space="preserve"> vergeleken</w:t>
      </w:r>
      <w:r w:rsidRPr="00CD0DB5">
        <w:rPr>
          <w:lang w:val="nl-NL"/>
        </w:rPr>
        <w:t xml:space="preserve"> die noodzakelijk zijn om een robotarm te laten functioneren.</w:t>
      </w:r>
      <w:r w:rsidR="006B77B3">
        <w:rPr>
          <w:lang w:val="nl-NL"/>
        </w:rPr>
        <w:t xml:space="preserve"> </w:t>
      </w:r>
      <w:r w:rsidRPr="00CD0DB5">
        <w:rPr>
          <w:lang w:val="nl-NL"/>
        </w:rPr>
        <w:t>De focus ligt vooral op de realiseerbaarhe</w:t>
      </w:r>
      <w:r w:rsidR="00EC19F9">
        <w:rPr>
          <w:lang w:val="nl-NL"/>
        </w:rPr>
        <w:t>id</w:t>
      </w:r>
      <w:r w:rsidRPr="00CD0DB5">
        <w:rPr>
          <w:lang w:val="nl-NL"/>
        </w:rPr>
        <w:t xml:space="preserve"> </w:t>
      </w:r>
      <w:r w:rsidR="00EA44CD">
        <w:rPr>
          <w:lang w:val="nl-NL"/>
        </w:rPr>
        <w:t xml:space="preserve">en </w:t>
      </w:r>
      <w:r w:rsidRPr="00CD0DB5">
        <w:rPr>
          <w:lang w:val="nl-NL"/>
        </w:rPr>
        <w:t>het gebruiksgemak van verschillende producten.</w:t>
      </w:r>
      <w:r w:rsidR="00CC3ECE">
        <w:rPr>
          <w:lang w:val="nl-NL"/>
        </w:rPr>
        <w:t xml:space="preserve"> Vooraleer </w:t>
      </w:r>
      <w:r w:rsidR="000244CB">
        <w:rPr>
          <w:lang w:val="nl-NL"/>
        </w:rPr>
        <w:t>een ontwerp van toepassing is</w:t>
      </w:r>
      <w:r w:rsidR="00E56C81">
        <w:rPr>
          <w:lang w:val="nl-NL"/>
        </w:rPr>
        <w:t>, is vergelijken</w:t>
      </w:r>
      <w:r w:rsidR="007F521E">
        <w:rPr>
          <w:lang w:val="nl-NL"/>
        </w:rPr>
        <w:t xml:space="preserve"> </w:t>
      </w:r>
      <w:r w:rsidR="00AA66FC">
        <w:rPr>
          <w:lang w:val="nl-NL"/>
        </w:rPr>
        <w:t>van pro</w:t>
      </w:r>
      <w:r w:rsidR="00F47B34">
        <w:rPr>
          <w:lang w:val="nl-NL"/>
        </w:rPr>
        <w:t>ducten</w:t>
      </w:r>
      <w:r w:rsidRPr="00CD0DB5">
        <w:rPr>
          <w:lang w:val="nl-NL"/>
        </w:rPr>
        <w:t xml:space="preserve"> noodzakelijk om te weten wat haalbaar </w:t>
      </w:r>
      <w:r w:rsidR="0002484C">
        <w:rPr>
          <w:lang w:val="nl-NL"/>
        </w:rPr>
        <w:t>is</w:t>
      </w:r>
      <w:r w:rsidR="00E56C81">
        <w:rPr>
          <w:lang w:val="nl-NL"/>
        </w:rPr>
        <w:t>.</w:t>
      </w:r>
      <w:r w:rsidR="00955A07">
        <w:rPr>
          <w:lang w:val="nl-NL"/>
        </w:rPr>
        <w:t xml:space="preserve"> K</w:t>
      </w:r>
      <w:r w:rsidRPr="00CD0DB5">
        <w:rPr>
          <w:lang w:val="nl-NL"/>
        </w:rPr>
        <w:t xml:space="preserve">osten en gebruiksgemak </w:t>
      </w:r>
      <w:r w:rsidR="00537B45">
        <w:rPr>
          <w:lang w:val="nl-NL"/>
        </w:rPr>
        <w:t>zijn hierbij uiteraard</w:t>
      </w:r>
      <w:r w:rsidRPr="00CD0DB5">
        <w:rPr>
          <w:lang w:val="nl-NL"/>
        </w:rPr>
        <w:t xml:space="preserve"> belangrijk.</w:t>
      </w:r>
    </w:p>
    <w:p w14:paraId="52D8D962" w14:textId="3E02DA91" w:rsidR="00403344" w:rsidRPr="00045261" w:rsidRDefault="005E59DA" w:rsidP="00CD0DB5">
      <w:pPr>
        <w:rPr>
          <w:lang w:val="nl-NL"/>
        </w:rPr>
      </w:pPr>
      <w:r>
        <w:rPr>
          <w:lang w:val="nl-NL"/>
        </w:rPr>
        <w:t>De</w:t>
      </w:r>
      <w:r w:rsidR="00844F26">
        <w:rPr>
          <w:lang w:val="nl-NL"/>
        </w:rPr>
        <w:t xml:space="preserve"> </w:t>
      </w:r>
      <w:r w:rsidR="0079720C">
        <w:rPr>
          <w:lang w:val="nl-NL"/>
        </w:rPr>
        <w:t xml:space="preserve">motoren, sensoren, het mechanische deel van de robotarm, de veiligheid en tot slot het opzetstuk </w:t>
      </w:r>
      <w:r>
        <w:rPr>
          <w:lang w:val="nl-NL"/>
        </w:rPr>
        <w:t>van de robotarm</w:t>
      </w:r>
      <w:r w:rsidR="00B8311B">
        <w:rPr>
          <w:lang w:val="nl-NL"/>
        </w:rPr>
        <w:t xml:space="preserve"> zijn de belangrijkste onderdelen van dit project</w:t>
      </w:r>
      <w:r w:rsidR="00CF315E">
        <w:rPr>
          <w:lang w:val="nl-NL"/>
        </w:rPr>
        <w:t>. Dit</w:t>
      </w:r>
      <w:r w:rsidR="0079720C">
        <w:rPr>
          <w:lang w:val="nl-NL"/>
        </w:rPr>
        <w:t xml:space="preserve"> is </w:t>
      </w:r>
      <w:r w:rsidR="00CF315E">
        <w:rPr>
          <w:lang w:val="nl-NL"/>
        </w:rPr>
        <w:t>de reden waarom</w:t>
      </w:r>
      <w:r w:rsidR="008D47A2">
        <w:rPr>
          <w:lang w:val="nl-NL"/>
        </w:rPr>
        <w:t xml:space="preserve"> er naar elk onderdeel onderzoek </w:t>
      </w:r>
      <w:r w:rsidR="00296D4A" w:rsidRPr="005B3B0C">
        <w:rPr>
          <w:lang w:val="nl-NL"/>
        </w:rPr>
        <w:t>zal</w:t>
      </w:r>
      <w:r w:rsidR="00296D4A">
        <w:rPr>
          <w:lang w:val="nl-NL"/>
        </w:rPr>
        <w:t xml:space="preserve"> </w:t>
      </w:r>
      <w:r w:rsidR="008D47A2">
        <w:rPr>
          <w:lang w:val="nl-NL"/>
        </w:rPr>
        <w:t>gebeuren.</w:t>
      </w:r>
      <w:r w:rsidR="00A1323F">
        <w:rPr>
          <w:lang w:val="nl-NL"/>
        </w:rPr>
        <w:t xml:space="preserve"> </w:t>
      </w:r>
      <w:r w:rsidR="00D51316">
        <w:rPr>
          <w:lang w:val="nl-NL"/>
        </w:rPr>
        <w:t>Om verschillende materialen</w:t>
      </w:r>
      <w:r w:rsidR="00EF6D95">
        <w:rPr>
          <w:lang w:val="nl-NL"/>
        </w:rPr>
        <w:t xml:space="preserve"> te verplaatsen</w:t>
      </w:r>
      <w:r w:rsidR="0041403C">
        <w:rPr>
          <w:lang w:val="nl-NL"/>
        </w:rPr>
        <w:t xml:space="preserve"> zijn immers </w:t>
      </w:r>
      <w:r w:rsidR="00F57A5F">
        <w:rPr>
          <w:lang w:val="nl-NL"/>
        </w:rPr>
        <w:t>andere en eventueel nauwkeuriger</w:t>
      </w:r>
      <w:r w:rsidR="00F26679">
        <w:rPr>
          <w:lang w:val="nl-NL"/>
        </w:rPr>
        <w:t>e</w:t>
      </w:r>
      <w:r w:rsidR="00152851">
        <w:rPr>
          <w:lang w:val="nl-NL"/>
        </w:rPr>
        <w:t xml:space="preserve"> </w:t>
      </w:r>
      <w:r w:rsidR="00F26679">
        <w:rPr>
          <w:lang w:val="nl-NL"/>
        </w:rPr>
        <w:t>opzetstukken</w:t>
      </w:r>
      <w:r w:rsidR="00BF6110">
        <w:rPr>
          <w:lang w:val="nl-NL"/>
        </w:rPr>
        <w:t xml:space="preserve"> nodig</w:t>
      </w:r>
      <w:r w:rsidR="00292CE3">
        <w:rPr>
          <w:lang w:val="nl-NL"/>
        </w:rPr>
        <w:t xml:space="preserve">. </w:t>
      </w:r>
      <w:r w:rsidR="00187F4B">
        <w:rPr>
          <w:lang w:val="nl-NL"/>
        </w:rPr>
        <w:t>Hierdoor wordt het belang</w:t>
      </w:r>
      <w:r w:rsidR="009C279F">
        <w:rPr>
          <w:lang w:val="nl-NL"/>
        </w:rPr>
        <w:t xml:space="preserve"> van de vervangbaarheid van </w:t>
      </w:r>
      <w:r w:rsidR="0073046E">
        <w:rPr>
          <w:lang w:val="nl-NL"/>
        </w:rPr>
        <w:t>een opzetstuk benadrukt.</w:t>
      </w:r>
    </w:p>
    <w:p w14:paraId="0248FB94" w14:textId="37E81D9C" w:rsidR="00855622" w:rsidRDefault="001F5FBC" w:rsidP="001A1E96">
      <w:pPr>
        <w:pStyle w:val="Kop2"/>
        <w:rPr>
          <w:lang w:val="nl-NL"/>
        </w:rPr>
      </w:pPr>
      <w:bookmarkStart w:id="8" w:name="_Toc133405020"/>
      <w:r>
        <w:rPr>
          <w:lang w:val="nl-NL"/>
        </w:rPr>
        <w:t>M</w:t>
      </w:r>
      <w:r w:rsidR="003E7078">
        <w:rPr>
          <w:lang w:val="nl-NL"/>
        </w:rPr>
        <w:t>otoren</w:t>
      </w:r>
      <w:bookmarkEnd w:id="8"/>
    </w:p>
    <w:p w14:paraId="1A1C239B" w14:textId="6268FEEE" w:rsidR="005F5C90" w:rsidRDefault="005762CD" w:rsidP="00046755">
      <w:pPr>
        <w:rPr>
          <w:lang w:val="nl-NL"/>
        </w:rPr>
      </w:pPr>
      <w:r>
        <w:rPr>
          <w:lang w:val="nl-NL"/>
        </w:rPr>
        <w:t>De hoofdzaak, en tevens de belangrijkste onderdelen van een robotarm</w:t>
      </w:r>
      <w:r w:rsidR="008638F5">
        <w:rPr>
          <w:lang w:val="nl-NL"/>
        </w:rPr>
        <w:t xml:space="preserve"> zijn de motoren.</w:t>
      </w:r>
      <w:r w:rsidR="009D6DC9">
        <w:rPr>
          <w:lang w:val="nl-NL"/>
        </w:rPr>
        <w:t xml:space="preserve"> </w:t>
      </w:r>
      <w:r w:rsidR="002618D7">
        <w:rPr>
          <w:lang w:val="nl-NL"/>
        </w:rPr>
        <w:t>De kern van een motor bestaat uit een koperen spoel</w:t>
      </w:r>
      <w:r w:rsidR="00682942">
        <w:rPr>
          <w:lang w:val="nl-NL"/>
        </w:rPr>
        <w:t xml:space="preserve"> met een massadichtheid van </w:t>
      </w:r>
      <w:r w:rsidR="00682942" w:rsidRPr="000A4D79">
        <w:rPr>
          <w:lang w:val="nl-NL"/>
        </w:rPr>
        <w:t>8,96</w:t>
      </w:r>
      <w:r w:rsidR="00682942">
        <w:rPr>
          <w:lang w:val="nl-NL"/>
        </w:rPr>
        <w:t xml:space="preserve"> </w:t>
      </w:r>
      <w:r w:rsidR="00682942" w:rsidRPr="00B61564">
        <w:rPr>
          <w:lang w:val="nl-NL"/>
        </w:rPr>
        <w:t>kg/m</w:t>
      </w:r>
      <w:r w:rsidR="00C577E6">
        <w:rPr>
          <w:lang w:val="nl-NL"/>
        </w:rPr>
        <w:t>³</w:t>
      </w:r>
      <w:r w:rsidR="00904FA4">
        <w:rPr>
          <w:lang w:val="nl-NL"/>
        </w:rPr>
        <w:t>.</w:t>
      </w:r>
      <w:r w:rsidR="00CE4083">
        <w:rPr>
          <w:lang w:val="nl-NL"/>
        </w:rPr>
        <w:t xml:space="preserve"> </w:t>
      </w:r>
      <w:r w:rsidR="00E7443D">
        <w:rPr>
          <w:lang w:val="nl-NL"/>
        </w:rPr>
        <w:t>Met als gevolg dat koper zwaar is</w:t>
      </w:r>
      <w:r w:rsidR="005F5C90">
        <w:rPr>
          <w:lang w:val="nl-NL"/>
        </w:rPr>
        <w:t>, wat op zijn beurt de belangrijkheid van de keuze van motor weergeeft.</w:t>
      </w:r>
      <w:r w:rsidR="00F25D54" w:rsidRPr="00F25D54">
        <w:rPr>
          <w:lang w:val="nl-NL"/>
        </w:rPr>
        <w:t xml:space="preserve"> </w:t>
      </w:r>
      <w:sdt>
        <w:sdtPr>
          <w:rPr>
            <w:lang w:val="nl-NL"/>
          </w:rPr>
          <w:id w:val="-92480661"/>
          <w:citation/>
        </w:sdtPr>
        <w:sdtContent>
          <w:r w:rsidR="00F25D54">
            <w:rPr>
              <w:lang w:val="nl-NL"/>
            </w:rPr>
            <w:fldChar w:fldCharType="begin"/>
          </w:r>
          <w:r w:rsidR="00F25D54">
            <w:rPr>
              <w:lang w:val="nl-NL"/>
            </w:rPr>
            <w:instrText xml:space="preserve"> CITATION kopermassadichtheid \l 1043 </w:instrText>
          </w:r>
          <w:r w:rsidR="00F25D54">
            <w:rPr>
              <w:lang w:val="nl-NL"/>
            </w:rPr>
            <w:fldChar w:fldCharType="separate"/>
          </w:r>
          <w:r w:rsidR="004A4ECC" w:rsidRPr="004A4ECC">
            <w:rPr>
              <w:noProof/>
              <w:lang w:val="nl-NL"/>
            </w:rPr>
            <w:t>[1]</w:t>
          </w:r>
          <w:r w:rsidR="00F25D54">
            <w:rPr>
              <w:lang w:val="nl-NL"/>
            </w:rPr>
            <w:fldChar w:fldCharType="end"/>
          </w:r>
        </w:sdtContent>
      </w:sdt>
    </w:p>
    <w:p w14:paraId="09464776" w14:textId="6D0BA708" w:rsidR="006D5E7E" w:rsidRDefault="001B118B" w:rsidP="00046755">
      <w:pPr>
        <w:rPr>
          <w:lang w:val="nl-NL"/>
        </w:rPr>
      </w:pPr>
      <w:r>
        <w:rPr>
          <w:lang w:val="nl-NL"/>
        </w:rPr>
        <w:t>Eerst wordt a</w:t>
      </w:r>
      <w:r w:rsidR="00F82360">
        <w:rPr>
          <w:lang w:val="nl-NL"/>
        </w:rPr>
        <w:t xml:space="preserve">an </w:t>
      </w:r>
      <w:r w:rsidR="00233D32">
        <w:rPr>
          <w:lang w:val="nl-NL"/>
        </w:rPr>
        <w:t>de basis</w:t>
      </w:r>
      <w:r>
        <w:rPr>
          <w:lang w:val="nl-NL"/>
        </w:rPr>
        <w:t xml:space="preserve"> </w:t>
      </w:r>
      <w:r w:rsidR="00F82360">
        <w:rPr>
          <w:lang w:val="nl-NL"/>
        </w:rPr>
        <w:t xml:space="preserve">geopteerd om </w:t>
      </w:r>
      <w:r w:rsidR="00046755" w:rsidRPr="00046755">
        <w:rPr>
          <w:lang w:val="nl-NL"/>
        </w:rPr>
        <w:t>een motor</w:t>
      </w:r>
      <w:r w:rsidR="007072EE">
        <w:rPr>
          <w:lang w:val="nl-NL"/>
        </w:rPr>
        <w:t xml:space="preserve"> </w:t>
      </w:r>
      <w:r w:rsidR="007539D5">
        <w:rPr>
          <w:lang w:val="nl-NL"/>
        </w:rPr>
        <w:t xml:space="preserve">van </w:t>
      </w:r>
      <w:r w:rsidR="005A7BAA">
        <w:rPr>
          <w:lang w:val="nl-NL"/>
        </w:rPr>
        <w:t xml:space="preserve">300 </w:t>
      </w:r>
      <w:r w:rsidR="007539D5">
        <w:rPr>
          <w:lang w:val="nl-NL"/>
        </w:rPr>
        <w:t>à</w:t>
      </w:r>
      <w:r w:rsidR="005A7BAA">
        <w:rPr>
          <w:lang w:val="nl-NL"/>
        </w:rPr>
        <w:t xml:space="preserve"> 400 gram</w:t>
      </w:r>
      <w:r w:rsidR="00C57BD3">
        <w:rPr>
          <w:lang w:val="nl-NL"/>
        </w:rPr>
        <w:t xml:space="preserve"> te gebruiken.</w:t>
      </w:r>
      <w:r w:rsidR="00046755" w:rsidRPr="00046755">
        <w:rPr>
          <w:lang w:val="nl-NL"/>
        </w:rPr>
        <w:t xml:space="preserve"> </w:t>
      </w:r>
      <w:r w:rsidR="00D7643C">
        <w:rPr>
          <w:lang w:val="nl-NL"/>
        </w:rPr>
        <w:t>Vervolgens gaat o</w:t>
      </w:r>
      <w:r w:rsidR="00046755" w:rsidRPr="00046755">
        <w:rPr>
          <w:lang w:val="nl-NL"/>
        </w:rPr>
        <w:t xml:space="preserve">p het </w:t>
      </w:r>
      <w:r w:rsidR="00A949D9">
        <w:rPr>
          <w:lang w:val="nl-NL"/>
        </w:rPr>
        <w:t>uit</w:t>
      </w:r>
      <w:r w:rsidR="00046755" w:rsidRPr="00046755">
        <w:rPr>
          <w:lang w:val="nl-NL"/>
        </w:rPr>
        <w:t>einde</w:t>
      </w:r>
      <w:r w:rsidR="00452290">
        <w:rPr>
          <w:lang w:val="nl-NL"/>
        </w:rPr>
        <w:t xml:space="preserve"> van de robotarm</w:t>
      </w:r>
      <w:r w:rsidR="00A949D9">
        <w:rPr>
          <w:lang w:val="nl-NL"/>
        </w:rPr>
        <w:t xml:space="preserve"> de keuze naar</w:t>
      </w:r>
      <w:r w:rsidR="00730AFA">
        <w:rPr>
          <w:lang w:val="nl-NL"/>
        </w:rPr>
        <w:t xml:space="preserve"> een</w:t>
      </w:r>
      <w:r w:rsidR="00EB46A9">
        <w:rPr>
          <w:lang w:val="nl-NL"/>
        </w:rPr>
        <w:t xml:space="preserve"> motor</w:t>
      </w:r>
      <w:r w:rsidR="00BA0226">
        <w:rPr>
          <w:lang w:val="nl-NL"/>
        </w:rPr>
        <w:t xml:space="preserve"> van 50 à 60 gram</w:t>
      </w:r>
      <w:r w:rsidR="002F6CAA">
        <w:rPr>
          <w:lang w:val="nl-NL"/>
        </w:rPr>
        <w:t xml:space="preserve">. </w:t>
      </w:r>
      <w:r w:rsidR="007539D5">
        <w:rPr>
          <w:lang w:val="nl-NL"/>
        </w:rPr>
        <w:t xml:space="preserve"> </w:t>
      </w:r>
      <w:r w:rsidR="00E8765F">
        <w:rPr>
          <w:lang w:val="nl-NL"/>
        </w:rPr>
        <w:t>Ten slotte is het doel dat het geheel van de motoren nog steeds krachtig</w:t>
      </w:r>
      <w:r w:rsidR="001C20EC">
        <w:rPr>
          <w:lang w:val="nl-NL"/>
        </w:rPr>
        <w:t xml:space="preserve"> genoeg </w:t>
      </w:r>
      <w:r w:rsidR="002C2AF9">
        <w:rPr>
          <w:lang w:val="nl-NL"/>
        </w:rPr>
        <w:t>is</w:t>
      </w:r>
      <w:r w:rsidR="001C20EC">
        <w:rPr>
          <w:lang w:val="nl-NL"/>
        </w:rPr>
        <w:t xml:space="preserve"> om 250 </w:t>
      </w:r>
      <w:r w:rsidR="00FC6385">
        <w:rPr>
          <w:lang w:val="nl-NL"/>
        </w:rPr>
        <w:t>tot 500 gram</w:t>
      </w:r>
      <w:r w:rsidR="006E3ED5">
        <w:rPr>
          <w:lang w:val="nl-NL"/>
        </w:rPr>
        <w:t xml:space="preserve"> op</w:t>
      </w:r>
      <w:r w:rsidR="00FC6385">
        <w:rPr>
          <w:lang w:val="nl-NL"/>
        </w:rPr>
        <w:t xml:space="preserve"> te tillen.</w:t>
      </w:r>
    </w:p>
    <w:p w14:paraId="77AFE8E3" w14:textId="11596ADB" w:rsidR="001B5C01" w:rsidRDefault="00917792" w:rsidP="00046755">
      <w:pPr>
        <w:rPr>
          <w:lang w:val="nl-NL"/>
        </w:rPr>
      </w:pPr>
      <w:r>
        <w:rPr>
          <w:lang w:val="nl-NL"/>
        </w:rPr>
        <w:t>Bovendien is de</w:t>
      </w:r>
      <w:r w:rsidR="00B575E1">
        <w:rPr>
          <w:lang w:val="nl-NL"/>
        </w:rPr>
        <w:t xml:space="preserve"> vloeiende</w:t>
      </w:r>
      <w:r w:rsidR="00D71C61">
        <w:rPr>
          <w:lang w:val="nl-NL"/>
        </w:rPr>
        <w:t xml:space="preserve"> be</w:t>
      </w:r>
      <w:r w:rsidR="00B575E1">
        <w:rPr>
          <w:lang w:val="nl-NL"/>
        </w:rPr>
        <w:t xml:space="preserve">weging </w:t>
      </w:r>
      <w:r w:rsidR="00046755" w:rsidRPr="00046755">
        <w:rPr>
          <w:lang w:val="nl-NL"/>
        </w:rPr>
        <w:t>van een motor belangrijk</w:t>
      </w:r>
      <w:r w:rsidR="00D63076">
        <w:rPr>
          <w:lang w:val="nl-NL"/>
        </w:rPr>
        <w:t xml:space="preserve">. </w:t>
      </w:r>
      <w:r w:rsidR="004A5FA6">
        <w:rPr>
          <w:lang w:val="nl-NL"/>
        </w:rPr>
        <w:t>Uiteraard</w:t>
      </w:r>
      <w:r w:rsidR="009767EE">
        <w:rPr>
          <w:lang w:val="nl-NL"/>
        </w:rPr>
        <w:t xml:space="preserve"> is dit </w:t>
      </w:r>
      <w:r w:rsidR="00046755" w:rsidRPr="00046755">
        <w:rPr>
          <w:lang w:val="nl-NL"/>
        </w:rPr>
        <w:t>afhankelijk van de sensoren waarmee d</w:t>
      </w:r>
      <w:r w:rsidR="009767EE">
        <w:rPr>
          <w:lang w:val="nl-NL"/>
        </w:rPr>
        <w:t>e motor wordt</w:t>
      </w:r>
      <w:r w:rsidR="00046755" w:rsidRPr="00046755">
        <w:rPr>
          <w:lang w:val="nl-NL"/>
        </w:rPr>
        <w:t xml:space="preserve"> aangestuurd.</w:t>
      </w:r>
      <w:r w:rsidR="000B060E">
        <w:rPr>
          <w:lang w:val="nl-NL"/>
        </w:rPr>
        <w:t xml:space="preserve"> </w:t>
      </w:r>
      <w:r w:rsidR="00066CD4">
        <w:rPr>
          <w:lang w:val="nl-NL"/>
        </w:rPr>
        <w:t>Vandaar het gebruik van</w:t>
      </w:r>
      <w:r w:rsidR="00046755" w:rsidRPr="00046755">
        <w:rPr>
          <w:lang w:val="nl-NL"/>
        </w:rPr>
        <w:t xml:space="preserve"> motoren die </w:t>
      </w:r>
      <w:r w:rsidR="00E51EDC">
        <w:rPr>
          <w:lang w:val="nl-NL"/>
        </w:rPr>
        <w:t>ge</w:t>
      </w:r>
      <w:r w:rsidR="00046755" w:rsidRPr="00046755">
        <w:rPr>
          <w:lang w:val="nl-NL"/>
        </w:rPr>
        <w:t>makkelijk compatibel zijn met een IC</w:t>
      </w:r>
      <w:r w:rsidR="004E1DE0">
        <w:rPr>
          <w:lang w:val="nl-NL"/>
        </w:rPr>
        <w:t>.</w:t>
      </w:r>
      <w:r w:rsidR="00887BF8">
        <w:rPr>
          <w:lang w:val="nl-NL"/>
        </w:rPr>
        <w:t xml:space="preserve"> </w:t>
      </w:r>
      <w:r w:rsidR="00273324">
        <w:rPr>
          <w:lang w:val="nl-NL"/>
        </w:rPr>
        <w:t>Om de kracht in de motor te behoude</w:t>
      </w:r>
      <w:r w:rsidR="00B600BA">
        <w:rPr>
          <w:lang w:val="nl-NL"/>
        </w:rPr>
        <w:t>n</w:t>
      </w:r>
      <w:r w:rsidR="00273324">
        <w:rPr>
          <w:lang w:val="nl-NL"/>
        </w:rPr>
        <w:t xml:space="preserve">, wordt onderzocht </w:t>
      </w:r>
      <w:r w:rsidR="00B600BA">
        <w:rPr>
          <w:lang w:val="nl-NL"/>
        </w:rPr>
        <w:t>of er interne tandwielen zijn geplaatst.</w:t>
      </w:r>
    </w:p>
    <w:p w14:paraId="5BB6F979" w14:textId="58938826" w:rsidR="00FA416E" w:rsidRDefault="001B5C01" w:rsidP="00046755">
      <w:pPr>
        <w:rPr>
          <w:lang w:val="nl-NL"/>
        </w:rPr>
      </w:pPr>
      <w:r>
        <w:rPr>
          <w:lang w:val="nl-NL"/>
        </w:rPr>
        <w:t xml:space="preserve">Naast </w:t>
      </w:r>
      <w:r w:rsidR="00563F01">
        <w:rPr>
          <w:lang w:val="nl-NL"/>
        </w:rPr>
        <w:t xml:space="preserve">de </w:t>
      </w:r>
      <w:r>
        <w:rPr>
          <w:lang w:val="nl-NL"/>
        </w:rPr>
        <w:t>vooraf besproken aspecten</w:t>
      </w:r>
      <w:r w:rsidR="00CB3F4C">
        <w:rPr>
          <w:lang w:val="nl-NL"/>
        </w:rPr>
        <w:t xml:space="preserve"> </w:t>
      </w:r>
      <w:r>
        <w:rPr>
          <w:lang w:val="nl-NL"/>
        </w:rPr>
        <w:t xml:space="preserve">speelt ook de </w:t>
      </w:r>
      <w:r w:rsidR="00046755" w:rsidRPr="00046755">
        <w:rPr>
          <w:lang w:val="nl-NL"/>
        </w:rPr>
        <w:t>kostprijs</w:t>
      </w:r>
      <w:r w:rsidR="0097596C">
        <w:rPr>
          <w:lang w:val="nl-NL"/>
        </w:rPr>
        <w:t xml:space="preserve"> </w:t>
      </w:r>
      <w:r w:rsidR="0096635A">
        <w:rPr>
          <w:lang w:val="nl-NL"/>
        </w:rPr>
        <w:t xml:space="preserve">- </w:t>
      </w:r>
      <w:r w:rsidR="0097596C">
        <w:rPr>
          <w:lang w:val="nl-NL"/>
        </w:rPr>
        <w:t>die varieert naargelang de</w:t>
      </w:r>
      <w:r w:rsidR="00291F43">
        <w:rPr>
          <w:lang w:val="nl-NL"/>
        </w:rPr>
        <w:t xml:space="preserve"> grootte van de motor</w:t>
      </w:r>
      <w:r w:rsidR="0096635A">
        <w:rPr>
          <w:lang w:val="nl-NL"/>
        </w:rPr>
        <w:t xml:space="preserve"> -</w:t>
      </w:r>
      <w:r w:rsidR="00291F43">
        <w:rPr>
          <w:lang w:val="nl-NL"/>
        </w:rPr>
        <w:t xml:space="preserve"> </w:t>
      </w:r>
      <w:r w:rsidR="0097596C">
        <w:rPr>
          <w:lang w:val="nl-NL"/>
        </w:rPr>
        <w:t>een grote rol</w:t>
      </w:r>
      <w:r w:rsidR="00291F43">
        <w:rPr>
          <w:lang w:val="nl-NL"/>
        </w:rPr>
        <w:t>.</w:t>
      </w:r>
      <w:r w:rsidR="00046755" w:rsidRPr="00046755">
        <w:rPr>
          <w:lang w:val="nl-NL"/>
        </w:rPr>
        <w:t xml:space="preserve"> Hoe groter de motor, hoe hoger de prijs</w:t>
      </w:r>
      <w:r w:rsidR="005B3B0C">
        <w:rPr>
          <w:lang w:val="nl-NL"/>
        </w:rPr>
        <w:t xml:space="preserve"> is</w:t>
      </w:r>
      <w:r w:rsidR="00046755" w:rsidRPr="00046755">
        <w:rPr>
          <w:lang w:val="nl-NL"/>
        </w:rPr>
        <w:t xml:space="preserve">, want </w:t>
      </w:r>
      <w:r w:rsidR="006D7414">
        <w:rPr>
          <w:lang w:val="nl-NL"/>
        </w:rPr>
        <w:t>hoe groter de motor</w:t>
      </w:r>
      <w:r w:rsidR="00C36F29">
        <w:rPr>
          <w:lang w:val="nl-NL"/>
        </w:rPr>
        <w:t>,</w:t>
      </w:r>
      <w:r w:rsidR="006D7414">
        <w:rPr>
          <w:lang w:val="nl-NL"/>
        </w:rPr>
        <w:t xml:space="preserve"> hoe meer koper er </w:t>
      </w:r>
      <w:r w:rsidR="00C255F9">
        <w:rPr>
          <w:lang w:val="nl-NL"/>
        </w:rPr>
        <w:t xml:space="preserve">wordt </w:t>
      </w:r>
      <w:r w:rsidR="006D7414">
        <w:rPr>
          <w:lang w:val="nl-NL"/>
        </w:rPr>
        <w:t>gebruikt</w:t>
      </w:r>
      <w:r w:rsidR="00CC4724">
        <w:rPr>
          <w:lang w:val="nl-NL"/>
        </w:rPr>
        <w:t>, en koper is duur</w:t>
      </w:r>
      <w:r w:rsidR="00046755" w:rsidRPr="00046755">
        <w:rPr>
          <w:lang w:val="nl-NL"/>
        </w:rPr>
        <w:t>.</w:t>
      </w:r>
      <w:r w:rsidR="00232E25">
        <w:rPr>
          <w:lang w:val="nl-NL"/>
        </w:rPr>
        <w:t xml:space="preserve"> </w:t>
      </w:r>
      <w:r w:rsidR="00C87BFE">
        <w:rPr>
          <w:lang w:val="nl-NL"/>
        </w:rPr>
        <w:t xml:space="preserve">Alhoewel energiezuinigheid belangrijk is, is </w:t>
      </w:r>
      <w:r w:rsidR="00046755" w:rsidRPr="00046755">
        <w:rPr>
          <w:lang w:val="nl-NL"/>
        </w:rPr>
        <w:t>een motor</w:t>
      </w:r>
      <w:r w:rsidR="008B1FFD">
        <w:rPr>
          <w:lang w:val="nl-NL"/>
        </w:rPr>
        <w:t xml:space="preserve"> dit</w:t>
      </w:r>
      <w:r w:rsidR="00E41322">
        <w:rPr>
          <w:lang w:val="nl-NL"/>
        </w:rPr>
        <w:t xml:space="preserve"> meestal</w:t>
      </w:r>
      <w:r w:rsidR="00046755" w:rsidRPr="00046755">
        <w:rPr>
          <w:lang w:val="nl-NL"/>
        </w:rPr>
        <w:t xml:space="preserve"> niet</w:t>
      </w:r>
      <w:r w:rsidR="008B1FFD">
        <w:rPr>
          <w:lang w:val="nl-NL"/>
        </w:rPr>
        <w:t>.</w:t>
      </w:r>
      <w:r w:rsidR="00FA416E">
        <w:rPr>
          <w:lang w:val="nl-NL"/>
        </w:rPr>
        <w:t xml:space="preserve"> </w:t>
      </w:r>
    </w:p>
    <w:p w14:paraId="7D280E3B" w14:textId="557D31D1" w:rsidR="00577383" w:rsidRDefault="00046755" w:rsidP="00046755">
      <w:pPr>
        <w:rPr>
          <w:rStyle w:val="Hyperlink"/>
          <w:color w:val="auto"/>
          <w:u w:val="none"/>
          <w:lang w:val="nl-NL"/>
        </w:rPr>
        <w:sectPr w:rsidR="00577383" w:rsidSect="008E2F81">
          <w:footerReference w:type="default" r:id="rId20"/>
          <w:pgSz w:w="11906" w:h="16838"/>
          <w:pgMar w:top="1417" w:right="1417" w:bottom="1417" w:left="1417" w:header="708" w:footer="708" w:gutter="0"/>
          <w:cols w:space="708"/>
          <w:titlePg/>
          <w:docGrid w:linePitch="360"/>
        </w:sectPr>
      </w:pPr>
      <w:r w:rsidRPr="00046755">
        <w:rPr>
          <w:lang w:val="nl-NL"/>
        </w:rPr>
        <w:t xml:space="preserve">Er bestaan </w:t>
      </w:r>
      <w:r w:rsidR="00E46F8A">
        <w:rPr>
          <w:lang w:val="nl-NL"/>
        </w:rPr>
        <w:t>verschillende motoren</w:t>
      </w:r>
      <w:r w:rsidR="00D42B03">
        <w:rPr>
          <w:lang w:val="nl-NL"/>
        </w:rPr>
        <w:t xml:space="preserve"> zoals: </w:t>
      </w:r>
      <w:r w:rsidRPr="00046755">
        <w:rPr>
          <w:lang w:val="nl-NL"/>
        </w:rPr>
        <w:t>stappenmotoren, servomotoren, DC</w:t>
      </w:r>
      <w:r w:rsidR="00DC46CA">
        <w:rPr>
          <w:lang w:val="nl-NL"/>
        </w:rPr>
        <w:t>-</w:t>
      </w:r>
      <w:r w:rsidRPr="00046755">
        <w:rPr>
          <w:lang w:val="nl-NL"/>
        </w:rPr>
        <w:t>motoren</w:t>
      </w:r>
      <w:r w:rsidR="00D42B03">
        <w:rPr>
          <w:lang w:val="nl-NL"/>
        </w:rPr>
        <w:t xml:space="preserve"> en </w:t>
      </w:r>
      <w:r>
        <w:rPr>
          <w:lang w:val="nl-NL"/>
        </w:rPr>
        <w:t>b</w:t>
      </w:r>
      <w:r w:rsidRPr="00046755">
        <w:rPr>
          <w:lang w:val="nl-NL"/>
        </w:rPr>
        <w:t>rushless DC</w:t>
      </w:r>
      <w:r w:rsidR="00DC46CA">
        <w:rPr>
          <w:lang w:val="nl-NL"/>
        </w:rPr>
        <w:t>-</w:t>
      </w:r>
      <w:r w:rsidRPr="00046755">
        <w:rPr>
          <w:lang w:val="nl-NL"/>
        </w:rPr>
        <w:t xml:space="preserve">motoren. </w:t>
      </w:r>
      <w:r w:rsidR="0029521E">
        <w:rPr>
          <w:lang w:val="nl-NL"/>
        </w:rPr>
        <w:t xml:space="preserve">De vergelijking en de uitleg van de meest voorkomende motoren in de elektronica staan in </w:t>
      </w:r>
      <w:r w:rsidR="00D46B56">
        <w:rPr>
          <w:lang w:val="nl-NL"/>
        </w:rPr>
        <w:fldChar w:fldCharType="begin"/>
      </w:r>
      <w:r w:rsidR="00D46B56">
        <w:rPr>
          <w:lang w:val="nl-NL"/>
        </w:rPr>
        <w:instrText xml:space="preserve"> REF _Ref130129959 \h </w:instrText>
      </w:r>
      <w:r w:rsidR="00D46B56">
        <w:rPr>
          <w:lang w:val="nl-NL"/>
        </w:rPr>
      </w:r>
      <w:r w:rsidR="00D46B56">
        <w:rPr>
          <w:lang w:val="nl-NL"/>
        </w:rPr>
        <w:fldChar w:fldCharType="separate"/>
      </w:r>
      <w:r w:rsidR="00B95FD8">
        <w:t xml:space="preserve">Tabel </w:t>
      </w:r>
      <w:r w:rsidR="00B95FD8">
        <w:rPr>
          <w:noProof/>
        </w:rPr>
        <w:t>3</w:t>
      </w:r>
      <w:r w:rsidR="00D46B56">
        <w:rPr>
          <w:lang w:val="nl-NL"/>
        </w:rPr>
        <w:fldChar w:fldCharType="end"/>
      </w:r>
      <w:r w:rsidR="004730F8">
        <w:rPr>
          <w:lang w:val="nl-NL"/>
        </w:rPr>
        <w:fldChar w:fldCharType="begin"/>
      </w:r>
      <w:r w:rsidR="004730F8">
        <w:rPr>
          <w:lang w:val="nl-NL"/>
        </w:rPr>
        <w:instrText xml:space="preserve"> REF _Ref131008182 \h </w:instrText>
      </w:r>
      <w:r w:rsidR="004730F8">
        <w:rPr>
          <w:lang w:val="nl-NL"/>
        </w:rPr>
      </w:r>
      <w:r w:rsidR="004730F8">
        <w:rPr>
          <w:lang w:val="nl-NL"/>
        </w:rPr>
        <w:fldChar w:fldCharType="separate"/>
      </w:r>
      <w:r w:rsidR="00B95FD8">
        <w:t xml:space="preserve">Tabel </w:t>
      </w:r>
      <w:r w:rsidR="00B95FD8">
        <w:rPr>
          <w:noProof/>
        </w:rPr>
        <w:t>3</w:t>
      </w:r>
      <w:r w:rsidR="00B95FD8">
        <w:t>: Vergelijking van motoren</w:t>
      </w:r>
      <w:r w:rsidR="00B95FD8" w:rsidRPr="00064473">
        <w:t xml:space="preserve"> </w:t>
      </w:r>
      <w:r w:rsidR="00B95FD8" w:rsidRPr="00064473">
        <w:rPr>
          <w:lang w:val="nl-NL"/>
        </w:rPr>
        <w:t xml:space="preserve"> </w:t>
      </w:r>
      <w:sdt>
        <w:sdtPr>
          <w:rPr>
            <w:lang w:val="nl-NL"/>
          </w:rPr>
          <w:id w:val="338903272"/>
          <w:citation/>
        </w:sdtPr>
        <w:sdtContent>
          <w:r w:rsidR="00B95FD8">
            <w:rPr>
              <w:lang w:val="nl-NL"/>
            </w:rPr>
            <w:fldChar w:fldCharType="begin"/>
          </w:r>
          <w:r w:rsidR="00B95FD8">
            <w:rPr>
              <w:lang w:val="nl-NL"/>
            </w:rPr>
            <w:instrText xml:space="preserve"> CITATION DCmotor \l 1043 </w:instrText>
          </w:r>
          <w:r w:rsidR="00B95FD8">
            <w:rPr>
              <w:lang w:val="nl-NL"/>
            </w:rPr>
            <w:fldChar w:fldCharType="separate"/>
          </w:r>
          <w:r w:rsidR="00B95FD8" w:rsidRPr="004A4ECC">
            <w:rPr>
              <w:noProof/>
              <w:lang w:val="nl-NL"/>
            </w:rPr>
            <w:t>[2]</w:t>
          </w:r>
          <w:r w:rsidR="00B95FD8">
            <w:rPr>
              <w:lang w:val="nl-NL"/>
            </w:rPr>
            <w:fldChar w:fldCharType="end"/>
          </w:r>
        </w:sdtContent>
      </w:sdt>
      <w:sdt>
        <w:sdtPr>
          <w:rPr>
            <w:lang w:val="nl-NL"/>
          </w:rPr>
          <w:id w:val="1576095040"/>
          <w:citation/>
        </w:sdtPr>
        <w:sdtContent>
          <w:r w:rsidR="00B95FD8">
            <w:rPr>
              <w:lang w:val="nl-NL"/>
            </w:rPr>
            <w:fldChar w:fldCharType="begin"/>
          </w:r>
          <w:r w:rsidR="00B95FD8">
            <w:rPr>
              <w:lang w:val="nl-NL"/>
            </w:rPr>
            <w:instrText xml:space="preserve">CITATION BrushlessDCmotoren \l 1043 </w:instrText>
          </w:r>
          <w:r w:rsidR="00B95FD8">
            <w:rPr>
              <w:lang w:val="nl-NL"/>
            </w:rPr>
            <w:fldChar w:fldCharType="separate"/>
          </w:r>
          <w:r w:rsidR="00B95FD8">
            <w:rPr>
              <w:noProof/>
              <w:lang w:val="nl-NL"/>
            </w:rPr>
            <w:t xml:space="preserve"> </w:t>
          </w:r>
          <w:r w:rsidR="00B95FD8" w:rsidRPr="004A4ECC">
            <w:rPr>
              <w:noProof/>
              <w:lang w:val="nl-NL"/>
            </w:rPr>
            <w:t>[3]</w:t>
          </w:r>
          <w:r w:rsidR="00B95FD8">
            <w:rPr>
              <w:lang w:val="nl-NL"/>
            </w:rPr>
            <w:fldChar w:fldCharType="end"/>
          </w:r>
        </w:sdtContent>
      </w:sdt>
      <w:r w:rsidR="004730F8">
        <w:rPr>
          <w:lang w:val="nl-NL"/>
        </w:rPr>
        <w:fldChar w:fldCharType="end"/>
      </w:r>
      <w:r w:rsidR="0029521E">
        <w:rPr>
          <w:lang w:val="nl-NL"/>
        </w:rPr>
        <w:t>.</w:t>
      </w:r>
      <w:r w:rsidR="009C73FA">
        <w:rPr>
          <w:lang w:val="nl-NL"/>
        </w:rPr>
        <w:t xml:space="preserve"> </w:t>
      </w:r>
      <w:r w:rsidR="001A5208">
        <w:rPr>
          <w:rStyle w:val="Hyperlink"/>
          <w:color w:val="auto"/>
          <w:u w:val="none"/>
          <w:lang w:val="nl-NL"/>
        </w:rPr>
        <w:t>De v</w:t>
      </w:r>
      <w:r w:rsidR="00D27B30">
        <w:rPr>
          <w:rStyle w:val="Hyperlink"/>
          <w:color w:val="auto"/>
          <w:u w:val="none"/>
          <w:lang w:val="nl-NL"/>
        </w:rPr>
        <w:t xml:space="preserve">ergeleken motoren </w:t>
      </w:r>
      <w:r w:rsidR="001A5208">
        <w:rPr>
          <w:rStyle w:val="Hyperlink"/>
          <w:color w:val="auto"/>
          <w:u w:val="none"/>
          <w:lang w:val="nl-NL"/>
        </w:rPr>
        <w:t>zijn geselecteerd op</w:t>
      </w:r>
      <w:r w:rsidR="00447FD9">
        <w:rPr>
          <w:rStyle w:val="Hyperlink"/>
          <w:color w:val="auto"/>
          <w:u w:val="none"/>
          <w:lang w:val="nl-NL"/>
        </w:rPr>
        <w:t xml:space="preserve"> basis van populariteit en </w:t>
      </w:r>
      <w:r w:rsidR="00F01CAC">
        <w:rPr>
          <w:rStyle w:val="Hyperlink"/>
          <w:color w:val="auto"/>
          <w:u w:val="none"/>
          <w:lang w:val="nl-NL"/>
        </w:rPr>
        <w:t>kracht</w:t>
      </w:r>
      <w:r w:rsidR="00243E1F">
        <w:rPr>
          <w:rStyle w:val="Hyperlink"/>
          <w:color w:val="auto"/>
          <w:u w:val="none"/>
          <w:lang w:val="nl-NL"/>
        </w:rPr>
        <w:t>.</w:t>
      </w:r>
    </w:p>
    <w:p w14:paraId="48EE655F" w14:textId="49A77546" w:rsidR="00566106" w:rsidRPr="006B7845" w:rsidRDefault="00613DF3" w:rsidP="00D96611">
      <w:pPr>
        <w:pStyle w:val="Kop3"/>
      </w:pPr>
      <w:bookmarkStart w:id="9" w:name="_Toc133405021"/>
      <w:r w:rsidRPr="006B7845">
        <w:rPr>
          <w:lang w:val="nl-NL"/>
        </w:rPr>
        <w:lastRenderedPageBreak/>
        <w:t>Stappenmotor</w:t>
      </w:r>
      <w:bookmarkEnd w:id="9"/>
    </w:p>
    <w:p w14:paraId="6A497F27" w14:textId="29C4CAC0" w:rsidR="002237A7" w:rsidRDefault="002237A7" w:rsidP="00046755">
      <w:r>
        <w:t xml:space="preserve">Als </w:t>
      </w:r>
      <w:r w:rsidR="00ED6A0A">
        <w:t>er</w:t>
      </w:r>
      <w:r>
        <w:t xml:space="preserve"> </w:t>
      </w:r>
      <w:r w:rsidR="0058465F">
        <w:t>gekeken</w:t>
      </w:r>
      <w:r w:rsidR="00A54DD9">
        <w:t xml:space="preserve"> wordt</w:t>
      </w:r>
      <w:r>
        <w:t xml:space="preserve"> naar kracht en populariteit</w:t>
      </w:r>
      <w:r w:rsidR="0035386C">
        <w:t>,</w:t>
      </w:r>
      <w:r>
        <w:t xml:space="preserve"> </w:t>
      </w:r>
      <w:r w:rsidR="0096496C">
        <w:t>dan wordt er vaak gebruik gemaakt</w:t>
      </w:r>
      <w:r>
        <w:t xml:space="preserve"> van een NEMA</w:t>
      </w:r>
      <w:r w:rsidR="008451F0">
        <w:t xml:space="preserve"> </w:t>
      </w:r>
      <w:r>
        <w:t>17</w:t>
      </w:r>
      <w:r w:rsidR="00EF57CA">
        <w:t>-</w:t>
      </w:r>
      <w:r>
        <w:t xml:space="preserve">motor, </w:t>
      </w:r>
      <w:r w:rsidR="009B35BD">
        <w:t>de motor</w:t>
      </w:r>
      <w:r w:rsidR="00C92638">
        <w:t xml:space="preserve"> is vooral populair</w:t>
      </w:r>
      <w:r>
        <w:t xml:space="preserve"> in toepassingen</w:t>
      </w:r>
      <w:r w:rsidR="003A14EC">
        <w:t xml:space="preserve"> met de </w:t>
      </w:r>
      <w:r>
        <w:t>3</w:t>
      </w:r>
      <w:r w:rsidR="00ED6A0A">
        <w:t>D</w:t>
      </w:r>
      <w:r>
        <w:t>-printer</w:t>
      </w:r>
      <w:r w:rsidR="00A90F87" w:rsidRPr="00A90F87">
        <w:t xml:space="preserve"> </w:t>
      </w:r>
      <w:sdt>
        <w:sdtPr>
          <w:id w:val="1573473188"/>
          <w:citation/>
        </w:sdtPr>
        <w:sdtContent>
          <w:r w:rsidR="00A90F87">
            <w:fldChar w:fldCharType="begin"/>
          </w:r>
          <w:r w:rsidR="00982EE8">
            <w:rPr>
              <w:lang w:val="nl-NL"/>
            </w:rPr>
            <w:instrText xml:space="preserve">CITATION stappenmotor \l 1043 </w:instrText>
          </w:r>
          <w:r w:rsidR="00A90F87">
            <w:fldChar w:fldCharType="separate"/>
          </w:r>
          <w:r w:rsidR="004A4ECC" w:rsidRPr="004A4ECC">
            <w:rPr>
              <w:noProof/>
              <w:lang w:val="nl-NL"/>
            </w:rPr>
            <w:t>[2]</w:t>
          </w:r>
          <w:r w:rsidR="00A90F87">
            <w:fldChar w:fldCharType="end"/>
          </w:r>
        </w:sdtContent>
      </w:sdt>
      <w:r>
        <w:t>.</w:t>
      </w:r>
      <w:r w:rsidR="00C92638">
        <w:t xml:space="preserve"> </w:t>
      </w:r>
    </w:p>
    <w:p w14:paraId="0AAD338B" w14:textId="1BAE8F67" w:rsidR="00613DF3" w:rsidRPr="00FC5AF3" w:rsidRDefault="00613DF3" w:rsidP="00D96611">
      <w:pPr>
        <w:pStyle w:val="Kop3"/>
        <w:rPr>
          <w:lang w:val="nl-NL"/>
        </w:rPr>
      </w:pPr>
      <w:bookmarkStart w:id="10" w:name="_Toc133405022"/>
      <w:r w:rsidRPr="00FC5AF3">
        <w:rPr>
          <w:lang w:val="nl-NL"/>
        </w:rPr>
        <w:t>Servomotor</w:t>
      </w:r>
      <w:bookmarkEnd w:id="10"/>
    </w:p>
    <w:p w14:paraId="72D28358" w14:textId="2E30DEAF" w:rsidR="00D16C8B" w:rsidRDefault="00D16C8B" w:rsidP="00046755">
      <w:pPr>
        <w:rPr>
          <w:lang w:val="nl-NL"/>
        </w:rPr>
      </w:pPr>
      <w:r w:rsidRPr="00790B71">
        <w:rPr>
          <w:lang w:val="nl-NL"/>
        </w:rPr>
        <w:t>Bij een servomotor</w:t>
      </w:r>
      <w:r w:rsidR="00790B71" w:rsidRPr="00790B71">
        <w:rPr>
          <w:lang w:val="nl-NL"/>
        </w:rPr>
        <w:t xml:space="preserve"> i</w:t>
      </w:r>
      <w:r w:rsidR="00790B71">
        <w:rPr>
          <w:lang w:val="nl-NL"/>
        </w:rPr>
        <w:t>s kracht een grote factor, een motor die 25 kg kan</w:t>
      </w:r>
      <w:r w:rsidR="00A05D33">
        <w:rPr>
          <w:lang w:val="nl-NL"/>
        </w:rPr>
        <w:t xml:space="preserve"> heffen</w:t>
      </w:r>
      <w:r w:rsidR="00790B71">
        <w:rPr>
          <w:lang w:val="nl-NL"/>
        </w:rPr>
        <w:t xml:space="preserve"> </w:t>
      </w:r>
      <w:r w:rsidR="00E41B52">
        <w:rPr>
          <w:lang w:val="nl-NL"/>
        </w:rPr>
        <w:t>is dus de beste keuz</w:t>
      </w:r>
      <w:r w:rsidR="00A05D33">
        <w:rPr>
          <w:lang w:val="nl-NL"/>
        </w:rPr>
        <w:t>e</w:t>
      </w:r>
      <w:r w:rsidR="00E41B52">
        <w:rPr>
          <w:lang w:val="nl-NL"/>
        </w:rPr>
        <w:t>.</w:t>
      </w:r>
      <w:r w:rsidR="00A05D33">
        <w:rPr>
          <w:lang w:val="nl-NL"/>
        </w:rPr>
        <w:t xml:space="preserve"> De td-8125mg is een </w:t>
      </w:r>
      <w:r w:rsidR="00AF5752">
        <w:rPr>
          <w:lang w:val="nl-NL"/>
        </w:rPr>
        <w:t>veel gebruikte optie en is hier de beste mogelijkheid</w:t>
      </w:r>
      <w:r w:rsidR="00F54463">
        <w:rPr>
          <w:lang w:val="nl-NL"/>
        </w:rPr>
        <w:t xml:space="preserve"> </w:t>
      </w:r>
      <w:sdt>
        <w:sdtPr>
          <w:rPr>
            <w:i/>
            <w:iCs/>
            <w:u w:val="single"/>
            <w:lang w:val="nl-NL"/>
          </w:rPr>
          <w:id w:val="-1726828182"/>
          <w:citation/>
        </w:sdtPr>
        <w:sdtContent>
          <w:r w:rsidR="003A5806">
            <w:rPr>
              <w:i/>
              <w:iCs/>
              <w:u w:val="single"/>
              <w:lang w:val="nl-NL"/>
            </w:rPr>
            <w:fldChar w:fldCharType="begin"/>
          </w:r>
          <w:r w:rsidR="00982EE8">
            <w:rPr>
              <w:lang w:val="nl-NL"/>
            </w:rPr>
            <w:instrText xml:space="preserve">CITATION servomotor \l 1043 </w:instrText>
          </w:r>
          <w:r w:rsidR="003A5806">
            <w:rPr>
              <w:i/>
              <w:iCs/>
              <w:u w:val="single"/>
              <w:lang w:val="nl-NL"/>
            </w:rPr>
            <w:fldChar w:fldCharType="separate"/>
          </w:r>
          <w:r w:rsidR="004A4ECC" w:rsidRPr="004A4ECC">
            <w:rPr>
              <w:noProof/>
              <w:lang w:val="nl-NL"/>
            </w:rPr>
            <w:t>[3]</w:t>
          </w:r>
          <w:r w:rsidR="003A5806">
            <w:rPr>
              <w:i/>
              <w:iCs/>
              <w:u w:val="single"/>
              <w:lang w:val="nl-NL"/>
            </w:rPr>
            <w:fldChar w:fldCharType="end"/>
          </w:r>
        </w:sdtContent>
      </w:sdt>
      <w:r w:rsidR="00AF5752">
        <w:rPr>
          <w:lang w:val="nl-NL"/>
        </w:rPr>
        <w:t>.</w:t>
      </w:r>
    </w:p>
    <w:p w14:paraId="75A13007" w14:textId="5EB00445" w:rsidR="00613DF3" w:rsidRPr="006B7845" w:rsidRDefault="00C0052C" w:rsidP="00D96611">
      <w:pPr>
        <w:pStyle w:val="Kop3"/>
        <w:rPr>
          <w:lang w:val="nl-NL"/>
        </w:rPr>
      </w:pPr>
      <w:bookmarkStart w:id="11" w:name="_Toc133405023"/>
      <w:r w:rsidRPr="006B7845">
        <w:rPr>
          <w:lang w:val="nl-NL"/>
        </w:rPr>
        <w:t>DC</w:t>
      </w:r>
      <w:r w:rsidR="00EA709D">
        <w:rPr>
          <w:lang w:val="nl-NL"/>
        </w:rPr>
        <w:t>-</w:t>
      </w:r>
      <w:r w:rsidRPr="006B7845">
        <w:rPr>
          <w:lang w:val="nl-NL"/>
        </w:rPr>
        <w:t>motoren</w:t>
      </w:r>
      <w:bookmarkEnd w:id="11"/>
    </w:p>
    <w:p w14:paraId="777D125F" w14:textId="72CBBA0F" w:rsidR="00AF5752" w:rsidRDefault="00AF5752" w:rsidP="00046755">
      <w:pPr>
        <w:rPr>
          <w:lang w:val="nl-NL"/>
        </w:rPr>
      </w:pPr>
      <w:r w:rsidRPr="00AF5752">
        <w:rPr>
          <w:lang w:val="nl-NL"/>
        </w:rPr>
        <w:t>Voor D</w:t>
      </w:r>
      <w:r>
        <w:rPr>
          <w:lang w:val="nl-NL"/>
        </w:rPr>
        <w:t>C</w:t>
      </w:r>
      <w:r w:rsidR="00CC27DA">
        <w:rPr>
          <w:lang w:val="nl-NL"/>
        </w:rPr>
        <w:t>-</w:t>
      </w:r>
      <w:r>
        <w:rPr>
          <w:lang w:val="nl-NL"/>
        </w:rPr>
        <w:t>motoren</w:t>
      </w:r>
      <w:r w:rsidR="00B67FC9">
        <w:rPr>
          <w:lang w:val="nl-NL"/>
        </w:rPr>
        <w:t xml:space="preserve"> wordt de term “transmissiemotor” gebruikt. Deze term is</w:t>
      </w:r>
      <w:r w:rsidR="00436DBE">
        <w:rPr>
          <w:lang w:val="nl-NL"/>
        </w:rPr>
        <w:t xml:space="preserve"> </w:t>
      </w:r>
      <w:r w:rsidR="00B67FC9">
        <w:rPr>
          <w:lang w:val="nl-NL"/>
        </w:rPr>
        <w:t>te verklaren</w:t>
      </w:r>
      <w:r w:rsidR="0026446F">
        <w:rPr>
          <w:lang w:val="nl-NL"/>
        </w:rPr>
        <w:t xml:space="preserve"> </w:t>
      </w:r>
      <w:r w:rsidR="007E6374">
        <w:rPr>
          <w:lang w:val="nl-NL"/>
        </w:rPr>
        <w:t xml:space="preserve">omdat er bij dit type motor gebruik wordt gemaakt van een </w:t>
      </w:r>
      <w:r w:rsidR="00844E3E">
        <w:rPr>
          <w:lang w:val="nl-NL"/>
        </w:rPr>
        <w:t>tandwieloverbrenging</w:t>
      </w:r>
      <w:r w:rsidR="00744F54">
        <w:rPr>
          <w:lang w:val="nl-NL"/>
        </w:rPr>
        <w:t>.</w:t>
      </w:r>
      <w:r w:rsidR="00844E3E">
        <w:rPr>
          <w:lang w:val="nl-NL"/>
        </w:rPr>
        <w:t xml:space="preserve"> </w:t>
      </w:r>
      <w:sdt>
        <w:sdtPr>
          <w:rPr>
            <w:lang w:val="nl-NL"/>
          </w:rPr>
          <w:id w:val="-109054834"/>
          <w:citation/>
        </w:sdtPr>
        <w:sdtContent>
          <w:r w:rsidR="008C4E6D">
            <w:rPr>
              <w:lang w:val="nl-NL"/>
            </w:rPr>
            <w:fldChar w:fldCharType="begin"/>
          </w:r>
          <w:r w:rsidR="008C4E6D">
            <w:rPr>
              <w:lang w:val="nl-NL"/>
            </w:rPr>
            <w:instrText xml:space="preserve"> CITATION DCmotor \l 1043 </w:instrText>
          </w:r>
          <w:r w:rsidR="008C4E6D">
            <w:rPr>
              <w:lang w:val="nl-NL"/>
            </w:rPr>
            <w:fldChar w:fldCharType="separate"/>
          </w:r>
          <w:r w:rsidR="004A4ECC" w:rsidRPr="004A4ECC">
            <w:rPr>
              <w:noProof/>
              <w:lang w:val="nl-NL"/>
            </w:rPr>
            <w:t>[4]</w:t>
          </w:r>
          <w:r w:rsidR="008C4E6D">
            <w:rPr>
              <w:lang w:val="nl-NL"/>
            </w:rPr>
            <w:fldChar w:fldCharType="end"/>
          </w:r>
        </w:sdtContent>
      </w:sdt>
    </w:p>
    <w:p w14:paraId="5256CEB1" w14:textId="117E5D81" w:rsidR="00C0052C" w:rsidRPr="006B7845" w:rsidRDefault="00C0052C" w:rsidP="00D96611">
      <w:pPr>
        <w:pStyle w:val="Kop3"/>
        <w:rPr>
          <w:lang w:val="nl-NL"/>
        </w:rPr>
      </w:pPr>
      <w:bookmarkStart w:id="12" w:name="_Toc133405024"/>
      <w:r w:rsidRPr="006B7845">
        <w:rPr>
          <w:lang w:val="nl-NL"/>
        </w:rPr>
        <w:t>Brushless DC</w:t>
      </w:r>
      <w:r w:rsidR="00CC27DA">
        <w:rPr>
          <w:lang w:val="nl-NL"/>
        </w:rPr>
        <w:t>-</w:t>
      </w:r>
      <w:r w:rsidRPr="006B7845">
        <w:rPr>
          <w:lang w:val="nl-NL"/>
        </w:rPr>
        <w:t>motoren</w:t>
      </w:r>
      <w:bookmarkEnd w:id="12"/>
    </w:p>
    <w:p w14:paraId="34480427" w14:textId="626F35B2" w:rsidR="00B92CA0" w:rsidRDefault="00E925A8" w:rsidP="00046755">
      <w:pPr>
        <w:rPr>
          <w:lang w:val="nl-NL"/>
        </w:rPr>
      </w:pPr>
      <w:r>
        <w:rPr>
          <w:lang w:val="nl-NL"/>
        </w:rPr>
        <w:t>Aangezien</w:t>
      </w:r>
      <w:r w:rsidR="00DC39AC">
        <w:rPr>
          <w:lang w:val="nl-NL"/>
        </w:rPr>
        <w:t xml:space="preserve"> de</w:t>
      </w:r>
      <w:r w:rsidR="00B92CA0" w:rsidRPr="00B92CA0">
        <w:rPr>
          <w:lang w:val="nl-NL"/>
        </w:rPr>
        <w:t xml:space="preserve"> brushless DC</w:t>
      </w:r>
      <w:r w:rsidR="00844E3E">
        <w:rPr>
          <w:lang w:val="nl-NL"/>
        </w:rPr>
        <w:t>-</w:t>
      </w:r>
      <w:r w:rsidR="00B92CA0" w:rsidRPr="00B92CA0">
        <w:rPr>
          <w:lang w:val="nl-NL"/>
        </w:rPr>
        <w:t xml:space="preserve">motoren </w:t>
      </w:r>
      <w:r w:rsidR="00B92CA0">
        <w:rPr>
          <w:lang w:val="nl-NL"/>
        </w:rPr>
        <w:t xml:space="preserve">van oorsprong weinig gewicht </w:t>
      </w:r>
      <w:r w:rsidR="00DC39AC">
        <w:rPr>
          <w:lang w:val="nl-NL"/>
        </w:rPr>
        <w:t>kunnen</w:t>
      </w:r>
      <w:r w:rsidR="00B92CA0">
        <w:rPr>
          <w:lang w:val="nl-NL"/>
        </w:rPr>
        <w:t xml:space="preserve"> </w:t>
      </w:r>
      <w:r w:rsidR="00F01790">
        <w:rPr>
          <w:lang w:val="nl-NL"/>
        </w:rPr>
        <w:t>dragen</w:t>
      </w:r>
      <w:r w:rsidR="00DC39AC">
        <w:rPr>
          <w:lang w:val="nl-NL"/>
        </w:rPr>
        <w:t xml:space="preserve">, </w:t>
      </w:r>
      <w:r w:rsidR="002F65C7">
        <w:rPr>
          <w:lang w:val="nl-NL"/>
        </w:rPr>
        <w:t xml:space="preserve">is de </w:t>
      </w:r>
      <w:r w:rsidR="00B92CA0">
        <w:rPr>
          <w:lang w:val="nl-NL"/>
        </w:rPr>
        <w:t xml:space="preserve">populariteit </w:t>
      </w:r>
      <w:r w:rsidR="00FF744B">
        <w:rPr>
          <w:lang w:val="nl-NL"/>
        </w:rPr>
        <w:t>van belang.</w:t>
      </w:r>
      <w:r w:rsidR="00FC3B0D">
        <w:rPr>
          <w:lang w:val="nl-NL"/>
        </w:rPr>
        <w:t xml:space="preserve"> </w:t>
      </w:r>
      <w:r w:rsidR="00FF744B">
        <w:rPr>
          <w:lang w:val="nl-NL"/>
        </w:rPr>
        <w:t>D</w:t>
      </w:r>
      <w:r w:rsidR="00FC3B0D">
        <w:rPr>
          <w:lang w:val="nl-NL"/>
        </w:rPr>
        <w:t>ronemotoren,</w:t>
      </w:r>
      <w:r w:rsidR="00353FC2">
        <w:rPr>
          <w:lang w:val="nl-NL"/>
        </w:rPr>
        <w:t xml:space="preserve"> </w:t>
      </w:r>
      <w:r w:rsidR="00504474">
        <w:rPr>
          <w:lang w:val="nl-NL"/>
        </w:rPr>
        <w:t xml:space="preserve">zoals </w:t>
      </w:r>
      <w:r w:rsidR="00E70B1A">
        <w:rPr>
          <w:lang w:val="nl-NL"/>
        </w:rPr>
        <w:t xml:space="preserve">de </w:t>
      </w:r>
      <w:r w:rsidR="003340DA">
        <w:rPr>
          <w:lang w:val="nl-NL"/>
        </w:rPr>
        <w:t>P</w:t>
      </w:r>
      <w:r w:rsidR="00825883">
        <w:rPr>
          <w:lang w:val="nl-NL"/>
        </w:rPr>
        <w:t>ichler</w:t>
      </w:r>
      <w:r w:rsidR="003340DA">
        <w:rPr>
          <w:lang w:val="nl-NL"/>
        </w:rPr>
        <w:t>motor</w:t>
      </w:r>
      <w:r w:rsidR="00FB606C">
        <w:rPr>
          <w:lang w:val="nl-NL"/>
        </w:rPr>
        <w:t>,</w:t>
      </w:r>
      <w:r w:rsidR="00FC3B0D">
        <w:rPr>
          <w:lang w:val="nl-NL"/>
        </w:rPr>
        <w:t xml:space="preserve"> </w:t>
      </w:r>
      <w:r w:rsidR="003E551A">
        <w:rPr>
          <w:lang w:val="nl-NL"/>
        </w:rPr>
        <w:t xml:space="preserve">zijn </w:t>
      </w:r>
      <w:r w:rsidR="00FC3B0D">
        <w:rPr>
          <w:lang w:val="nl-NL"/>
        </w:rPr>
        <w:t>de meest gebruikte</w:t>
      </w:r>
      <w:r w:rsidR="003E551A">
        <w:rPr>
          <w:lang w:val="nl-NL"/>
        </w:rPr>
        <w:t xml:space="preserve"> in hun soort</w:t>
      </w:r>
      <w:sdt>
        <w:sdtPr>
          <w:rPr>
            <w:lang w:val="nl-NL"/>
          </w:rPr>
          <w:id w:val="1874659890"/>
          <w:citation/>
        </w:sdtPr>
        <w:sdtContent>
          <w:r w:rsidR="005441F9">
            <w:rPr>
              <w:lang w:val="nl-NL"/>
            </w:rPr>
            <w:fldChar w:fldCharType="begin"/>
          </w:r>
          <w:r w:rsidR="005441F9">
            <w:rPr>
              <w:lang w:val="nl-NL"/>
            </w:rPr>
            <w:instrText xml:space="preserve">CITATION BrushlessDCmotoren \l 1043 </w:instrText>
          </w:r>
          <w:r w:rsidR="005441F9">
            <w:rPr>
              <w:lang w:val="nl-NL"/>
            </w:rPr>
            <w:fldChar w:fldCharType="separate"/>
          </w:r>
          <w:r w:rsidR="004A4ECC">
            <w:rPr>
              <w:noProof/>
              <w:lang w:val="nl-NL"/>
            </w:rPr>
            <w:t xml:space="preserve"> </w:t>
          </w:r>
          <w:r w:rsidR="004A4ECC" w:rsidRPr="004A4ECC">
            <w:rPr>
              <w:noProof/>
              <w:lang w:val="nl-NL"/>
            </w:rPr>
            <w:t>[5]</w:t>
          </w:r>
          <w:r w:rsidR="005441F9">
            <w:rPr>
              <w:lang w:val="nl-NL"/>
            </w:rPr>
            <w:fldChar w:fldCharType="end"/>
          </w:r>
        </w:sdtContent>
      </w:sdt>
      <w:r w:rsidR="003340DA">
        <w:rPr>
          <w:lang w:val="nl-NL"/>
        </w:rPr>
        <w:t>.</w:t>
      </w:r>
    </w:p>
    <w:p w14:paraId="72684AA7" w14:textId="2E7F6043" w:rsidR="0054688B" w:rsidRDefault="00F91FF7" w:rsidP="00046755">
      <w:pPr>
        <w:rPr>
          <w:lang w:val="nl-NL"/>
        </w:rPr>
        <w:sectPr w:rsidR="0054688B" w:rsidSect="008E2F81">
          <w:pgSz w:w="11906" w:h="16838"/>
          <w:pgMar w:top="1417" w:right="1417" w:bottom="1417" w:left="1417" w:header="708" w:footer="708" w:gutter="0"/>
          <w:cols w:space="708"/>
          <w:titlePg/>
          <w:docGrid w:linePitch="360"/>
        </w:sectPr>
      </w:pPr>
      <w:r>
        <w:rPr>
          <w:lang w:val="nl-NL"/>
        </w:rPr>
        <w:t xml:space="preserve">De conclusie </w:t>
      </w:r>
      <w:r w:rsidR="004D2F7A">
        <w:rPr>
          <w:lang w:val="nl-NL"/>
        </w:rPr>
        <w:t xml:space="preserve">die uit </w:t>
      </w:r>
      <w:r w:rsidR="00D46B56">
        <w:rPr>
          <w:lang w:val="nl-NL"/>
        </w:rPr>
        <w:fldChar w:fldCharType="begin"/>
      </w:r>
      <w:r w:rsidR="00D46B56">
        <w:rPr>
          <w:lang w:val="nl-NL"/>
        </w:rPr>
        <w:instrText xml:space="preserve"> REF _Ref130129959 \h </w:instrText>
      </w:r>
      <w:r w:rsidR="00D46B56">
        <w:rPr>
          <w:lang w:val="nl-NL"/>
        </w:rPr>
      </w:r>
      <w:r w:rsidR="00D46B56">
        <w:rPr>
          <w:lang w:val="nl-NL"/>
        </w:rPr>
        <w:fldChar w:fldCharType="separate"/>
      </w:r>
      <w:r w:rsidR="00B95FD8">
        <w:t xml:space="preserve">Tabel </w:t>
      </w:r>
      <w:r w:rsidR="00B95FD8">
        <w:rPr>
          <w:noProof/>
        </w:rPr>
        <w:t>3</w:t>
      </w:r>
      <w:r w:rsidR="00D46B56">
        <w:rPr>
          <w:lang w:val="nl-NL"/>
        </w:rPr>
        <w:fldChar w:fldCharType="end"/>
      </w:r>
      <w:r w:rsidR="00D46B56">
        <w:rPr>
          <w:lang w:val="nl-NL"/>
        </w:rPr>
        <w:t xml:space="preserve"> </w:t>
      </w:r>
      <w:r w:rsidR="004D2F7A">
        <w:rPr>
          <w:lang w:val="nl-NL"/>
        </w:rPr>
        <w:t xml:space="preserve">kan worden getrokken, is dat er in dit project een combinatie </w:t>
      </w:r>
      <w:r w:rsidR="0055322A">
        <w:rPr>
          <w:lang w:val="nl-NL"/>
        </w:rPr>
        <w:t>van stappenmotoren en servomotoren word</w:t>
      </w:r>
      <w:r w:rsidR="00BC27DC">
        <w:rPr>
          <w:lang w:val="nl-NL"/>
        </w:rPr>
        <w:t xml:space="preserve">t </w:t>
      </w:r>
      <w:r w:rsidR="0055322A">
        <w:rPr>
          <w:lang w:val="nl-NL"/>
        </w:rPr>
        <w:t xml:space="preserve">gebruikt. </w:t>
      </w:r>
      <w:r w:rsidR="0054688B">
        <w:rPr>
          <w:lang w:val="nl-NL"/>
        </w:rPr>
        <w:t xml:space="preserve">De </w:t>
      </w:r>
      <w:r w:rsidR="00806F1D">
        <w:rPr>
          <w:lang w:val="nl-NL"/>
        </w:rPr>
        <w:t>b</w:t>
      </w:r>
      <w:r w:rsidR="0054688B">
        <w:rPr>
          <w:lang w:val="nl-NL"/>
        </w:rPr>
        <w:t xml:space="preserve">rushless </w:t>
      </w:r>
      <w:r w:rsidR="006223C9">
        <w:rPr>
          <w:lang w:val="nl-NL"/>
        </w:rPr>
        <w:t>DC-motor</w:t>
      </w:r>
      <w:r w:rsidR="0054688B">
        <w:rPr>
          <w:lang w:val="nl-NL"/>
        </w:rPr>
        <w:t xml:space="preserve"> </w:t>
      </w:r>
      <w:r w:rsidR="00A47E72">
        <w:rPr>
          <w:lang w:val="nl-NL"/>
        </w:rPr>
        <w:t xml:space="preserve">en de </w:t>
      </w:r>
      <w:r w:rsidR="006223C9">
        <w:rPr>
          <w:lang w:val="nl-NL"/>
        </w:rPr>
        <w:t>DC-motor</w:t>
      </w:r>
      <w:r w:rsidR="00A47E72">
        <w:rPr>
          <w:lang w:val="nl-NL"/>
        </w:rPr>
        <w:t xml:space="preserve"> hebben allebei een continue beweging, </w:t>
      </w:r>
      <w:r w:rsidR="006413A6">
        <w:rPr>
          <w:lang w:val="nl-NL"/>
        </w:rPr>
        <w:t>wat</w:t>
      </w:r>
      <w:r w:rsidR="00A47E72">
        <w:rPr>
          <w:lang w:val="nl-NL"/>
        </w:rPr>
        <w:t xml:space="preserve"> niet ideaal </w:t>
      </w:r>
      <w:r w:rsidR="006413A6">
        <w:rPr>
          <w:lang w:val="nl-NL"/>
        </w:rPr>
        <w:t>is,</w:t>
      </w:r>
      <w:r w:rsidR="00A739F8">
        <w:rPr>
          <w:lang w:val="nl-NL"/>
        </w:rPr>
        <w:t xml:space="preserve"> </w:t>
      </w:r>
      <w:r w:rsidR="00080CBA">
        <w:rPr>
          <w:lang w:val="nl-NL"/>
        </w:rPr>
        <w:t>en</w:t>
      </w:r>
      <w:r w:rsidR="00A47E72">
        <w:rPr>
          <w:lang w:val="nl-NL"/>
        </w:rPr>
        <w:t xml:space="preserve"> </w:t>
      </w:r>
      <w:r w:rsidR="002C20BE">
        <w:rPr>
          <w:lang w:val="nl-NL"/>
        </w:rPr>
        <w:t xml:space="preserve">ze </w:t>
      </w:r>
      <w:r w:rsidR="00A47E72">
        <w:rPr>
          <w:lang w:val="nl-NL"/>
        </w:rPr>
        <w:t xml:space="preserve">worden om die reden niet in </w:t>
      </w:r>
      <w:r w:rsidR="00080CBA">
        <w:rPr>
          <w:lang w:val="nl-NL"/>
        </w:rPr>
        <w:t>dit</w:t>
      </w:r>
      <w:r w:rsidR="00A47E72">
        <w:rPr>
          <w:lang w:val="nl-NL"/>
        </w:rPr>
        <w:t xml:space="preserve"> project</w:t>
      </w:r>
      <w:r w:rsidR="00080CBA">
        <w:rPr>
          <w:lang w:val="nl-NL"/>
        </w:rPr>
        <w:t xml:space="preserve"> gebruikt</w:t>
      </w:r>
      <w:r w:rsidR="00A47E72">
        <w:rPr>
          <w:lang w:val="nl-NL"/>
        </w:rPr>
        <w:t>.</w:t>
      </w:r>
    </w:p>
    <w:p w14:paraId="66688E8E" w14:textId="63A0352F" w:rsidR="007A1185" w:rsidRDefault="007A1185" w:rsidP="007A1185">
      <w:pPr>
        <w:pStyle w:val="Bijschrift"/>
        <w:keepNext/>
      </w:pPr>
      <w:bookmarkStart w:id="13" w:name="_Ref130129959"/>
      <w:bookmarkStart w:id="14" w:name="_Ref131008182"/>
      <w:bookmarkStart w:id="15" w:name="_Toc133405097"/>
      <w:r>
        <w:lastRenderedPageBreak/>
        <w:t xml:space="preserve">Tabel </w:t>
      </w:r>
      <w:r>
        <w:fldChar w:fldCharType="begin"/>
      </w:r>
      <w:r>
        <w:instrText xml:space="preserve"> SEQ Tabel \* ARABIC </w:instrText>
      </w:r>
      <w:r>
        <w:fldChar w:fldCharType="separate"/>
      </w:r>
      <w:r w:rsidR="00B95FD8">
        <w:rPr>
          <w:noProof/>
        </w:rPr>
        <w:t>3</w:t>
      </w:r>
      <w:r>
        <w:fldChar w:fldCharType="end"/>
      </w:r>
      <w:bookmarkEnd w:id="13"/>
      <w:r>
        <w:t>: Vergelijking van motoren</w:t>
      </w:r>
      <w:r w:rsidR="00064473" w:rsidRPr="00064473">
        <w:t xml:space="preserve"> </w:t>
      </w:r>
      <w:r w:rsidR="00064473" w:rsidRPr="00064473">
        <w:rPr>
          <w:lang w:val="nl-NL"/>
        </w:rPr>
        <w:t xml:space="preserve"> </w:t>
      </w:r>
      <w:sdt>
        <w:sdtPr>
          <w:rPr>
            <w:lang w:val="nl-NL"/>
          </w:rPr>
          <w:id w:val="93444665"/>
          <w:citation/>
        </w:sdtPr>
        <w:sdtContent>
          <w:r w:rsidR="00064473">
            <w:rPr>
              <w:lang w:val="nl-NL"/>
            </w:rPr>
            <w:fldChar w:fldCharType="begin"/>
          </w:r>
          <w:r w:rsidR="00064473">
            <w:rPr>
              <w:lang w:val="nl-NL"/>
            </w:rPr>
            <w:instrText xml:space="preserve"> CITATION DCmotor \l 1043 </w:instrText>
          </w:r>
          <w:r w:rsidR="00064473">
            <w:rPr>
              <w:lang w:val="nl-NL"/>
            </w:rPr>
            <w:fldChar w:fldCharType="separate"/>
          </w:r>
          <w:r w:rsidR="004A4ECC" w:rsidRPr="004A4ECC">
            <w:rPr>
              <w:noProof/>
              <w:lang w:val="nl-NL"/>
            </w:rPr>
            <w:t>[2]</w:t>
          </w:r>
          <w:r w:rsidR="00064473">
            <w:rPr>
              <w:lang w:val="nl-NL"/>
            </w:rPr>
            <w:fldChar w:fldCharType="end"/>
          </w:r>
        </w:sdtContent>
      </w:sdt>
      <w:sdt>
        <w:sdtPr>
          <w:rPr>
            <w:lang w:val="nl-NL"/>
          </w:rPr>
          <w:id w:val="-664008280"/>
          <w:citation/>
        </w:sdtPr>
        <w:sdtContent>
          <w:r w:rsidR="00064473">
            <w:rPr>
              <w:lang w:val="nl-NL"/>
            </w:rPr>
            <w:fldChar w:fldCharType="begin"/>
          </w:r>
          <w:r w:rsidR="00064473">
            <w:rPr>
              <w:lang w:val="nl-NL"/>
            </w:rPr>
            <w:instrText xml:space="preserve">CITATION BrushlessDCmotoren \l 1043 </w:instrText>
          </w:r>
          <w:r w:rsidR="00064473">
            <w:rPr>
              <w:lang w:val="nl-NL"/>
            </w:rPr>
            <w:fldChar w:fldCharType="separate"/>
          </w:r>
          <w:r w:rsidR="004A4ECC">
            <w:rPr>
              <w:noProof/>
              <w:lang w:val="nl-NL"/>
            </w:rPr>
            <w:t xml:space="preserve"> </w:t>
          </w:r>
          <w:r w:rsidR="004A4ECC" w:rsidRPr="004A4ECC">
            <w:rPr>
              <w:noProof/>
              <w:lang w:val="nl-NL"/>
            </w:rPr>
            <w:t>[3]</w:t>
          </w:r>
          <w:r w:rsidR="00064473">
            <w:rPr>
              <w:lang w:val="nl-NL"/>
            </w:rPr>
            <w:fldChar w:fldCharType="end"/>
          </w:r>
        </w:sdtContent>
      </w:sdt>
      <w:bookmarkEnd w:id="14"/>
      <w:r w:rsidR="002B5AA8" w:rsidRPr="002B5AA8">
        <w:t xml:space="preserve"> </w:t>
      </w:r>
      <w:sdt>
        <w:sdtPr>
          <w:id w:val="-31111920"/>
          <w:citation/>
        </w:sdtPr>
        <w:sdtContent>
          <w:r w:rsidR="002B5AA8">
            <w:fldChar w:fldCharType="begin"/>
          </w:r>
          <w:r w:rsidR="002B5AA8">
            <w:rPr>
              <w:lang w:val="nl-NL"/>
            </w:rPr>
            <w:instrText xml:space="preserve">CITATION stappenmotor \l 1043 </w:instrText>
          </w:r>
          <w:r w:rsidR="002B5AA8">
            <w:fldChar w:fldCharType="separate"/>
          </w:r>
          <w:r w:rsidR="004A4ECC" w:rsidRPr="004A4ECC">
            <w:rPr>
              <w:noProof/>
              <w:lang w:val="nl-NL"/>
            </w:rPr>
            <w:t>[2]</w:t>
          </w:r>
          <w:r w:rsidR="002B5AA8">
            <w:fldChar w:fldCharType="end"/>
          </w:r>
        </w:sdtContent>
      </w:sdt>
      <w:r w:rsidR="002B5AA8">
        <w:t xml:space="preserve"> </w:t>
      </w:r>
      <w:sdt>
        <w:sdtPr>
          <w:rPr>
            <w:i w:val="0"/>
            <w:iCs w:val="0"/>
            <w:u w:val="single"/>
            <w:lang w:val="nl-NL"/>
          </w:rPr>
          <w:id w:val="568472740"/>
          <w:citation/>
        </w:sdtPr>
        <w:sdtContent>
          <w:r w:rsidR="002B5AA8">
            <w:rPr>
              <w:i w:val="0"/>
              <w:iCs w:val="0"/>
              <w:u w:val="single"/>
              <w:lang w:val="nl-NL"/>
            </w:rPr>
            <w:fldChar w:fldCharType="begin"/>
          </w:r>
          <w:r w:rsidR="002B5AA8">
            <w:rPr>
              <w:lang w:val="nl-NL"/>
            </w:rPr>
            <w:instrText xml:space="preserve">CITATION servomotor \l 1043 </w:instrText>
          </w:r>
          <w:r w:rsidR="002B5AA8">
            <w:rPr>
              <w:i w:val="0"/>
              <w:iCs w:val="0"/>
              <w:u w:val="single"/>
              <w:lang w:val="nl-NL"/>
            </w:rPr>
            <w:fldChar w:fldCharType="separate"/>
          </w:r>
          <w:r w:rsidR="004A4ECC" w:rsidRPr="004A4ECC">
            <w:rPr>
              <w:noProof/>
              <w:lang w:val="nl-NL"/>
            </w:rPr>
            <w:t>[3]</w:t>
          </w:r>
          <w:r w:rsidR="002B5AA8">
            <w:rPr>
              <w:i w:val="0"/>
              <w:iCs w:val="0"/>
              <w:u w:val="single"/>
              <w:lang w:val="nl-NL"/>
            </w:rPr>
            <w:fldChar w:fldCharType="end"/>
          </w:r>
        </w:sdtContent>
      </w:sdt>
      <w:bookmarkEnd w:id="15"/>
    </w:p>
    <w:tbl>
      <w:tblPr>
        <w:tblStyle w:val="Tabelraster"/>
        <w:tblW w:w="0" w:type="auto"/>
        <w:tblLook w:val="04A0" w:firstRow="1" w:lastRow="0" w:firstColumn="1" w:lastColumn="0" w:noHBand="0" w:noVBand="1"/>
      </w:tblPr>
      <w:tblGrid>
        <w:gridCol w:w="2121"/>
        <w:gridCol w:w="2977"/>
        <w:gridCol w:w="3119"/>
        <w:gridCol w:w="2693"/>
        <w:gridCol w:w="3084"/>
      </w:tblGrid>
      <w:tr w:rsidR="00712437" w14:paraId="1F9B8678" w14:textId="38810993" w:rsidTr="00700FE2">
        <w:tc>
          <w:tcPr>
            <w:tcW w:w="2121" w:type="dxa"/>
          </w:tcPr>
          <w:p w14:paraId="12DAFA61" w14:textId="77777777" w:rsidR="00C934AD" w:rsidRDefault="00C934AD" w:rsidP="003D67E7">
            <w:pPr>
              <w:rPr>
                <w:lang w:val="nl-NL"/>
              </w:rPr>
            </w:pPr>
          </w:p>
        </w:tc>
        <w:tc>
          <w:tcPr>
            <w:tcW w:w="2977" w:type="dxa"/>
          </w:tcPr>
          <w:p w14:paraId="75C41814" w14:textId="39A542AB" w:rsidR="004F2337" w:rsidRPr="00E73F17" w:rsidRDefault="00C934AD" w:rsidP="00720A21">
            <w:pPr>
              <w:rPr>
                <w:b/>
                <w:bCs/>
                <w:lang w:val="nl-NL"/>
              </w:rPr>
            </w:pPr>
            <w:r w:rsidRPr="00E73F17">
              <w:rPr>
                <w:b/>
                <w:bCs/>
                <w:lang w:val="nl-NL"/>
              </w:rPr>
              <w:t>Stappen</w:t>
            </w:r>
            <w:r w:rsidR="00642DC0" w:rsidRPr="00E73F17">
              <w:rPr>
                <w:b/>
                <w:bCs/>
                <w:lang w:val="nl-NL"/>
              </w:rPr>
              <w:t>motoren</w:t>
            </w:r>
            <w:r w:rsidR="005D7C39">
              <w:t xml:space="preserve"> </w:t>
            </w:r>
            <w:sdt>
              <w:sdtPr>
                <w:id w:val="-722751296"/>
                <w:citation/>
              </w:sdtPr>
              <w:sdtContent>
                <w:r w:rsidR="005D7C39">
                  <w:fldChar w:fldCharType="begin"/>
                </w:r>
                <w:r w:rsidR="005D7C39">
                  <w:rPr>
                    <w:lang w:val="nl-NL"/>
                  </w:rPr>
                  <w:instrText xml:space="preserve">CITATION stappenmotor \l 1043 </w:instrText>
                </w:r>
                <w:r w:rsidR="005D7C39">
                  <w:fldChar w:fldCharType="separate"/>
                </w:r>
                <w:r w:rsidR="004A4ECC" w:rsidRPr="004A4ECC">
                  <w:rPr>
                    <w:noProof/>
                    <w:lang w:val="nl-NL"/>
                  </w:rPr>
                  <w:t>[2]</w:t>
                </w:r>
                <w:r w:rsidR="005D7C39">
                  <w:fldChar w:fldCharType="end"/>
                </w:r>
              </w:sdtContent>
            </w:sdt>
          </w:p>
        </w:tc>
        <w:tc>
          <w:tcPr>
            <w:tcW w:w="3119" w:type="dxa"/>
          </w:tcPr>
          <w:p w14:paraId="7EDCA3FC" w14:textId="36B2AE93" w:rsidR="00C934AD" w:rsidRPr="00E73F17" w:rsidRDefault="008E1527" w:rsidP="003D67E7">
            <w:pPr>
              <w:rPr>
                <w:b/>
                <w:bCs/>
                <w:lang w:val="nl-NL"/>
              </w:rPr>
            </w:pPr>
            <w:r w:rsidRPr="00E73F17">
              <w:rPr>
                <w:b/>
                <w:bCs/>
                <w:lang w:val="nl-NL"/>
              </w:rPr>
              <w:t>Servomotoren</w:t>
            </w:r>
            <w:r w:rsidR="005D7C39">
              <w:rPr>
                <w:b/>
                <w:bCs/>
                <w:lang w:val="nl-NL"/>
              </w:rPr>
              <w:t xml:space="preserve"> </w:t>
            </w:r>
            <w:sdt>
              <w:sdtPr>
                <w:rPr>
                  <w:i/>
                  <w:iCs/>
                  <w:u w:val="single"/>
                  <w:lang w:val="nl-NL"/>
                </w:rPr>
                <w:id w:val="1392763979"/>
                <w:citation/>
              </w:sdtPr>
              <w:sdtContent>
                <w:r w:rsidR="005D7C39">
                  <w:rPr>
                    <w:i/>
                    <w:iCs/>
                    <w:u w:val="single"/>
                    <w:lang w:val="nl-NL"/>
                  </w:rPr>
                  <w:fldChar w:fldCharType="begin"/>
                </w:r>
                <w:r w:rsidR="005D7C39">
                  <w:rPr>
                    <w:lang w:val="nl-NL"/>
                  </w:rPr>
                  <w:instrText xml:space="preserve">CITATION servomotor \l 1043 </w:instrText>
                </w:r>
                <w:r w:rsidR="005D7C39">
                  <w:rPr>
                    <w:i/>
                    <w:iCs/>
                    <w:u w:val="single"/>
                    <w:lang w:val="nl-NL"/>
                  </w:rPr>
                  <w:fldChar w:fldCharType="separate"/>
                </w:r>
                <w:r w:rsidR="004A4ECC" w:rsidRPr="004A4ECC">
                  <w:rPr>
                    <w:noProof/>
                    <w:lang w:val="nl-NL"/>
                  </w:rPr>
                  <w:t>[3]</w:t>
                </w:r>
                <w:r w:rsidR="005D7C39">
                  <w:rPr>
                    <w:i/>
                    <w:iCs/>
                    <w:u w:val="single"/>
                    <w:lang w:val="nl-NL"/>
                  </w:rPr>
                  <w:fldChar w:fldCharType="end"/>
                </w:r>
              </w:sdtContent>
            </w:sdt>
          </w:p>
        </w:tc>
        <w:tc>
          <w:tcPr>
            <w:tcW w:w="2693" w:type="dxa"/>
          </w:tcPr>
          <w:p w14:paraId="718BE9F6" w14:textId="214769D7" w:rsidR="00C934AD" w:rsidRPr="00E73F17" w:rsidRDefault="006223C9" w:rsidP="003D67E7">
            <w:pPr>
              <w:rPr>
                <w:b/>
                <w:bCs/>
                <w:lang w:val="nl-NL"/>
              </w:rPr>
            </w:pPr>
            <w:r>
              <w:rPr>
                <w:b/>
                <w:bCs/>
                <w:lang w:val="nl-NL"/>
              </w:rPr>
              <w:t>DC-motor</w:t>
            </w:r>
            <w:r w:rsidR="008E1527" w:rsidRPr="00E73F17">
              <w:rPr>
                <w:b/>
                <w:bCs/>
                <w:lang w:val="nl-NL"/>
              </w:rPr>
              <w:t>en</w:t>
            </w:r>
            <w:r w:rsidR="005D7C39">
              <w:rPr>
                <w:lang w:val="nl-NL"/>
              </w:rPr>
              <w:t xml:space="preserve"> </w:t>
            </w:r>
            <w:sdt>
              <w:sdtPr>
                <w:rPr>
                  <w:lang w:val="nl-NL"/>
                </w:rPr>
                <w:id w:val="-817961984"/>
                <w:citation/>
              </w:sdtPr>
              <w:sdtContent>
                <w:r w:rsidR="005D7C39">
                  <w:rPr>
                    <w:lang w:val="nl-NL"/>
                  </w:rPr>
                  <w:fldChar w:fldCharType="begin"/>
                </w:r>
                <w:r w:rsidR="005D7C39">
                  <w:rPr>
                    <w:lang w:val="nl-NL"/>
                  </w:rPr>
                  <w:instrText xml:space="preserve"> CITATION DCmotor \l 1043 </w:instrText>
                </w:r>
                <w:r w:rsidR="005D7C39">
                  <w:rPr>
                    <w:lang w:val="nl-NL"/>
                  </w:rPr>
                  <w:fldChar w:fldCharType="separate"/>
                </w:r>
                <w:r w:rsidR="004A4ECC" w:rsidRPr="004A4ECC">
                  <w:rPr>
                    <w:noProof/>
                    <w:lang w:val="nl-NL"/>
                  </w:rPr>
                  <w:t>[4]</w:t>
                </w:r>
                <w:r w:rsidR="005D7C39">
                  <w:rPr>
                    <w:lang w:val="nl-NL"/>
                  </w:rPr>
                  <w:fldChar w:fldCharType="end"/>
                </w:r>
              </w:sdtContent>
            </w:sdt>
          </w:p>
        </w:tc>
        <w:tc>
          <w:tcPr>
            <w:tcW w:w="3084" w:type="dxa"/>
          </w:tcPr>
          <w:p w14:paraId="495921E5" w14:textId="46083E7E" w:rsidR="00C934AD" w:rsidRPr="00E73F17" w:rsidRDefault="008E1527" w:rsidP="003D67E7">
            <w:pPr>
              <w:rPr>
                <w:b/>
                <w:bCs/>
                <w:lang w:val="nl-NL"/>
              </w:rPr>
            </w:pPr>
            <w:r w:rsidRPr="00E73F17">
              <w:rPr>
                <w:b/>
                <w:bCs/>
                <w:lang w:val="nl-NL"/>
              </w:rPr>
              <w:t xml:space="preserve">Brushless </w:t>
            </w:r>
            <w:r w:rsidR="006223C9">
              <w:rPr>
                <w:b/>
                <w:bCs/>
                <w:lang w:val="nl-NL"/>
              </w:rPr>
              <w:t>DC-motor</w:t>
            </w:r>
            <w:r w:rsidRPr="00E73F17">
              <w:rPr>
                <w:b/>
                <w:bCs/>
                <w:lang w:val="nl-NL"/>
              </w:rPr>
              <w:t>en</w:t>
            </w:r>
            <w:sdt>
              <w:sdtPr>
                <w:rPr>
                  <w:lang w:val="nl-NL"/>
                </w:rPr>
                <w:id w:val="1071777816"/>
                <w:citation/>
              </w:sdtPr>
              <w:sdtContent>
                <w:r w:rsidR="005D7C39">
                  <w:rPr>
                    <w:lang w:val="nl-NL"/>
                  </w:rPr>
                  <w:fldChar w:fldCharType="begin"/>
                </w:r>
                <w:r w:rsidR="005D7C39">
                  <w:rPr>
                    <w:lang w:val="nl-NL"/>
                  </w:rPr>
                  <w:instrText xml:space="preserve">CITATION BrushlessDCmotoren \l 1043 </w:instrText>
                </w:r>
                <w:r w:rsidR="005D7C39">
                  <w:rPr>
                    <w:lang w:val="nl-NL"/>
                  </w:rPr>
                  <w:fldChar w:fldCharType="separate"/>
                </w:r>
                <w:r w:rsidR="004A4ECC">
                  <w:rPr>
                    <w:noProof/>
                    <w:lang w:val="nl-NL"/>
                  </w:rPr>
                  <w:t xml:space="preserve"> </w:t>
                </w:r>
                <w:r w:rsidR="004A4ECC" w:rsidRPr="004A4ECC">
                  <w:rPr>
                    <w:noProof/>
                    <w:lang w:val="nl-NL"/>
                  </w:rPr>
                  <w:t>[5]</w:t>
                </w:r>
                <w:r w:rsidR="005D7C39">
                  <w:rPr>
                    <w:lang w:val="nl-NL"/>
                  </w:rPr>
                  <w:fldChar w:fldCharType="end"/>
                </w:r>
              </w:sdtContent>
            </w:sdt>
          </w:p>
        </w:tc>
      </w:tr>
      <w:tr w:rsidR="00712437" w:rsidRPr="00C21F78" w14:paraId="60D97CAC" w14:textId="189B3F21" w:rsidTr="00700FE2">
        <w:tc>
          <w:tcPr>
            <w:tcW w:w="2121" w:type="dxa"/>
          </w:tcPr>
          <w:p w14:paraId="2C826610" w14:textId="079AE279" w:rsidR="00C934AD" w:rsidRPr="00E73F17" w:rsidRDefault="00B80B95" w:rsidP="003D67E7">
            <w:pPr>
              <w:rPr>
                <w:b/>
                <w:bCs/>
                <w:lang w:val="nl-NL"/>
              </w:rPr>
            </w:pPr>
            <w:r w:rsidRPr="00E73F17">
              <w:rPr>
                <w:b/>
                <w:bCs/>
                <w:lang w:val="nl-NL"/>
              </w:rPr>
              <w:t>Beweging</w:t>
            </w:r>
          </w:p>
        </w:tc>
        <w:tc>
          <w:tcPr>
            <w:tcW w:w="2977" w:type="dxa"/>
          </w:tcPr>
          <w:p w14:paraId="3AE4FC74" w14:textId="45952FFA" w:rsidR="003F5047" w:rsidRDefault="003F6E02" w:rsidP="00700FE2">
            <w:pPr>
              <w:rPr>
                <w:lang w:val="nl-NL"/>
              </w:rPr>
            </w:pPr>
            <w:r>
              <w:rPr>
                <w:lang w:val="nl-NL"/>
              </w:rPr>
              <w:t>Een stappen</w:t>
            </w:r>
            <w:r w:rsidR="00F21B5F">
              <w:rPr>
                <w:lang w:val="nl-NL"/>
              </w:rPr>
              <w:t>motor kan verschillende posities aanneme</w:t>
            </w:r>
            <w:r w:rsidR="00712437">
              <w:rPr>
                <w:lang w:val="nl-NL"/>
              </w:rPr>
              <w:t xml:space="preserve">n. </w:t>
            </w:r>
            <w:r w:rsidR="00700FE2">
              <w:rPr>
                <w:lang w:val="nl-NL"/>
              </w:rPr>
              <w:t>Er is een vloeiende beweging o</w:t>
            </w:r>
            <w:r w:rsidR="00D426D5">
              <w:rPr>
                <w:lang w:val="nl-NL"/>
              </w:rPr>
              <w:t xml:space="preserve">m van de ene positie naar de andere </w:t>
            </w:r>
            <w:r w:rsidR="00C94BD9">
              <w:rPr>
                <w:lang w:val="nl-NL"/>
              </w:rPr>
              <w:t>te</w:t>
            </w:r>
            <w:r w:rsidR="00F52D00">
              <w:rPr>
                <w:lang w:val="nl-NL"/>
              </w:rPr>
              <w:t xml:space="preserve"> gaan</w:t>
            </w:r>
            <w:r w:rsidR="00700FE2">
              <w:rPr>
                <w:lang w:val="nl-NL"/>
              </w:rPr>
              <w:t>.</w:t>
            </w:r>
          </w:p>
          <w:p w14:paraId="21923DB2" w14:textId="1CA0D682" w:rsidR="003F5047" w:rsidRDefault="00274373" w:rsidP="00700FE2">
            <w:pPr>
              <w:rPr>
                <w:lang w:val="nl-NL"/>
              </w:rPr>
            </w:pPr>
            <w:r>
              <w:rPr>
                <w:lang w:val="nl-NL"/>
              </w:rPr>
              <w:t>De verandering gebeur</w:t>
            </w:r>
            <w:r w:rsidR="00F52D00">
              <w:rPr>
                <w:lang w:val="nl-NL"/>
              </w:rPr>
              <w:t>t</w:t>
            </w:r>
            <w:r>
              <w:rPr>
                <w:lang w:val="nl-NL"/>
              </w:rPr>
              <w:t xml:space="preserve"> heel snel en precies.</w:t>
            </w:r>
          </w:p>
        </w:tc>
        <w:tc>
          <w:tcPr>
            <w:tcW w:w="3119" w:type="dxa"/>
          </w:tcPr>
          <w:p w14:paraId="443ED729" w14:textId="77777777" w:rsidR="00F7106E" w:rsidRDefault="00A973FC" w:rsidP="003D67E7">
            <w:pPr>
              <w:rPr>
                <w:lang w:val="nl-NL"/>
              </w:rPr>
            </w:pPr>
            <w:r>
              <w:rPr>
                <w:lang w:val="nl-NL"/>
              </w:rPr>
              <w:t>Een servomotor</w:t>
            </w:r>
            <w:r w:rsidR="00576C81">
              <w:rPr>
                <w:lang w:val="nl-NL"/>
              </w:rPr>
              <w:t xml:space="preserve"> heeft een vloeiende beweging bij het verdraaien, maar is niet altijd even precies</w:t>
            </w:r>
            <w:r w:rsidR="00DE7978">
              <w:rPr>
                <w:lang w:val="nl-NL"/>
              </w:rPr>
              <w:t xml:space="preserve"> doordat sommige motoren plastic tandwielen </w:t>
            </w:r>
            <w:r w:rsidR="006C280E">
              <w:rPr>
                <w:lang w:val="nl-NL"/>
              </w:rPr>
              <w:t>hebben</w:t>
            </w:r>
            <w:r w:rsidR="00FE4217">
              <w:rPr>
                <w:lang w:val="nl-NL"/>
              </w:rPr>
              <w:t>.</w:t>
            </w:r>
            <w:r w:rsidR="00DE7978">
              <w:rPr>
                <w:lang w:val="nl-NL"/>
              </w:rPr>
              <w:t xml:space="preserve"> </w:t>
            </w:r>
          </w:p>
          <w:p w14:paraId="02558CE4" w14:textId="6307FB41" w:rsidR="00C934AD" w:rsidRDefault="00FE4217" w:rsidP="003D67E7">
            <w:pPr>
              <w:rPr>
                <w:lang w:val="nl-NL"/>
              </w:rPr>
            </w:pPr>
            <w:r>
              <w:rPr>
                <w:lang w:val="nl-NL"/>
              </w:rPr>
              <w:t>Het</w:t>
            </w:r>
            <w:r w:rsidR="00DE7978">
              <w:rPr>
                <w:lang w:val="nl-NL"/>
              </w:rPr>
              <w:t xml:space="preserve"> voorbeeld </w:t>
            </w:r>
            <w:r w:rsidR="00D25D34">
              <w:rPr>
                <w:lang w:val="nl-NL"/>
              </w:rPr>
              <w:t>is</w:t>
            </w:r>
            <w:r w:rsidR="005C4A40">
              <w:rPr>
                <w:lang w:val="nl-NL"/>
              </w:rPr>
              <w:t xml:space="preserve"> </w:t>
            </w:r>
            <w:r w:rsidR="00D25D34">
              <w:rPr>
                <w:lang w:val="nl-NL"/>
              </w:rPr>
              <w:t xml:space="preserve">daarom </w:t>
            </w:r>
            <w:r w:rsidR="00DE7978">
              <w:rPr>
                <w:lang w:val="nl-NL"/>
              </w:rPr>
              <w:t xml:space="preserve"> met metalen tandwielen.</w:t>
            </w:r>
          </w:p>
        </w:tc>
        <w:tc>
          <w:tcPr>
            <w:tcW w:w="2693" w:type="dxa"/>
          </w:tcPr>
          <w:p w14:paraId="270AB549" w14:textId="1C1A1DC0" w:rsidR="00C934AD" w:rsidRDefault="00A87BF3" w:rsidP="003D67E7">
            <w:pPr>
              <w:rPr>
                <w:lang w:val="nl-NL"/>
              </w:rPr>
            </w:pPr>
            <w:r>
              <w:rPr>
                <w:lang w:val="nl-NL"/>
              </w:rPr>
              <w:t xml:space="preserve">De </w:t>
            </w:r>
            <w:r w:rsidR="009C616E">
              <w:rPr>
                <w:lang w:val="nl-NL"/>
              </w:rPr>
              <w:t xml:space="preserve">vloeiende beweging </w:t>
            </w:r>
            <w:r>
              <w:rPr>
                <w:lang w:val="nl-NL"/>
              </w:rPr>
              <w:t xml:space="preserve">van </w:t>
            </w:r>
            <w:r w:rsidR="00EB1D39">
              <w:rPr>
                <w:lang w:val="nl-NL"/>
              </w:rPr>
              <w:t>e</w:t>
            </w:r>
            <w:r w:rsidR="009C0169">
              <w:rPr>
                <w:lang w:val="nl-NL"/>
              </w:rPr>
              <w:t xml:space="preserve">en </w:t>
            </w:r>
            <w:r w:rsidR="006223C9">
              <w:rPr>
                <w:lang w:val="nl-NL"/>
              </w:rPr>
              <w:t>DC-motor</w:t>
            </w:r>
            <w:r w:rsidR="009C0169">
              <w:rPr>
                <w:lang w:val="nl-NL"/>
              </w:rPr>
              <w:t xml:space="preserve"> </w:t>
            </w:r>
            <w:r w:rsidR="00EB1D39">
              <w:rPr>
                <w:lang w:val="nl-NL"/>
              </w:rPr>
              <w:t>draait constant</w:t>
            </w:r>
            <w:r w:rsidR="009C616E">
              <w:rPr>
                <w:lang w:val="nl-NL"/>
              </w:rPr>
              <w:t xml:space="preserve"> in eenzelfde richting. Voor de robotarm is </w:t>
            </w:r>
            <w:r w:rsidR="0093635B">
              <w:rPr>
                <w:lang w:val="nl-NL"/>
              </w:rPr>
              <w:t xml:space="preserve">de </w:t>
            </w:r>
            <w:r w:rsidR="006223C9">
              <w:rPr>
                <w:lang w:val="nl-NL"/>
              </w:rPr>
              <w:t>DC-motor</w:t>
            </w:r>
            <w:r w:rsidR="0093635B">
              <w:rPr>
                <w:lang w:val="nl-NL"/>
              </w:rPr>
              <w:t xml:space="preserve"> </w:t>
            </w:r>
            <w:r w:rsidR="009C616E">
              <w:rPr>
                <w:lang w:val="nl-NL"/>
              </w:rPr>
              <w:t xml:space="preserve"> niet geschikt aangezien </w:t>
            </w:r>
            <w:r w:rsidR="00E22BFD">
              <w:rPr>
                <w:lang w:val="nl-NL"/>
              </w:rPr>
              <w:t xml:space="preserve">er </w:t>
            </w:r>
            <w:r w:rsidR="009C616E">
              <w:rPr>
                <w:lang w:val="nl-NL"/>
              </w:rPr>
              <w:t xml:space="preserve">een positie </w:t>
            </w:r>
            <w:r w:rsidR="00737A9B">
              <w:rPr>
                <w:lang w:val="nl-NL"/>
              </w:rPr>
              <w:t xml:space="preserve">moet </w:t>
            </w:r>
            <w:r w:rsidR="0093635B">
              <w:rPr>
                <w:lang w:val="nl-NL"/>
              </w:rPr>
              <w:t xml:space="preserve">worden </w:t>
            </w:r>
            <w:r w:rsidR="00737A9B">
              <w:rPr>
                <w:lang w:val="nl-NL"/>
              </w:rPr>
              <w:t>bepaald</w:t>
            </w:r>
            <w:r w:rsidR="009C616E">
              <w:rPr>
                <w:lang w:val="nl-NL"/>
              </w:rPr>
              <w:t>.</w:t>
            </w:r>
          </w:p>
        </w:tc>
        <w:tc>
          <w:tcPr>
            <w:tcW w:w="3084" w:type="dxa"/>
          </w:tcPr>
          <w:p w14:paraId="16D18DCA" w14:textId="5B1225F1" w:rsidR="00C934AD" w:rsidRPr="00C21F78" w:rsidRDefault="00700FE2" w:rsidP="003D67E7">
            <w:pPr>
              <w:rPr>
                <w:lang w:val="nl-NL"/>
              </w:rPr>
            </w:pPr>
            <w:r w:rsidRPr="00C21F78">
              <w:rPr>
                <w:lang w:val="nl-NL"/>
              </w:rPr>
              <w:t xml:space="preserve">Een </w:t>
            </w:r>
            <w:r w:rsidR="00806F1D">
              <w:rPr>
                <w:lang w:val="nl-NL"/>
              </w:rPr>
              <w:t>b</w:t>
            </w:r>
            <w:r w:rsidRPr="00C21F78">
              <w:rPr>
                <w:lang w:val="nl-NL"/>
              </w:rPr>
              <w:t xml:space="preserve">rushless </w:t>
            </w:r>
            <w:r w:rsidR="006223C9">
              <w:rPr>
                <w:lang w:val="nl-NL"/>
              </w:rPr>
              <w:t>DC-motor</w:t>
            </w:r>
            <w:r w:rsidRPr="00C21F78">
              <w:rPr>
                <w:lang w:val="nl-NL"/>
              </w:rPr>
              <w:t xml:space="preserve"> is </w:t>
            </w:r>
            <w:r w:rsidR="00C21F78" w:rsidRPr="00C21F78">
              <w:rPr>
                <w:lang w:val="nl-NL"/>
              </w:rPr>
              <w:t>e</w:t>
            </w:r>
            <w:r w:rsidR="00C21F78">
              <w:rPr>
                <w:lang w:val="nl-NL"/>
              </w:rPr>
              <w:t xml:space="preserve">en motor die heel vloeiend draait, maar </w:t>
            </w:r>
            <w:r w:rsidR="00C5624B">
              <w:rPr>
                <w:lang w:val="nl-NL"/>
              </w:rPr>
              <w:t>hi</w:t>
            </w:r>
            <w:r w:rsidR="008B1CAB">
              <w:rPr>
                <w:lang w:val="nl-NL"/>
              </w:rPr>
              <w:t xml:space="preserve">j </w:t>
            </w:r>
            <w:r w:rsidR="00C21F78">
              <w:rPr>
                <w:lang w:val="nl-NL"/>
              </w:rPr>
              <w:t xml:space="preserve">heeft ook een continue beweging zoals de normale </w:t>
            </w:r>
            <w:r w:rsidR="006223C9">
              <w:rPr>
                <w:lang w:val="nl-NL"/>
              </w:rPr>
              <w:t>DC-motor</w:t>
            </w:r>
            <w:r w:rsidR="00C21F78">
              <w:rPr>
                <w:lang w:val="nl-NL"/>
              </w:rPr>
              <w:t xml:space="preserve">. Er is ook een speciale sturing nodig om </w:t>
            </w:r>
            <w:r w:rsidR="0034115B">
              <w:rPr>
                <w:lang w:val="nl-NL"/>
              </w:rPr>
              <w:t>controle te krijgen over de snelheid</w:t>
            </w:r>
            <w:r w:rsidR="00C21F78">
              <w:rPr>
                <w:lang w:val="nl-NL"/>
              </w:rPr>
              <w:t>.</w:t>
            </w:r>
          </w:p>
        </w:tc>
      </w:tr>
      <w:tr w:rsidR="00712437" w14:paraId="623895CB" w14:textId="0C5EECDC" w:rsidTr="00700FE2">
        <w:tc>
          <w:tcPr>
            <w:tcW w:w="2121" w:type="dxa"/>
          </w:tcPr>
          <w:p w14:paraId="1290CA73" w14:textId="5B0DA31A" w:rsidR="00C934AD" w:rsidRPr="00E73F17" w:rsidRDefault="004F4D6A" w:rsidP="003D67E7">
            <w:pPr>
              <w:rPr>
                <w:b/>
                <w:bCs/>
                <w:lang w:val="nl-NL"/>
              </w:rPr>
            </w:pPr>
            <w:r w:rsidRPr="00E73F17">
              <w:rPr>
                <w:b/>
                <w:bCs/>
                <w:lang w:val="nl-NL"/>
              </w:rPr>
              <w:t>Gewicht motor</w:t>
            </w:r>
          </w:p>
        </w:tc>
        <w:tc>
          <w:tcPr>
            <w:tcW w:w="2977" w:type="dxa"/>
          </w:tcPr>
          <w:p w14:paraId="57B349D6" w14:textId="4C292231" w:rsidR="00C934AD" w:rsidRDefault="00C73A01" w:rsidP="003D67E7">
            <w:pPr>
              <w:rPr>
                <w:lang w:val="nl-NL"/>
              </w:rPr>
            </w:pPr>
            <w:r>
              <w:rPr>
                <w:lang w:val="nl-NL"/>
              </w:rPr>
              <w:t>280</w:t>
            </w:r>
            <w:r w:rsidR="00B54C87">
              <w:rPr>
                <w:lang w:val="nl-NL"/>
              </w:rPr>
              <w:t xml:space="preserve"> </w:t>
            </w:r>
            <w:r>
              <w:rPr>
                <w:lang w:val="nl-NL"/>
              </w:rPr>
              <w:t>g</w:t>
            </w:r>
          </w:p>
        </w:tc>
        <w:tc>
          <w:tcPr>
            <w:tcW w:w="3119" w:type="dxa"/>
          </w:tcPr>
          <w:p w14:paraId="14246917" w14:textId="611180D9" w:rsidR="00C934AD" w:rsidRDefault="00E60015" w:rsidP="003D67E7">
            <w:pPr>
              <w:rPr>
                <w:lang w:val="nl-NL"/>
              </w:rPr>
            </w:pPr>
            <w:r w:rsidRPr="00E60015">
              <w:rPr>
                <w:lang w:val="nl-NL"/>
              </w:rPr>
              <w:t>62</w:t>
            </w:r>
            <w:r w:rsidR="00B54C87">
              <w:rPr>
                <w:lang w:val="nl-NL"/>
              </w:rPr>
              <w:t xml:space="preserve"> </w:t>
            </w:r>
            <w:r>
              <w:rPr>
                <w:lang w:val="nl-NL"/>
              </w:rPr>
              <w:t>g</w:t>
            </w:r>
          </w:p>
        </w:tc>
        <w:tc>
          <w:tcPr>
            <w:tcW w:w="2693" w:type="dxa"/>
          </w:tcPr>
          <w:p w14:paraId="53E062BC" w14:textId="5DDBF8AE" w:rsidR="00C934AD" w:rsidRDefault="00117295" w:rsidP="003D67E7">
            <w:pPr>
              <w:rPr>
                <w:lang w:val="nl-NL"/>
              </w:rPr>
            </w:pPr>
            <w:r w:rsidRPr="00117295">
              <w:rPr>
                <w:lang w:val="nl-NL"/>
              </w:rPr>
              <w:t>200</w:t>
            </w:r>
            <w:r w:rsidR="00B54C87">
              <w:rPr>
                <w:lang w:val="nl-NL"/>
              </w:rPr>
              <w:t xml:space="preserve"> </w:t>
            </w:r>
            <w:r>
              <w:rPr>
                <w:lang w:val="nl-NL"/>
              </w:rPr>
              <w:t>g</w:t>
            </w:r>
          </w:p>
        </w:tc>
        <w:tc>
          <w:tcPr>
            <w:tcW w:w="3084" w:type="dxa"/>
          </w:tcPr>
          <w:p w14:paraId="30B1754C" w14:textId="6BD32538" w:rsidR="00C934AD" w:rsidRDefault="00C5421A" w:rsidP="003D67E7">
            <w:pPr>
              <w:rPr>
                <w:lang w:val="nl-NL"/>
              </w:rPr>
            </w:pPr>
            <w:r>
              <w:rPr>
                <w:lang w:val="nl-NL"/>
              </w:rPr>
              <w:t>29</w:t>
            </w:r>
            <w:r w:rsidR="00B54C87">
              <w:rPr>
                <w:lang w:val="nl-NL"/>
              </w:rPr>
              <w:t xml:space="preserve"> </w:t>
            </w:r>
            <w:r>
              <w:rPr>
                <w:lang w:val="nl-NL"/>
              </w:rPr>
              <w:t>g</w:t>
            </w:r>
          </w:p>
        </w:tc>
      </w:tr>
      <w:tr w:rsidR="00712437" w14:paraId="15119810" w14:textId="074A0E36" w:rsidTr="00700FE2">
        <w:tc>
          <w:tcPr>
            <w:tcW w:w="2121" w:type="dxa"/>
          </w:tcPr>
          <w:p w14:paraId="2FD7823C" w14:textId="02E30A45" w:rsidR="00C934AD" w:rsidRPr="00E73F17" w:rsidRDefault="00022EFC" w:rsidP="003D67E7">
            <w:pPr>
              <w:rPr>
                <w:b/>
                <w:bCs/>
                <w:lang w:val="nl-NL"/>
              </w:rPr>
            </w:pPr>
            <w:r w:rsidRPr="00E73F17">
              <w:rPr>
                <w:b/>
                <w:bCs/>
                <w:lang w:val="nl-NL"/>
              </w:rPr>
              <w:t>H</w:t>
            </w:r>
            <w:r w:rsidR="007D0AFC" w:rsidRPr="00E73F17">
              <w:rPr>
                <w:b/>
                <w:bCs/>
                <w:lang w:val="nl-NL"/>
              </w:rPr>
              <w:t>ef</w:t>
            </w:r>
            <w:r w:rsidRPr="00E73F17">
              <w:rPr>
                <w:b/>
                <w:bCs/>
                <w:lang w:val="nl-NL"/>
              </w:rPr>
              <w:t>kracht</w:t>
            </w:r>
          </w:p>
        </w:tc>
        <w:tc>
          <w:tcPr>
            <w:tcW w:w="2977" w:type="dxa"/>
          </w:tcPr>
          <w:p w14:paraId="79AC0A71" w14:textId="0542C999" w:rsidR="00C934AD" w:rsidRDefault="007650AD" w:rsidP="003D67E7">
            <w:pPr>
              <w:rPr>
                <w:lang w:val="nl-NL"/>
              </w:rPr>
            </w:pPr>
            <w:r>
              <w:rPr>
                <w:lang w:val="nl-NL"/>
              </w:rPr>
              <w:t>4</w:t>
            </w:r>
            <w:r w:rsidR="00F73D75">
              <w:rPr>
                <w:lang w:val="nl-NL"/>
              </w:rPr>
              <w:t>,</w:t>
            </w:r>
            <w:r>
              <w:rPr>
                <w:lang w:val="nl-NL"/>
              </w:rPr>
              <w:t>0</w:t>
            </w:r>
            <w:r w:rsidR="00B54C87">
              <w:rPr>
                <w:lang w:val="nl-NL"/>
              </w:rPr>
              <w:t xml:space="preserve"> </w:t>
            </w:r>
            <w:r>
              <w:rPr>
                <w:lang w:val="nl-NL"/>
              </w:rPr>
              <w:t>kg/cm</w:t>
            </w:r>
          </w:p>
        </w:tc>
        <w:tc>
          <w:tcPr>
            <w:tcW w:w="3119" w:type="dxa"/>
          </w:tcPr>
          <w:p w14:paraId="5819784D" w14:textId="7788F6DF" w:rsidR="00C934AD" w:rsidRDefault="003169B1" w:rsidP="003D67E7">
            <w:pPr>
              <w:rPr>
                <w:lang w:val="nl-NL"/>
              </w:rPr>
            </w:pPr>
            <w:r>
              <w:rPr>
                <w:lang w:val="nl-NL"/>
              </w:rPr>
              <w:t>25</w:t>
            </w:r>
            <w:r w:rsidR="00B54C87">
              <w:rPr>
                <w:lang w:val="nl-NL"/>
              </w:rPr>
              <w:t xml:space="preserve"> </w:t>
            </w:r>
            <w:r>
              <w:rPr>
                <w:lang w:val="nl-NL"/>
              </w:rPr>
              <w:t>kg</w:t>
            </w:r>
            <w:r w:rsidR="00A44D77">
              <w:rPr>
                <w:lang w:val="nl-NL"/>
              </w:rPr>
              <w:t>/cm</w:t>
            </w:r>
          </w:p>
        </w:tc>
        <w:tc>
          <w:tcPr>
            <w:tcW w:w="2693" w:type="dxa"/>
          </w:tcPr>
          <w:p w14:paraId="64290780" w14:textId="5AE00653" w:rsidR="00C934AD" w:rsidRDefault="0019339F" w:rsidP="003D67E7">
            <w:pPr>
              <w:rPr>
                <w:lang w:val="nl-NL"/>
              </w:rPr>
            </w:pPr>
            <w:r w:rsidRPr="0019339F">
              <w:rPr>
                <w:lang w:val="nl-NL"/>
              </w:rPr>
              <w:t>75</w:t>
            </w:r>
            <w:r w:rsidR="00B54C87">
              <w:rPr>
                <w:lang w:val="nl-NL"/>
              </w:rPr>
              <w:t xml:space="preserve"> </w:t>
            </w:r>
            <w:r w:rsidRPr="0019339F">
              <w:rPr>
                <w:lang w:val="nl-NL"/>
              </w:rPr>
              <w:t>kg</w:t>
            </w:r>
            <w:r>
              <w:rPr>
                <w:lang w:val="nl-NL"/>
              </w:rPr>
              <w:t>/</w:t>
            </w:r>
            <w:r w:rsidRPr="0019339F">
              <w:rPr>
                <w:lang w:val="nl-NL"/>
              </w:rPr>
              <w:t>cm</w:t>
            </w:r>
          </w:p>
        </w:tc>
        <w:tc>
          <w:tcPr>
            <w:tcW w:w="3084" w:type="dxa"/>
          </w:tcPr>
          <w:p w14:paraId="3F0FD1EC" w14:textId="1E47D04E" w:rsidR="00C934AD" w:rsidRDefault="00C5421A" w:rsidP="003D67E7">
            <w:pPr>
              <w:rPr>
                <w:lang w:val="nl-NL"/>
              </w:rPr>
            </w:pPr>
            <w:r>
              <w:rPr>
                <w:lang w:val="nl-NL"/>
              </w:rPr>
              <w:t>730</w:t>
            </w:r>
            <w:r w:rsidR="00B54C87">
              <w:rPr>
                <w:lang w:val="nl-NL"/>
              </w:rPr>
              <w:t xml:space="preserve"> </w:t>
            </w:r>
            <w:r>
              <w:rPr>
                <w:lang w:val="nl-NL"/>
              </w:rPr>
              <w:t>g/cm</w:t>
            </w:r>
          </w:p>
        </w:tc>
      </w:tr>
      <w:tr w:rsidR="00712437" w14:paraId="5421B7A7" w14:textId="44408013" w:rsidTr="00700FE2">
        <w:tc>
          <w:tcPr>
            <w:tcW w:w="2121" w:type="dxa"/>
          </w:tcPr>
          <w:p w14:paraId="5F035A21" w14:textId="58CE7172" w:rsidR="00C934AD" w:rsidRPr="00E73F17" w:rsidRDefault="004A22F1" w:rsidP="003D67E7">
            <w:pPr>
              <w:rPr>
                <w:b/>
                <w:bCs/>
                <w:lang w:val="nl-NL"/>
              </w:rPr>
            </w:pPr>
            <w:r w:rsidRPr="00E73F17">
              <w:rPr>
                <w:b/>
                <w:bCs/>
                <w:lang w:val="nl-NL"/>
              </w:rPr>
              <w:t>Kostprijs</w:t>
            </w:r>
          </w:p>
        </w:tc>
        <w:tc>
          <w:tcPr>
            <w:tcW w:w="2977" w:type="dxa"/>
          </w:tcPr>
          <w:p w14:paraId="1EA5864C" w14:textId="1522535E" w:rsidR="00C934AD" w:rsidRDefault="0026067E" w:rsidP="003D67E7">
            <w:pPr>
              <w:rPr>
                <w:lang w:val="nl-NL"/>
              </w:rPr>
            </w:pPr>
            <w:r>
              <w:rPr>
                <w:lang w:val="nl-NL"/>
              </w:rPr>
              <w:t>€</w:t>
            </w:r>
            <w:r w:rsidR="00B54C87">
              <w:rPr>
                <w:lang w:val="nl-NL"/>
              </w:rPr>
              <w:t xml:space="preserve"> </w:t>
            </w:r>
            <w:r>
              <w:rPr>
                <w:lang w:val="nl-NL"/>
              </w:rPr>
              <w:t>11</w:t>
            </w:r>
          </w:p>
        </w:tc>
        <w:tc>
          <w:tcPr>
            <w:tcW w:w="3119" w:type="dxa"/>
          </w:tcPr>
          <w:p w14:paraId="4F1DD113" w14:textId="5C73B462" w:rsidR="00C934AD" w:rsidRDefault="00A44D77" w:rsidP="003D67E7">
            <w:pPr>
              <w:rPr>
                <w:lang w:val="nl-NL"/>
              </w:rPr>
            </w:pPr>
            <w:r>
              <w:rPr>
                <w:lang w:val="nl-NL"/>
              </w:rPr>
              <w:t>€</w:t>
            </w:r>
            <w:r w:rsidR="00B54C87">
              <w:rPr>
                <w:lang w:val="nl-NL"/>
              </w:rPr>
              <w:t xml:space="preserve"> </w:t>
            </w:r>
            <w:r>
              <w:rPr>
                <w:lang w:val="nl-NL"/>
              </w:rPr>
              <w:t>11,5</w:t>
            </w:r>
          </w:p>
        </w:tc>
        <w:tc>
          <w:tcPr>
            <w:tcW w:w="2693" w:type="dxa"/>
          </w:tcPr>
          <w:p w14:paraId="45EA99F9" w14:textId="5F5F7332" w:rsidR="00C934AD" w:rsidRDefault="00886D34" w:rsidP="003D67E7">
            <w:pPr>
              <w:rPr>
                <w:lang w:val="nl-NL"/>
              </w:rPr>
            </w:pPr>
            <w:r>
              <w:rPr>
                <w:lang w:val="nl-NL"/>
              </w:rPr>
              <w:t>€</w:t>
            </w:r>
            <w:r w:rsidR="00B54C87">
              <w:rPr>
                <w:lang w:val="nl-NL"/>
              </w:rPr>
              <w:t xml:space="preserve"> </w:t>
            </w:r>
            <w:r>
              <w:rPr>
                <w:lang w:val="nl-NL"/>
              </w:rPr>
              <w:t>12</w:t>
            </w:r>
          </w:p>
        </w:tc>
        <w:tc>
          <w:tcPr>
            <w:tcW w:w="3084" w:type="dxa"/>
          </w:tcPr>
          <w:p w14:paraId="797E2A1F" w14:textId="440EF6A9" w:rsidR="00C934AD" w:rsidRDefault="00677DE3" w:rsidP="003D67E7">
            <w:pPr>
              <w:rPr>
                <w:lang w:val="nl-NL"/>
              </w:rPr>
            </w:pPr>
            <w:r>
              <w:rPr>
                <w:lang w:val="nl-NL"/>
              </w:rPr>
              <w:t>€</w:t>
            </w:r>
            <w:r w:rsidR="00B54C87">
              <w:rPr>
                <w:lang w:val="nl-NL"/>
              </w:rPr>
              <w:t xml:space="preserve"> </w:t>
            </w:r>
            <w:r>
              <w:rPr>
                <w:lang w:val="nl-NL"/>
              </w:rPr>
              <w:t>27,99</w:t>
            </w:r>
          </w:p>
        </w:tc>
      </w:tr>
      <w:tr w:rsidR="00712437" w14:paraId="01FF35E9" w14:textId="0C9D81F1" w:rsidTr="00700FE2">
        <w:tc>
          <w:tcPr>
            <w:tcW w:w="2121" w:type="dxa"/>
          </w:tcPr>
          <w:p w14:paraId="2C8F6579" w14:textId="62E07AA8" w:rsidR="00C934AD" w:rsidRPr="00E73F17" w:rsidRDefault="004A22F1" w:rsidP="003D67E7">
            <w:pPr>
              <w:rPr>
                <w:b/>
                <w:bCs/>
                <w:lang w:val="nl-NL"/>
              </w:rPr>
            </w:pPr>
            <w:r w:rsidRPr="00E73F17">
              <w:rPr>
                <w:b/>
                <w:bCs/>
                <w:lang w:val="nl-NL"/>
              </w:rPr>
              <w:t>Tandwielen</w:t>
            </w:r>
          </w:p>
        </w:tc>
        <w:tc>
          <w:tcPr>
            <w:tcW w:w="2977" w:type="dxa"/>
          </w:tcPr>
          <w:p w14:paraId="1434AAB3" w14:textId="0D19874B" w:rsidR="00C934AD" w:rsidRDefault="00712437" w:rsidP="003D67E7">
            <w:pPr>
              <w:rPr>
                <w:lang w:val="nl-NL"/>
              </w:rPr>
            </w:pPr>
            <w:r>
              <w:rPr>
                <w:lang w:val="nl-NL"/>
              </w:rPr>
              <w:t>Er zijn g</w:t>
            </w:r>
            <w:r w:rsidR="0026067E">
              <w:rPr>
                <w:lang w:val="nl-NL"/>
              </w:rPr>
              <w:t>een ingebouwde tandwielen</w:t>
            </w:r>
            <w:r w:rsidR="00E81B1C">
              <w:rPr>
                <w:lang w:val="nl-NL"/>
              </w:rPr>
              <w:t xml:space="preserve"> aanwezig</w:t>
            </w:r>
            <w:r w:rsidR="0026067E">
              <w:rPr>
                <w:lang w:val="nl-NL"/>
              </w:rPr>
              <w:t>.</w:t>
            </w:r>
          </w:p>
        </w:tc>
        <w:tc>
          <w:tcPr>
            <w:tcW w:w="3119" w:type="dxa"/>
          </w:tcPr>
          <w:p w14:paraId="43856367" w14:textId="066E6C30" w:rsidR="00C934AD" w:rsidRDefault="00DE1DB9" w:rsidP="003D67E7">
            <w:pPr>
              <w:rPr>
                <w:lang w:val="nl-NL"/>
              </w:rPr>
            </w:pPr>
            <w:r>
              <w:rPr>
                <w:lang w:val="nl-NL"/>
              </w:rPr>
              <w:t xml:space="preserve">De </w:t>
            </w:r>
            <w:r w:rsidR="00A44D77">
              <w:rPr>
                <w:lang w:val="nl-NL"/>
              </w:rPr>
              <w:t xml:space="preserve">motor </w:t>
            </w:r>
            <w:r>
              <w:rPr>
                <w:lang w:val="nl-NL"/>
              </w:rPr>
              <w:t xml:space="preserve">in het voorbeeld </w:t>
            </w:r>
            <w:r w:rsidR="00A44D77">
              <w:rPr>
                <w:lang w:val="nl-NL"/>
              </w:rPr>
              <w:t>heeft ingebouwde</w:t>
            </w:r>
            <w:r>
              <w:rPr>
                <w:lang w:val="nl-NL"/>
              </w:rPr>
              <w:t xml:space="preserve">, metalen en robuuste </w:t>
            </w:r>
            <w:r w:rsidR="00A44D77">
              <w:rPr>
                <w:lang w:val="nl-NL"/>
              </w:rPr>
              <w:t xml:space="preserve">tandwielen om aan een groot </w:t>
            </w:r>
            <w:r w:rsidR="00B02EE8">
              <w:rPr>
                <w:lang w:val="nl-NL"/>
              </w:rPr>
              <w:t>hefvermogen te komen.</w:t>
            </w:r>
            <w:r w:rsidR="00CA7F5C">
              <w:rPr>
                <w:lang w:val="nl-NL"/>
              </w:rPr>
              <w:t xml:space="preserve"> </w:t>
            </w:r>
          </w:p>
        </w:tc>
        <w:tc>
          <w:tcPr>
            <w:tcW w:w="2693" w:type="dxa"/>
          </w:tcPr>
          <w:p w14:paraId="6F43401B" w14:textId="6CCA73CC" w:rsidR="00C934AD" w:rsidRDefault="00DE1DB9" w:rsidP="003D67E7">
            <w:pPr>
              <w:rPr>
                <w:lang w:val="nl-NL"/>
              </w:rPr>
            </w:pPr>
            <w:r>
              <w:rPr>
                <w:lang w:val="nl-NL"/>
              </w:rPr>
              <w:t xml:space="preserve">De </w:t>
            </w:r>
            <w:r w:rsidR="00D57FAC">
              <w:rPr>
                <w:lang w:val="nl-NL"/>
              </w:rPr>
              <w:t xml:space="preserve">motor </w:t>
            </w:r>
            <w:r>
              <w:rPr>
                <w:lang w:val="nl-NL"/>
              </w:rPr>
              <w:t xml:space="preserve">in het voorbeeld </w:t>
            </w:r>
            <w:r w:rsidR="00D57FAC">
              <w:rPr>
                <w:lang w:val="nl-NL"/>
              </w:rPr>
              <w:t>heeft ingebouwde</w:t>
            </w:r>
            <w:r>
              <w:rPr>
                <w:lang w:val="nl-NL"/>
              </w:rPr>
              <w:t xml:space="preserve">, metalen en robuuste </w:t>
            </w:r>
            <w:r w:rsidR="00D57FAC">
              <w:rPr>
                <w:lang w:val="nl-NL"/>
              </w:rPr>
              <w:t xml:space="preserve">tandwielen om aan een groot hefvermogen te komen. </w:t>
            </w:r>
          </w:p>
        </w:tc>
        <w:tc>
          <w:tcPr>
            <w:tcW w:w="3084" w:type="dxa"/>
          </w:tcPr>
          <w:p w14:paraId="118EB838" w14:textId="189F8109" w:rsidR="00C934AD" w:rsidRDefault="00712437" w:rsidP="003D67E7">
            <w:pPr>
              <w:rPr>
                <w:lang w:val="nl-NL"/>
              </w:rPr>
            </w:pPr>
            <w:r>
              <w:rPr>
                <w:lang w:val="nl-NL"/>
              </w:rPr>
              <w:t>Er zijn geen ingebouwde tandwielen</w:t>
            </w:r>
            <w:r w:rsidR="00E81B1C">
              <w:rPr>
                <w:lang w:val="nl-NL"/>
              </w:rPr>
              <w:t xml:space="preserve"> aanwezig</w:t>
            </w:r>
            <w:r>
              <w:rPr>
                <w:lang w:val="nl-NL"/>
              </w:rPr>
              <w:t>.</w:t>
            </w:r>
          </w:p>
        </w:tc>
      </w:tr>
      <w:tr w:rsidR="00712437" w14:paraId="5F699E6E" w14:textId="77777777" w:rsidTr="00700FE2">
        <w:tc>
          <w:tcPr>
            <w:tcW w:w="2121" w:type="dxa"/>
          </w:tcPr>
          <w:p w14:paraId="777BB15B" w14:textId="2DADDD78" w:rsidR="004A22F1" w:rsidRPr="00E73F17" w:rsidRDefault="00622D43" w:rsidP="003D67E7">
            <w:pPr>
              <w:rPr>
                <w:b/>
                <w:bCs/>
                <w:lang w:val="nl-NL"/>
              </w:rPr>
            </w:pPr>
            <w:r w:rsidRPr="00E73F17">
              <w:rPr>
                <w:b/>
                <w:bCs/>
                <w:lang w:val="nl-NL"/>
              </w:rPr>
              <w:lastRenderedPageBreak/>
              <w:t xml:space="preserve">Draaihoek </w:t>
            </w:r>
          </w:p>
        </w:tc>
        <w:tc>
          <w:tcPr>
            <w:tcW w:w="2977" w:type="dxa"/>
          </w:tcPr>
          <w:p w14:paraId="5F4FF581" w14:textId="6C8CBEA7" w:rsidR="004A22F1" w:rsidRDefault="00520B36" w:rsidP="003D67E7">
            <w:pPr>
              <w:rPr>
                <w:lang w:val="nl-NL"/>
              </w:rPr>
            </w:pPr>
            <w:r>
              <w:rPr>
                <w:lang w:val="nl-NL"/>
              </w:rPr>
              <w:t>Er</w:t>
            </w:r>
            <w:r w:rsidR="00622D43">
              <w:rPr>
                <w:lang w:val="nl-NL"/>
              </w:rPr>
              <w:t xml:space="preserve"> is een stap</w:t>
            </w:r>
            <w:r w:rsidR="00217C26">
              <w:rPr>
                <w:lang w:val="nl-NL"/>
              </w:rPr>
              <w:t>hoek van 1</w:t>
            </w:r>
            <w:r w:rsidR="00792DE0">
              <w:rPr>
                <w:lang w:val="nl-NL"/>
              </w:rPr>
              <w:t>,</w:t>
            </w:r>
            <w:r w:rsidR="00217C26">
              <w:rPr>
                <w:lang w:val="nl-NL"/>
              </w:rPr>
              <w:t>8° per stap.</w:t>
            </w:r>
          </w:p>
        </w:tc>
        <w:tc>
          <w:tcPr>
            <w:tcW w:w="3119" w:type="dxa"/>
          </w:tcPr>
          <w:p w14:paraId="198A4309" w14:textId="4BC0330E" w:rsidR="004A22F1" w:rsidRDefault="00514E7E" w:rsidP="003D67E7">
            <w:pPr>
              <w:rPr>
                <w:lang w:val="nl-NL"/>
              </w:rPr>
            </w:pPr>
            <w:r>
              <w:rPr>
                <w:lang w:val="nl-NL"/>
              </w:rPr>
              <w:t>0-180°</w:t>
            </w:r>
            <w:r w:rsidR="000609EA">
              <w:rPr>
                <w:lang w:val="nl-NL"/>
              </w:rPr>
              <w:t xml:space="preserve"> aangestuurd met een </w:t>
            </w:r>
            <w:r w:rsidR="00D638FE">
              <w:rPr>
                <w:lang w:val="nl-NL"/>
              </w:rPr>
              <w:t>PWM</w:t>
            </w:r>
            <w:r w:rsidR="004E53BF">
              <w:rPr>
                <w:lang w:val="nl-NL"/>
              </w:rPr>
              <w:t>-</w:t>
            </w:r>
            <w:r w:rsidR="000609EA">
              <w:rPr>
                <w:lang w:val="nl-NL"/>
              </w:rPr>
              <w:t>signaal.</w:t>
            </w:r>
          </w:p>
        </w:tc>
        <w:tc>
          <w:tcPr>
            <w:tcW w:w="2693" w:type="dxa"/>
          </w:tcPr>
          <w:p w14:paraId="683A7CB2" w14:textId="70DE38A6" w:rsidR="004A22F1" w:rsidRDefault="00103AE6" w:rsidP="003D67E7">
            <w:pPr>
              <w:rPr>
                <w:lang w:val="nl-NL"/>
              </w:rPr>
            </w:pPr>
            <w:r>
              <w:rPr>
                <w:lang w:val="nl-NL"/>
              </w:rPr>
              <w:t xml:space="preserve">Een </w:t>
            </w:r>
            <w:r w:rsidR="006223C9">
              <w:rPr>
                <w:lang w:val="nl-NL"/>
              </w:rPr>
              <w:t>DC-motor</w:t>
            </w:r>
            <w:r w:rsidR="00BB342B">
              <w:rPr>
                <w:lang w:val="nl-NL"/>
              </w:rPr>
              <w:t xml:space="preserve"> heeft altijd een </w:t>
            </w:r>
            <w:r w:rsidR="00FF0B86">
              <w:rPr>
                <w:lang w:val="nl-NL"/>
              </w:rPr>
              <w:t xml:space="preserve">continue draaihoek, </w:t>
            </w:r>
            <w:r w:rsidR="001F60A2">
              <w:rPr>
                <w:lang w:val="nl-NL"/>
              </w:rPr>
              <w:t>en</w:t>
            </w:r>
            <w:r w:rsidR="00FF0B86">
              <w:rPr>
                <w:lang w:val="nl-NL"/>
              </w:rPr>
              <w:t xml:space="preserve"> is dus niet instelbaar.</w:t>
            </w:r>
          </w:p>
        </w:tc>
        <w:tc>
          <w:tcPr>
            <w:tcW w:w="3084" w:type="dxa"/>
          </w:tcPr>
          <w:p w14:paraId="26CE9CFF" w14:textId="4A221AEC" w:rsidR="004A22F1" w:rsidRDefault="00975033" w:rsidP="003D67E7">
            <w:pPr>
              <w:rPr>
                <w:lang w:val="nl-NL"/>
              </w:rPr>
            </w:pPr>
            <w:r>
              <w:rPr>
                <w:lang w:val="nl-NL"/>
              </w:rPr>
              <w:t xml:space="preserve">Een brushless </w:t>
            </w:r>
            <w:r w:rsidR="006223C9">
              <w:rPr>
                <w:lang w:val="nl-NL"/>
              </w:rPr>
              <w:t>DC-motor</w:t>
            </w:r>
            <w:r>
              <w:rPr>
                <w:lang w:val="nl-NL"/>
              </w:rPr>
              <w:t xml:space="preserve"> heeft altijd een continue draaihoek, </w:t>
            </w:r>
            <w:r w:rsidR="001F60A2">
              <w:rPr>
                <w:lang w:val="nl-NL"/>
              </w:rPr>
              <w:t>en</w:t>
            </w:r>
            <w:r>
              <w:rPr>
                <w:lang w:val="nl-NL"/>
              </w:rPr>
              <w:t xml:space="preserve"> is dus niet instelbaar.</w:t>
            </w:r>
          </w:p>
        </w:tc>
      </w:tr>
      <w:tr w:rsidR="00712437" w14:paraId="596DF8E5" w14:textId="77777777" w:rsidTr="00700FE2">
        <w:tc>
          <w:tcPr>
            <w:tcW w:w="2121" w:type="dxa"/>
          </w:tcPr>
          <w:p w14:paraId="56E6C9C3" w14:textId="4D12FA40" w:rsidR="00DA19F8" w:rsidRPr="00E73F17" w:rsidRDefault="00DA411C" w:rsidP="003D67E7">
            <w:pPr>
              <w:rPr>
                <w:b/>
                <w:bCs/>
                <w:lang w:val="nl-NL"/>
              </w:rPr>
            </w:pPr>
            <w:r w:rsidRPr="00E73F17">
              <w:rPr>
                <w:b/>
                <w:bCs/>
                <w:lang w:val="nl-NL"/>
              </w:rPr>
              <w:t>Stroom</w:t>
            </w:r>
          </w:p>
        </w:tc>
        <w:tc>
          <w:tcPr>
            <w:tcW w:w="2977" w:type="dxa"/>
          </w:tcPr>
          <w:p w14:paraId="6ED7325A" w14:textId="63CE9006" w:rsidR="00DA19F8" w:rsidRDefault="00DA411C" w:rsidP="003D67E7">
            <w:pPr>
              <w:rPr>
                <w:lang w:val="nl-NL"/>
              </w:rPr>
            </w:pPr>
            <w:r>
              <w:rPr>
                <w:lang w:val="nl-NL"/>
              </w:rPr>
              <w:t>1</w:t>
            </w:r>
            <w:r w:rsidR="00A66230">
              <w:rPr>
                <w:lang w:val="nl-NL"/>
              </w:rPr>
              <w:t>,</w:t>
            </w:r>
            <w:r>
              <w:rPr>
                <w:lang w:val="nl-NL"/>
              </w:rPr>
              <w:t>7</w:t>
            </w:r>
            <w:r w:rsidR="00D3754D">
              <w:rPr>
                <w:lang w:val="nl-NL"/>
              </w:rPr>
              <w:t xml:space="preserve"> </w:t>
            </w:r>
            <w:r>
              <w:rPr>
                <w:lang w:val="nl-NL"/>
              </w:rPr>
              <w:t>A</w:t>
            </w:r>
          </w:p>
        </w:tc>
        <w:tc>
          <w:tcPr>
            <w:tcW w:w="3119" w:type="dxa"/>
          </w:tcPr>
          <w:p w14:paraId="50B391D8" w14:textId="4844B364" w:rsidR="00DA19F8" w:rsidRDefault="00745B32" w:rsidP="00745B32">
            <w:pPr>
              <w:jc w:val="both"/>
              <w:rPr>
                <w:lang w:val="nl-NL"/>
              </w:rPr>
            </w:pPr>
            <w:r w:rsidRPr="00745B32">
              <w:rPr>
                <w:lang w:val="nl-NL"/>
              </w:rPr>
              <w:t>3</w:t>
            </w:r>
            <w:r w:rsidR="00A66230">
              <w:rPr>
                <w:lang w:val="nl-NL"/>
              </w:rPr>
              <w:t>,</w:t>
            </w:r>
            <w:r w:rsidRPr="00745B32">
              <w:rPr>
                <w:lang w:val="nl-NL"/>
              </w:rPr>
              <w:t>4</w:t>
            </w:r>
            <w:r w:rsidR="00D3754D">
              <w:rPr>
                <w:lang w:val="nl-NL"/>
              </w:rPr>
              <w:t xml:space="preserve"> </w:t>
            </w:r>
            <w:r>
              <w:rPr>
                <w:lang w:val="nl-NL"/>
              </w:rPr>
              <w:t>A</w:t>
            </w:r>
          </w:p>
        </w:tc>
        <w:tc>
          <w:tcPr>
            <w:tcW w:w="2693" w:type="dxa"/>
          </w:tcPr>
          <w:p w14:paraId="13EEDBB8" w14:textId="0BA0EB01" w:rsidR="00DA19F8" w:rsidRDefault="0053613A" w:rsidP="003D67E7">
            <w:pPr>
              <w:rPr>
                <w:lang w:val="nl-NL"/>
              </w:rPr>
            </w:pPr>
            <w:r w:rsidRPr="0053613A">
              <w:rPr>
                <w:lang w:val="nl-NL"/>
              </w:rPr>
              <w:t>200</w:t>
            </w:r>
            <w:r w:rsidR="00D3754D">
              <w:rPr>
                <w:lang w:val="nl-NL"/>
              </w:rPr>
              <w:t xml:space="preserve"> </w:t>
            </w:r>
            <w:r>
              <w:rPr>
                <w:lang w:val="nl-NL"/>
              </w:rPr>
              <w:t>mA</w:t>
            </w:r>
          </w:p>
        </w:tc>
        <w:tc>
          <w:tcPr>
            <w:tcW w:w="3084" w:type="dxa"/>
          </w:tcPr>
          <w:p w14:paraId="4D6FE9ED" w14:textId="37642AD4" w:rsidR="007E6391" w:rsidRDefault="00037E7A" w:rsidP="003D67E7">
            <w:pPr>
              <w:rPr>
                <w:lang w:val="nl-NL"/>
              </w:rPr>
            </w:pPr>
            <w:r>
              <w:rPr>
                <w:lang w:val="nl-NL"/>
              </w:rPr>
              <w:t>23</w:t>
            </w:r>
            <w:r w:rsidR="00D3754D">
              <w:rPr>
                <w:lang w:val="nl-NL"/>
              </w:rPr>
              <w:t xml:space="preserve"> </w:t>
            </w:r>
            <w:r>
              <w:rPr>
                <w:lang w:val="nl-NL"/>
              </w:rPr>
              <w:t>A</w:t>
            </w:r>
          </w:p>
        </w:tc>
      </w:tr>
      <w:tr w:rsidR="00712437" w14:paraId="6E30E529" w14:textId="77777777" w:rsidTr="00700FE2">
        <w:tc>
          <w:tcPr>
            <w:tcW w:w="2121" w:type="dxa"/>
          </w:tcPr>
          <w:p w14:paraId="1D9B14FF" w14:textId="11EA1881" w:rsidR="00B663FC" w:rsidRPr="00E73F17" w:rsidRDefault="00470DED" w:rsidP="003D67E7">
            <w:pPr>
              <w:rPr>
                <w:b/>
                <w:bCs/>
                <w:lang w:val="nl-NL"/>
              </w:rPr>
            </w:pPr>
            <w:r w:rsidRPr="00E73F17">
              <w:rPr>
                <w:b/>
                <w:bCs/>
                <w:lang w:val="nl-NL"/>
              </w:rPr>
              <w:t>Aanstuurbaarheid</w:t>
            </w:r>
          </w:p>
        </w:tc>
        <w:tc>
          <w:tcPr>
            <w:tcW w:w="2977" w:type="dxa"/>
          </w:tcPr>
          <w:p w14:paraId="61813BAC" w14:textId="24A68933" w:rsidR="00B663FC" w:rsidRDefault="00BE7BAE" w:rsidP="003D67E7">
            <w:pPr>
              <w:rPr>
                <w:lang w:val="nl-NL"/>
              </w:rPr>
            </w:pPr>
            <w:r>
              <w:rPr>
                <w:lang w:val="nl-NL"/>
              </w:rPr>
              <w:t xml:space="preserve">Aangezien </w:t>
            </w:r>
            <w:r w:rsidR="005F36FF">
              <w:rPr>
                <w:lang w:val="nl-NL"/>
              </w:rPr>
              <w:t>er</w:t>
            </w:r>
            <w:r>
              <w:rPr>
                <w:lang w:val="nl-NL"/>
              </w:rPr>
              <w:t xml:space="preserve"> meerdere spoelen </w:t>
            </w:r>
            <w:r w:rsidR="00F07728">
              <w:rPr>
                <w:lang w:val="nl-NL"/>
              </w:rPr>
              <w:t xml:space="preserve">worden </w:t>
            </w:r>
            <w:r>
              <w:rPr>
                <w:lang w:val="nl-NL"/>
              </w:rPr>
              <w:t>gebruik</w:t>
            </w:r>
            <w:r w:rsidR="00DA6198">
              <w:rPr>
                <w:lang w:val="nl-NL"/>
              </w:rPr>
              <w:t>t</w:t>
            </w:r>
            <w:r w:rsidR="001F60A2">
              <w:rPr>
                <w:lang w:val="nl-NL"/>
              </w:rPr>
              <w:t xml:space="preserve"> in de motor</w:t>
            </w:r>
            <w:r>
              <w:rPr>
                <w:lang w:val="nl-NL"/>
              </w:rPr>
              <w:t xml:space="preserve"> is er een bepaalde IC nodig om ze aan te sturen</w:t>
            </w:r>
            <w:r w:rsidR="002734A1">
              <w:rPr>
                <w:lang w:val="nl-NL"/>
              </w:rPr>
              <w:t>.</w:t>
            </w:r>
          </w:p>
        </w:tc>
        <w:tc>
          <w:tcPr>
            <w:tcW w:w="3119" w:type="dxa"/>
          </w:tcPr>
          <w:p w14:paraId="35DB28CD" w14:textId="512A6F73" w:rsidR="00B663FC" w:rsidRDefault="009B014E" w:rsidP="003D67E7">
            <w:pPr>
              <w:rPr>
                <w:lang w:val="nl-NL"/>
              </w:rPr>
            </w:pPr>
            <w:r>
              <w:rPr>
                <w:lang w:val="nl-NL"/>
              </w:rPr>
              <w:t>De</w:t>
            </w:r>
            <w:r w:rsidR="00604AD4">
              <w:rPr>
                <w:lang w:val="nl-NL"/>
              </w:rPr>
              <w:t xml:space="preserve"> servo</w:t>
            </w:r>
            <w:r>
              <w:rPr>
                <w:lang w:val="nl-NL"/>
              </w:rPr>
              <w:t xml:space="preserve">motor heeft de mogelijkheid </w:t>
            </w:r>
            <w:r w:rsidR="00695571">
              <w:rPr>
                <w:lang w:val="nl-NL"/>
              </w:rPr>
              <w:t xml:space="preserve">om via </w:t>
            </w:r>
            <w:r w:rsidR="00D638FE">
              <w:rPr>
                <w:lang w:val="nl-NL"/>
              </w:rPr>
              <w:t>PWM</w:t>
            </w:r>
            <w:r w:rsidR="00695571">
              <w:rPr>
                <w:lang w:val="nl-NL"/>
              </w:rPr>
              <w:t xml:space="preserve"> </w:t>
            </w:r>
            <w:r w:rsidR="00A05164">
              <w:rPr>
                <w:lang w:val="nl-NL"/>
              </w:rPr>
              <w:t>te worden aan</w:t>
            </w:r>
            <w:r w:rsidR="00695571">
              <w:rPr>
                <w:lang w:val="nl-NL"/>
              </w:rPr>
              <w:t>gestuurd.</w:t>
            </w:r>
            <w:r w:rsidR="003557C5">
              <w:rPr>
                <w:lang w:val="nl-NL"/>
              </w:rPr>
              <w:t xml:space="preserve"> Dit is </w:t>
            </w:r>
            <w:r w:rsidR="00391BFB">
              <w:rPr>
                <w:lang w:val="nl-NL"/>
              </w:rPr>
              <w:t>ge</w:t>
            </w:r>
            <w:r w:rsidR="003557C5">
              <w:rPr>
                <w:lang w:val="nl-NL"/>
              </w:rPr>
              <w:t xml:space="preserve">makkelijk omdat bijna elke </w:t>
            </w:r>
            <w:r w:rsidR="008451F0">
              <w:rPr>
                <w:lang w:val="nl-NL"/>
              </w:rPr>
              <w:t>MCU</w:t>
            </w:r>
            <w:r w:rsidR="003557C5">
              <w:rPr>
                <w:lang w:val="nl-NL"/>
              </w:rPr>
              <w:t xml:space="preserve"> dit signaal </w:t>
            </w:r>
            <w:r w:rsidR="00391BFB">
              <w:rPr>
                <w:lang w:val="nl-NL"/>
              </w:rPr>
              <w:t>kan genereren</w:t>
            </w:r>
            <w:r w:rsidR="003557C5">
              <w:rPr>
                <w:lang w:val="nl-NL"/>
              </w:rPr>
              <w:t>.</w:t>
            </w:r>
          </w:p>
        </w:tc>
        <w:tc>
          <w:tcPr>
            <w:tcW w:w="2693" w:type="dxa"/>
          </w:tcPr>
          <w:p w14:paraId="33B908DB" w14:textId="6007E6EF" w:rsidR="00B663FC" w:rsidRDefault="00FF0B86" w:rsidP="003D67E7">
            <w:pPr>
              <w:rPr>
                <w:lang w:val="nl-NL"/>
              </w:rPr>
            </w:pPr>
            <w:r>
              <w:rPr>
                <w:lang w:val="nl-NL"/>
              </w:rPr>
              <w:t>Deze motor kan</w:t>
            </w:r>
            <w:r w:rsidR="00756B82">
              <w:rPr>
                <w:lang w:val="nl-NL"/>
              </w:rPr>
              <w:t xml:space="preserve"> worden</w:t>
            </w:r>
            <w:r>
              <w:rPr>
                <w:lang w:val="nl-NL"/>
              </w:rPr>
              <w:t xml:space="preserve"> aangestuurd</w:t>
            </w:r>
            <w:r w:rsidR="00756B82">
              <w:rPr>
                <w:lang w:val="nl-NL"/>
              </w:rPr>
              <w:t xml:space="preserve"> </w:t>
            </w:r>
            <w:r w:rsidR="00594728">
              <w:rPr>
                <w:lang w:val="nl-NL"/>
              </w:rPr>
              <w:t>door voeding op de motor te zetten, dit werkt zonder enig stuursignaal.</w:t>
            </w:r>
          </w:p>
        </w:tc>
        <w:tc>
          <w:tcPr>
            <w:tcW w:w="3084" w:type="dxa"/>
          </w:tcPr>
          <w:p w14:paraId="5C957EDE" w14:textId="106E8C53" w:rsidR="00B663FC" w:rsidRDefault="00BE71AA" w:rsidP="003D67E7">
            <w:pPr>
              <w:rPr>
                <w:lang w:val="nl-NL"/>
              </w:rPr>
            </w:pPr>
            <w:r>
              <w:rPr>
                <w:lang w:val="nl-NL"/>
              </w:rPr>
              <w:t xml:space="preserve">Om aan te sturen heeft de brushless </w:t>
            </w:r>
            <w:r w:rsidR="006223C9">
              <w:rPr>
                <w:lang w:val="nl-NL"/>
              </w:rPr>
              <w:t>DC-motor</w:t>
            </w:r>
            <w:r>
              <w:rPr>
                <w:lang w:val="nl-NL"/>
              </w:rPr>
              <w:t xml:space="preserve"> een </w:t>
            </w:r>
            <w:r w:rsidR="00720414" w:rsidRPr="00720414">
              <w:rPr>
                <w:lang w:val="nl-NL"/>
              </w:rPr>
              <w:t>ESC</w:t>
            </w:r>
            <w:r w:rsidR="00720414">
              <w:rPr>
                <w:lang w:val="nl-NL"/>
              </w:rPr>
              <w:t xml:space="preserve"> nodig.</w:t>
            </w:r>
            <w:r w:rsidR="002C7080">
              <w:rPr>
                <w:lang w:val="nl-NL"/>
              </w:rPr>
              <w:t xml:space="preserve"> </w:t>
            </w:r>
          </w:p>
        </w:tc>
      </w:tr>
      <w:tr w:rsidR="00712437" w14:paraId="7F354C59" w14:textId="77777777" w:rsidTr="00700FE2">
        <w:tc>
          <w:tcPr>
            <w:tcW w:w="2121" w:type="dxa"/>
          </w:tcPr>
          <w:p w14:paraId="4205CC84" w14:textId="00CEA059" w:rsidR="00470DED" w:rsidRPr="00E73F17" w:rsidRDefault="00470DED" w:rsidP="003D67E7">
            <w:pPr>
              <w:rPr>
                <w:b/>
                <w:bCs/>
                <w:lang w:val="nl-NL"/>
              </w:rPr>
            </w:pPr>
            <w:r w:rsidRPr="00E73F17">
              <w:rPr>
                <w:b/>
                <w:bCs/>
                <w:lang w:val="nl-NL"/>
              </w:rPr>
              <w:t>Aansluitbaarheid</w:t>
            </w:r>
          </w:p>
        </w:tc>
        <w:tc>
          <w:tcPr>
            <w:tcW w:w="2977" w:type="dxa"/>
          </w:tcPr>
          <w:p w14:paraId="7DAB6AA7" w14:textId="4C0544B0" w:rsidR="00470DED" w:rsidRDefault="00217C26" w:rsidP="003D67E7">
            <w:pPr>
              <w:rPr>
                <w:lang w:val="nl-NL"/>
              </w:rPr>
            </w:pPr>
            <w:r>
              <w:rPr>
                <w:lang w:val="nl-NL"/>
              </w:rPr>
              <w:t xml:space="preserve">Deze motor heeft een </w:t>
            </w:r>
            <w:r w:rsidR="00531B63">
              <w:rPr>
                <w:lang w:val="nl-NL"/>
              </w:rPr>
              <w:t xml:space="preserve">dikke en stevige </w:t>
            </w:r>
            <w:r>
              <w:rPr>
                <w:lang w:val="nl-NL"/>
              </w:rPr>
              <w:t xml:space="preserve">as van </w:t>
            </w:r>
            <w:r w:rsidR="00611FE4">
              <w:rPr>
                <w:lang w:val="nl-NL"/>
              </w:rPr>
              <w:t>5</w:t>
            </w:r>
            <w:r w:rsidR="00D3754D">
              <w:rPr>
                <w:lang w:val="nl-NL"/>
              </w:rPr>
              <w:t xml:space="preserve"> </w:t>
            </w:r>
            <w:r>
              <w:rPr>
                <w:lang w:val="nl-NL"/>
              </w:rPr>
              <w:t xml:space="preserve">mm </w:t>
            </w:r>
            <w:r w:rsidR="003E6EDD">
              <w:rPr>
                <w:lang w:val="nl-NL"/>
              </w:rPr>
              <w:t xml:space="preserve">  </w:t>
            </w:r>
            <w:r>
              <w:rPr>
                <w:lang w:val="nl-NL"/>
              </w:rPr>
              <w:t>diameter om iets op aan te sluiten.</w:t>
            </w:r>
          </w:p>
          <w:p w14:paraId="7383C20F" w14:textId="5D83C571" w:rsidR="003F5047" w:rsidRDefault="003F5047" w:rsidP="003D67E7">
            <w:pPr>
              <w:rPr>
                <w:lang w:val="nl-NL"/>
              </w:rPr>
            </w:pPr>
            <w:r>
              <w:rPr>
                <w:lang w:val="nl-NL"/>
              </w:rPr>
              <w:t>Een veel gebruikte motor is een NEMA</w:t>
            </w:r>
            <w:r w:rsidR="00D3754D">
              <w:rPr>
                <w:lang w:val="nl-NL"/>
              </w:rPr>
              <w:t xml:space="preserve"> </w:t>
            </w:r>
            <w:r>
              <w:rPr>
                <w:lang w:val="nl-NL"/>
              </w:rPr>
              <w:t>17</w:t>
            </w:r>
            <w:r w:rsidR="00F15E7B">
              <w:rPr>
                <w:lang w:val="nl-NL"/>
              </w:rPr>
              <w:t>-</w:t>
            </w:r>
            <w:r>
              <w:rPr>
                <w:lang w:val="nl-NL"/>
              </w:rPr>
              <w:t>motor</w:t>
            </w:r>
            <w:r w:rsidR="00B96610">
              <w:rPr>
                <w:lang w:val="nl-NL"/>
              </w:rPr>
              <w:t xml:space="preserve"> met </w:t>
            </w:r>
            <w:r>
              <w:rPr>
                <w:lang w:val="nl-NL"/>
              </w:rPr>
              <w:t xml:space="preserve"> standaard mont</w:t>
            </w:r>
            <w:r w:rsidR="004A0944">
              <w:rPr>
                <w:lang w:val="nl-NL"/>
              </w:rPr>
              <w:t>age</w:t>
            </w:r>
            <w:r>
              <w:rPr>
                <w:lang w:val="nl-NL"/>
              </w:rPr>
              <w:t>punten</w:t>
            </w:r>
            <w:r w:rsidR="004A0944">
              <w:rPr>
                <w:lang w:val="nl-NL"/>
              </w:rPr>
              <w:t>.</w:t>
            </w:r>
          </w:p>
        </w:tc>
        <w:tc>
          <w:tcPr>
            <w:tcW w:w="3119" w:type="dxa"/>
          </w:tcPr>
          <w:p w14:paraId="0E2A6054" w14:textId="07D18B28" w:rsidR="00470DED" w:rsidRDefault="00594728" w:rsidP="003D67E7">
            <w:pPr>
              <w:rPr>
                <w:lang w:val="nl-NL"/>
              </w:rPr>
            </w:pPr>
            <w:r>
              <w:rPr>
                <w:lang w:val="nl-NL"/>
              </w:rPr>
              <w:t xml:space="preserve">De motor heeft een metalen as met ribbels om betere grip te </w:t>
            </w:r>
            <w:r w:rsidR="002C78EE">
              <w:rPr>
                <w:lang w:val="nl-NL"/>
              </w:rPr>
              <w:t>krijgen</w:t>
            </w:r>
            <w:r>
              <w:rPr>
                <w:lang w:val="nl-NL"/>
              </w:rPr>
              <w:t xml:space="preserve"> en een hol center waar </w:t>
            </w:r>
            <w:r w:rsidR="00F04CDC">
              <w:rPr>
                <w:lang w:val="nl-NL"/>
              </w:rPr>
              <w:t>e</w:t>
            </w:r>
            <w:r>
              <w:rPr>
                <w:lang w:val="nl-NL"/>
              </w:rPr>
              <w:t xml:space="preserve">en schroef kan </w:t>
            </w:r>
            <w:r w:rsidR="00F04CDC">
              <w:rPr>
                <w:lang w:val="nl-NL"/>
              </w:rPr>
              <w:t xml:space="preserve">worden </w:t>
            </w:r>
            <w:r>
              <w:rPr>
                <w:lang w:val="nl-NL"/>
              </w:rPr>
              <w:t>in</w:t>
            </w:r>
            <w:r w:rsidR="00F04CDC">
              <w:rPr>
                <w:lang w:val="nl-NL"/>
              </w:rPr>
              <w:t>ge</w:t>
            </w:r>
            <w:r>
              <w:rPr>
                <w:lang w:val="nl-NL"/>
              </w:rPr>
              <w:t>draai</w:t>
            </w:r>
            <w:r w:rsidR="00F04CDC">
              <w:rPr>
                <w:lang w:val="nl-NL"/>
              </w:rPr>
              <w:t>d</w:t>
            </w:r>
            <w:r w:rsidR="00D375A1">
              <w:rPr>
                <w:lang w:val="nl-NL"/>
              </w:rPr>
              <w:t xml:space="preserve">. De aansluiting is dus heel sterk en stevig. </w:t>
            </w:r>
            <w:r w:rsidR="009C0169">
              <w:rPr>
                <w:lang w:val="nl-NL"/>
              </w:rPr>
              <w:t>Een nadeel is dat de diameter van de as redelijk klein is.</w:t>
            </w:r>
          </w:p>
          <w:p w14:paraId="20B8BF0C" w14:textId="1556EF6F" w:rsidR="003F5047" w:rsidRDefault="00C51DA4" w:rsidP="003D67E7">
            <w:pPr>
              <w:rPr>
                <w:lang w:val="nl-NL"/>
              </w:rPr>
            </w:pPr>
            <w:r>
              <w:rPr>
                <w:lang w:val="nl-NL"/>
              </w:rPr>
              <w:t>Er zijn</w:t>
            </w:r>
            <w:r w:rsidR="003F5047">
              <w:rPr>
                <w:lang w:val="nl-NL"/>
              </w:rPr>
              <w:t xml:space="preserve"> </w:t>
            </w:r>
            <w:r w:rsidR="00F16F16">
              <w:rPr>
                <w:lang w:val="nl-NL"/>
              </w:rPr>
              <w:t>twee</w:t>
            </w:r>
            <w:r w:rsidR="003F5047">
              <w:rPr>
                <w:lang w:val="nl-NL"/>
              </w:rPr>
              <w:t xml:space="preserve"> mont</w:t>
            </w:r>
            <w:r w:rsidR="004A0944">
              <w:rPr>
                <w:lang w:val="nl-NL"/>
              </w:rPr>
              <w:t>age</w:t>
            </w:r>
            <w:r w:rsidR="003F5047">
              <w:rPr>
                <w:lang w:val="nl-NL"/>
              </w:rPr>
              <w:t>punten</w:t>
            </w:r>
            <w:r>
              <w:rPr>
                <w:lang w:val="nl-NL"/>
              </w:rPr>
              <w:t xml:space="preserve"> aanwezig</w:t>
            </w:r>
            <w:r w:rsidR="004A0944">
              <w:rPr>
                <w:lang w:val="nl-NL"/>
              </w:rPr>
              <w:t>.</w:t>
            </w:r>
          </w:p>
        </w:tc>
        <w:tc>
          <w:tcPr>
            <w:tcW w:w="2693" w:type="dxa"/>
          </w:tcPr>
          <w:p w14:paraId="1367EE33" w14:textId="3F52CF55" w:rsidR="00470DED" w:rsidRDefault="00BD3A1E" w:rsidP="003D67E7">
            <w:pPr>
              <w:rPr>
                <w:lang w:val="nl-NL"/>
              </w:rPr>
            </w:pPr>
            <w:r>
              <w:rPr>
                <w:lang w:val="nl-NL"/>
              </w:rPr>
              <w:t xml:space="preserve">De </w:t>
            </w:r>
            <w:r w:rsidR="008603D8">
              <w:rPr>
                <w:lang w:val="nl-NL"/>
              </w:rPr>
              <w:t>aan</w:t>
            </w:r>
            <w:r w:rsidR="00EB2C8C">
              <w:rPr>
                <w:lang w:val="nl-NL"/>
              </w:rPr>
              <w:t>sl</w:t>
            </w:r>
            <w:r w:rsidR="008603D8">
              <w:rPr>
                <w:lang w:val="nl-NL"/>
              </w:rPr>
              <w:t xml:space="preserve">uitbaarheid bij deze </w:t>
            </w:r>
            <w:r w:rsidR="006223C9">
              <w:rPr>
                <w:lang w:val="nl-NL"/>
              </w:rPr>
              <w:t>DC-motor</w:t>
            </w:r>
            <w:r w:rsidR="008603D8">
              <w:rPr>
                <w:lang w:val="nl-NL"/>
              </w:rPr>
              <w:t xml:space="preserve"> is super, hij heeft een D</w:t>
            </w:r>
            <w:r w:rsidR="00133146">
              <w:rPr>
                <w:lang w:val="nl-NL"/>
              </w:rPr>
              <w:t>-</w:t>
            </w:r>
            <w:r w:rsidR="008603D8">
              <w:rPr>
                <w:lang w:val="nl-NL"/>
              </w:rPr>
              <w:t xml:space="preserve">vormige as voor ultieme </w:t>
            </w:r>
            <w:r w:rsidR="00E44429">
              <w:rPr>
                <w:lang w:val="nl-NL"/>
              </w:rPr>
              <w:t>krachtoverbrenging.</w:t>
            </w:r>
          </w:p>
          <w:p w14:paraId="6A86041A" w14:textId="68501986" w:rsidR="003F5047" w:rsidRDefault="00E44429" w:rsidP="003D67E7">
            <w:pPr>
              <w:rPr>
                <w:lang w:val="nl-NL"/>
              </w:rPr>
            </w:pPr>
            <w:r>
              <w:rPr>
                <w:lang w:val="nl-NL"/>
              </w:rPr>
              <w:t xml:space="preserve">De </w:t>
            </w:r>
            <w:r w:rsidR="00327957">
              <w:rPr>
                <w:lang w:val="nl-NL"/>
              </w:rPr>
              <w:t>asdiameter</w:t>
            </w:r>
            <w:r>
              <w:rPr>
                <w:lang w:val="nl-NL"/>
              </w:rPr>
              <w:t xml:space="preserve"> is</w:t>
            </w:r>
            <w:r w:rsidR="009C0169">
              <w:rPr>
                <w:lang w:val="nl-NL"/>
              </w:rPr>
              <w:t xml:space="preserve"> </w:t>
            </w:r>
            <w:r w:rsidR="00611FE4">
              <w:rPr>
                <w:lang w:val="nl-NL"/>
              </w:rPr>
              <w:t>6</w:t>
            </w:r>
            <w:r w:rsidR="00D3754D">
              <w:rPr>
                <w:lang w:val="nl-NL"/>
              </w:rPr>
              <w:t xml:space="preserve"> </w:t>
            </w:r>
            <w:r w:rsidR="009C0169">
              <w:rPr>
                <w:lang w:val="nl-NL"/>
              </w:rPr>
              <w:t>mm</w:t>
            </w:r>
            <w:r w:rsidR="00021D24">
              <w:rPr>
                <w:lang w:val="nl-NL"/>
              </w:rPr>
              <w:t xml:space="preserve"> en de</w:t>
            </w:r>
            <w:r w:rsidR="003F5047">
              <w:rPr>
                <w:lang w:val="nl-NL"/>
              </w:rPr>
              <w:t xml:space="preserve"> motor zelf heeft geen mont</w:t>
            </w:r>
            <w:r w:rsidR="004A0944">
              <w:rPr>
                <w:lang w:val="nl-NL"/>
              </w:rPr>
              <w:t>age</w:t>
            </w:r>
            <w:r w:rsidR="003F5047">
              <w:rPr>
                <w:lang w:val="nl-NL"/>
              </w:rPr>
              <w:t>punten</w:t>
            </w:r>
            <w:r w:rsidR="004A0944">
              <w:rPr>
                <w:lang w:val="nl-NL"/>
              </w:rPr>
              <w:t>.</w:t>
            </w:r>
          </w:p>
        </w:tc>
        <w:tc>
          <w:tcPr>
            <w:tcW w:w="3084" w:type="dxa"/>
          </w:tcPr>
          <w:p w14:paraId="3C7313B8" w14:textId="5B9EF1A3" w:rsidR="00470DED" w:rsidRDefault="00EB2C8C" w:rsidP="003D67E7">
            <w:pPr>
              <w:rPr>
                <w:lang w:val="nl-NL"/>
              </w:rPr>
            </w:pPr>
            <w:r>
              <w:rPr>
                <w:lang w:val="nl-NL"/>
              </w:rPr>
              <w:t>De motor kan</w:t>
            </w:r>
            <w:r w:rsidR="00686E14">
              <w:rPr>
                <w:lang w:val="nl-NL"/>
              </w:rPr>
              <w:t xml:space="preserve"> </w:t>
            </w:r>
            <w:r>
              <w:rPr>
                <w:lang w:val="nl-NL"/>
              </w:rPr>
              <w:t>goed</w:t>
            </w:r>
            <w:r w:rsidR="00686E14">
              <w:rPr>
                <w:lang w:val="nl-NL"/>
              </w:rPr>
              <w:t xml:space="preserve"> aan onderdelen</w:t>
            </w:r>
            <w:r w:rsidR="003277EC">
              <w:rPr>
                <w:lang w:val="nl-NL"/>
              </w:rPr>
              <w:t xml:space="preserve"> </w:t>
            </w:r>
            <w:r w:rsidR="00CA06E3">
              <w:rPr>
                <w:lang w:val="nl-NL"/>
              </w:rPr>
              <w:t xml:space="preserve">worden </w:t>
            </w:r>
            <w:r w:rsidR="003277EC">
              <w:rPr>
                <w:lang w:val="nl-NL"/>
              </w:rPr>
              <w:t>ge</w:t>
            </w:r>
            <w:r>
              <w:rPr>
                <w:lang w:val="nl-NL"/>
              </w:rPr>
              <w:t>koppel</w:t>
            </w:r>
            <w:r w:rsidR="003277EC">
              <w:rPr>
                <w:lang w:val="nl-NL"/>
              </w:rPr>
              <w:t>d</w:t>
            </w:r>
            <w:r w:rsidR="00CA06E3">
              <w:rPr>
                <w:lang w:val="nl-NL"/>
              </w:rPr>
              <w:t>,</w:t>
            </w:r>
            <w:r>
              <w:rPr>
                <w:lang w:val="nl-NL"/>
              </w:rPr>
              <w:t xml:space="preserve"> doordat hij een stevige metalen as heeft met een diameter van </w:t>
            </w:r>
            <w:r w:rsidR="00611FE4">
              <w:rPr>
                <w:lang w:val="nl-NL"/>
              </w:rPr>
              <w:t>15</w:t>
            </w:r>
            <w:r w:rsidR="00D3754D">
              <w:rPr>
                <w:lang w:val="nl-NL"/>
              </w:rPr>
              <w:t xml:space="preserve"> </w:t>
            </w:r>
            <w:r>
              <w:rPr>
                <w:lang w:val="nl-NL"/>
              </w:rPr>
              <w:t>mm.</w:t>
            </w:r>
            <w:r w:rsidR="00F133F9">
              <w:rPr>
                <w:lang w:val="nl-NL"/>
              </w:rPr>
              <w:t xml:space="preserve"> </w:t>
            </w:r>
            <w:r w:rsidR="005F36FF">
              <w:rPr>
                <w:lang w:val="nl-NL"/>
              </w:rPr>
              <w:t xml:space="preserve">Hierop zit </w:t>
            </w:r>
            <w:r w:rsidR="00F133F9">
              <w:rPr>
                <w:lang w:val="nl-NL"/>
              </w:rPr>
              <w:t>nog een bevestigings</w:t>
            </w:r>
            <w:r w:rsidR="006522DB">
              <w:rPr>
                <w:lang w:val="nl-NL"/>
              </w:rPr>
              <w:t xml:space="preserve">stuk dat kan </w:t>
            </w:r>
            <w:r w:rsidR="00B725F6">
              <w:rPr>
                <w:lang w:val="nl-NL"/>
              </w:rPr>
              <w:t>worden</w:t>
            </w:r>
            <w:r w:rsidR="006522DB">
              <w:rPr>
                <w:lang w:val="nl-NL"/>
              </w:rPr>
              <w:t xml:space="preserve"> vast</w:t>
            </w:r>
            <w:r w:rsidR="00B725F6">
              <w:rPr>
                <w:lang w:val="nl-NL"/>
              </w:rPr>
              <w:t>ge</w:t>
            </w:r>
            <w:r w:rsidR="006522DB">
              <w:rPr>
                <w:lang w:val="nl-NL"/>
              </w:rPr>
              <w:t>schroe</w:t>
            </w:r>
            <w:r w:rsidR="00B725F6">
              <w:rPr>
                <w:lang w:val="nl-NL"/>
              </w:rPr>
              <w:t>fd</w:t>
            </w:r>
            <w:r w:rsidR="006522DB">
              <w:rPr>
                <w:lang w:val="nl-NL"/>
              </w:rPr>
              <w:t>.</w:t>
            </w:r>
            <w:r w:rsidR="00F133F9">
              <w:rPr>
                <w:lang w:val="nl-NL"/>
              </w:rPr>
              <w:t xml:space="preserve"> </w:t>
            </w:r>
          </w:p>
          <w:p w14:paraId="325843FF" w14:textId="347208CE" w:rsidR="003F5047" w:rsidRDefault="003F5047" w:rsidP="003D67E7">
            <w:pPr>
              <w:rPr>
                <w:lang w:val="nl-NL"/>
              </w:rPr>
            </w:pPr>
            <w:r>
              <w:rPr>
                <w:lang w:val="nl-NL"/>
              </w:rPr>
              <w:t xml:space="preserve">De motor heeft </w:t>
            </w:r>
            <w:r w:rsidR="00F16F16">
              <w:rPr>
                <w:lang w:val="nl-NL"/>
              </w:rPr>
              <w:t xml:space="preserve">vier </w:t>
            </w:r>
            <w:r>
              <w:rPr>
                <w:lang w:val="nl-NL"/>
              </w:rPr>
              <w:t>mont</w:t>
            </w:r>
            <w:r w:rsidR="004A0944">
              <w:rPr>
                <w:lang w:val="nl-NL"/>
              </w:rPr>
              <w:t>age</w:t>
            </w:r>
            <w:r>
              <w:rPr>
                <w:lang w:val="nl-NL"/>
              </w:rPr>
              <w:t>punten.</w:t>
            </w:r>
          </w:p>
        </w:tc>
      </w:tr>
    </w:tbl>
    <w:p w14:paraId="7A161748" w14:textId="77777777" w:rsidR="003E1FB0" w:rsidRDefault="003E1FB0" w:rsidP="003D67E7">
      <w:pPr>
        <w:rPr>
          <w:lang w:val="nl-NL"/>
        </w:rPr>
        <w:sectPr w:rsidR="003E1FB0" w:rsidSect="003E1FB0">
          <w:pgSz w:w="16838" w:h="11906" w:orient="landscape"/>
          <w:pgMar w:top="1417" w:right="1417" w:bottom="1417" w:left="1417" w:header="708" w:footer="708" w:gutter="0"/>
          <w:cols w:space="708"/>
          <w:titlePg/>
          <w:docGrid w:linePitch="360"/>
        </w:sectPr>
      </w:pPr>
    </w:p>
    <w:p w14:paraId="59B149FB" w14:textId="12AFA48C" w:rsidR="001F5FBC" w:rsidRDefault="001F5FBC" w:rsidP="001F5FBC">
      <w:pPr>
        <w:pStyle w:val="Kop2"/>
        <w:rPr>
          <w:lang w:val="nl-NL"/>
        </w:rPr>
      </w:pPr>
      <w:bookmarkStart w:id="16" w:name="_Toc133405025"/>
      <w:r>
        <w:rPr>
          <w:lang w:val="nl-NL"/>
        </w:rPr>
        <w:lastRenderedPageBreak/>
        <w:t>Sensoren</w:t>
      </w:r>
      <w:bookmarkEnd w:id="16"/>
    </w:p>
    <w:p w14:paraId="768A3CB0" w14:textId="7BB137C5" w:rsidR="00D0539F" w:rsidRDefault="00BF639F" w:rsidP="00BC418B">
      <w:pPr>
        <w:rPr>
          <w:lang w:val="nl-NL"/>
        </w:rPr>
      </w:pPr>
      <w:r>
        <w:rPr>
          <w:lang w:val="nl-NL"/>
        </w:rPr>
        <w:t>Sensoren zijn van groot belang bij een robotarm</w:t>
      </w:r>
      <w:r w:rsidR="007D489A">
        <w:rPr>
          <w:lang w:val="nl-NL"/>
        </w:rPr>
        <w:t>. V</w:t>
      </w:r>
      <w:r>
        <w:rPr>
          <w:lang w:val="nl-NL"/>
        </w:rPr>
        <w:t>oor</w:t>
      </w:r>
      <w:r w:rsidR="007D489A">
        <w:rPr>
          <w:lang w:val="nl-NL"/>
        </w:rPr>
        <w:t>aleer</w:t>
      </w:r>
      <w:r>
        <w:rPr>
          <w:lang w:val="nl-NL"/>
        </w:rPr>
        <w:t xml:space="preserve"> de sensoren </w:t>
      </w:r>
      <w:r w:rsidR="007D489A">
        <w:rPr>
          <w:lang w:val="nl-NL"/>
        </w:rPr>
        <w:t xml:space="preserve">iets </w:t>
      </w:r>
      <w:r>
        <w:rPr>
          <w:lang w:val="nl-NL"/>
        </w:rPr>
        <w:t>kunnen lezen of sturen, moet</w:t>
      </w:r>
      <w:r w:rsidR="00CE4852">
        <w:rPr>
          <w:lang w:val="nl-NL"/>
        </w:rPr>
        <w:t xml:space="preserve"> er een</w:t>
      </w:r>
      <w:r>
        <w:rPr>
          <w:lang w:val="nl-NL"/>
        </w:rPr>
        <w:t xml:space="preserve"> </w:t>
      </w:r>
      <w:r w:rsidR="00EA78A7">
        <w:rPr>
          <w:lang w:val="nl-NL"/>
        </w:rPr>
        <w:t>microcontroller</w:t>
      </w:r>
      <w:r>
        <w:rPr>
          <w:lang w:val="nl-NL"/>
        </w:rPr>
        <w:t xml:space="preserve"> </w:t>
      </w:r>
      <w:r w:rsidR="00CE4852">
        <w:rPr>
          <w:lang w:val="nl-NL"/>
        </w:rPr>
        <w:t>worden</w:t>
      </w:r>
      <w:r>
        <w:rPr>
          <w:lang w:val="nl-NL"/>
        </w:rPr>
        <w:t xml:space="preserve"> </w:t>
      </w:r>
      <w:r w:rsidR="00F60456">
        <w:rPr>
          <w:lang w:val="nl-NL"/>
        </w:rPr>
        <w:t>gezocht</w:t>
      </w:r>
      <w:r>
        <w:rPr>
          <w:lang w:val="nl-NL"/>
        </w:rPr>
        <w:t xml:space="preserve">. De MCU stelt het brein van </w:t>
      </w:r>
      <w:r w:rsidR="00331C0E">
        <w:rPr>
          <w:lang w:val="nl-NL"/>
        </w:rPr>
        <w:t xml:space="preserve">de </w:t>
      </w:r>
      <w:r w:rsidR="00FD5A35">
        <w:rPr>
          <w:lang w:val="nl-NL"/>
        </w:rPr>
        <w:t>pcb</w:t>
      </w:r>
      <w:r w:rsidR="00CF5F94">
        <w:rPr>
          <w:lang w:val="nl-NL"/>
        </w:rPr>
        <w:t xml:space="preserve"> voor</w:t>
      </w:r>
      <w:r w:rsidR="00F60456">
        <w:rPr>
          <w:lang w:val="nl-NL"/>
        </w:rPr>
        <w:t xml:space="preserve"> en is </w:t>
      </w:r>
      <w:r w:rsidR="00732C8B">
        <w:rPr>
          <w:lang w:val="nl-NL"/>
        </w:rPr>
        <w:t xml:space="preserve">extreem </w:t>
      </w:r>
      <w:r w:rsidR="00F60456">
        <w:rPr>
          <w:lang w:val="nl-NL"/>
        </w:rPr>
        <w:t>belang</w:t>
      </w:r>
      <w:r w:rsidR="00732C8B">
        <w:rPr>
          <w:lang w:val="nl-NL"/>
        </w:rPr>
        <w:t>rijk</w:t>
      </w:r>
      <w:r w:rsidR="00F60456">
        <w:rPr>
          <w:lang w:val="nl-NL"/>
        </w:rPr>
        <w:t>.</w:t>
      </w:r>
    </w:p>
    <w:p w14:paraId="3593EB0E" w14:textId="32632986" w:rsidR="008720A2" w:rsidRDefault="00B24CE7" w:rsidP="008720A2">
      <w:pPr>
        <w:rPr>
          <w:lang w:val="nl-NL"/>
        </w:rPr>
      </w:pPr>
      <w:r>
        <w:rPr>
          <w:lang w:val="nl-NL"/>
        </w:rPr>
        <w:t xml:space="preserve">Er bestaan verschillende modellen </w:t>
      </w:r>
      <w:r w:rsidR="00EA78A7">
        <w:rPr>
          <w:lang w:val="nl-NL"/>
        </w:rPr>
        <w:t xml:space="preserve">microcontrollers. Aangezien een wificonnectie </w:t>
      </w:r>
      <w:r w:rsidR="00912501">
        <w:rPr>
          <w:lang w:val="nl-NL"/>
        </w:rPr>
        <w:t>belangrijk</w:t>
      </w:r>
      <w:r w:rsidR="008E5272">
        <w:rPr>
          <w:lang w:val="nl-NL"/>
        </w:rPr>
        <w:t xml:space="preserve"> is om </w:t>
      </w:r>
      <w:r w:rsidR="00663E9D">
        <w:rPr>
          <w:lang w:val="nl-NL"/>
        </w:rPr>
        <w:t xml:space="preserve">bijvoorbeeld </w:t>
      </w:r>
      <w:r w:rsidR="008E5272">
        <w:rPr>
          <w:lang w:val="nl-NL"/>
        </w:rPr>
        <w:t xml:space="preserve">data te sturen naar een website, </w:t>
      </w:r>
      <w:r w:rsidR="00335D41">
        <w:rPr>
          <w:lang w:val="nl-NL"/>
        </w:rPr>
        <w:t>zijn er</w:t>
      </w:r>
      <w:r w:rsidR="00EA78A7">
        <w:rPr>
          <w:lang w:val="nl-NL"/>
        </w:rPr>
        <w:t xml:space="preserve"> enkele </w:t>
      </w:r>
      <w:r w:rsidR="00194C93">
        <w:rPr>
          <w:lang w:val="nl-NL"/>
        </w:rPr>
        <w:t>microcontrollers</w:t>
      </w:r>
      <w:r w:rsidR="00EA78A7">
        <w:rPr>
          <w:lang w:val="nl-NL"/>
        </w:rPr>
        <w:t xml:space="preserve"> </w:t>
      </w:r>
      <w:r w:rsidR="008E5272">
        <w:rPr>
          <w:lang w:val="nl-NL"/>
        </w:rPr>
        <w:t xml:space="preserve">die </w:t>
      </w:r>
      <w:r w:rsidR="00187877">
        <w:rPr>
          <w:lang w:val="nl-NL"/>
        </w:rPr>
        <w:t xml:space="preserve">gebruik maken van </w:t>
      </w:r>
      <w:r w:rsidR="008E5272">
        <w:rPr>
          <w:lang w:val="nl-NL"/>
        </w:rPr>
        <w:t>ingebouwde</w:t>
      </w:r>
      <w:r w:rsidR="00F84C39">
        <w:rPr>
          <w:lang w:val="nl-NL"/>
        </w:rPr>
        <w:t xml:space="preserve"> antennes.</w:t>
      </w:r>
      <w:r w:rsidR="008720A2" w:rsidRPr="008720A2">
        <w:t xml:space="preserve"> </w:t>
      </w:r>
      <w:r w:rsidR="00352DD3">
        <w:t>Z</w:t>
      </w:r>
      <w:r w:rsidR="00CA6606">
        <w:t xml:space="preserve">e </w:t>
      </w:r>
      <w:r w:rsidR="00D7012A">
        <w:t>worden</w:t>
      </w:r>
      <w:r w:rsidR="008720A2" w:rsidRPr="00912501">
        <w:t xml:space="preserve"> gebruikt</w:t>
      </w:r>
      <w:r w:rsidR="008720A2">
        <w:t xml:space="preserve"> </w:t>
      </w:r>
      <w:r w:rsidR="008720A2" w:rsidRPr="00912501">
        <w:t>bij  IoT</w:t>
      </w:r>
      <w:r w:rsidR="005E75D4">
        <w:t>-</w:t>
      </w:r>
      <w:r w:rsidR="001B13A9">
        <w:t>toepassingen</w:t>
      </w:r>
      <w:r w:rsidR="007E3019">
        <w:t xml:space="preserve"> (Internet of Things)</w:t>
      </w:r>
      <w:r w:rsidR="00641843">
        <w:t>.</w:t>
      </w:r>
    </w:p>
    <w:p w14:paraId="7DDA7B15" w14:textId="2BEA7A81" w:rsidR="00467939" w:rsidRDefault="00982FE4" w:rsidP="00BC418B">
      <w:pPr>
        <w:rPr>
          <w:lang w:val="nl-NL"/>
        </w:rPr>
      </w:pPr>
      <w:r>
        <w:rPr>
          <w:lang w:val="nl-NL"/>
        </w:rPr>
        <w:t xml:space="preserve">Er </w:t>
      </w:r>
      <w:r w:rsidR="00BA63A8">
        <w:rPr>
          <w:lang w:val="nl-NL"/>
        </w:rPr>
        <w:t>wordt e</w:t>
      </w:r>
      <w:r>
        <w:rPr>
          <w:lang w:val="nl-NL"/>
        </w:rPr>
        <w:t>en vergelijking gemaakt</w:t>
      </w:r>
      <w:r w:rsidR="00952739">
        <w:rPr>
          <w:lang w:val="nl-NL"/>
        </w:rPr>
        <w:t xml:space="preserve"> tussen</w:t>
      </w:r>
      <w:r w:rsidR="00377BBA">
        <w:rPr>
          <w:lang w:val="nl-NL"/>
        </w:rPr>
        <w:t xml:space="preserve"> de twee </w:t>
      </w:r>
      <w:r w:rsidR="00F26289">
        <w:rPr>
          <w:lang w:val="nl-NL"/>
        </w:rPr>
        <w:t xml:space="preserve">populairste MCU’s van de </w:t>
      </w:r>
      <w:r w:rsidR="00377BBA">
        <w:rPr>
          <w:lang w:val="nl-NL"/>
        </w:rPr>
        <w:t>grootspelers op de markt</w:t>
      </w:r>
      <w:r w:rsidR="00952739">
        <w:rPr>
          <w:lang w:val="nl-NL"/>
        </w:rPr>
        <w:t>, namelijk</w:t>
      </w:r>
      <w:r w:rsidR="00837DA8">
        <w:rPr>
          <w:lang w:val="nl-NL"/>
        </w:rPr>
        <w:t xml:space="preserve"> Arduino met </w:t>
      </w:r>
      <w:r w:rsidR="00194710">
        <w:rPr>
          <w:lang w:val="nl-NL"/>
        </w:rPr>
        <w:t>“</w:t>
      </w:r>
      <w:r w:rsidR="00E54B00">
        <w:rPr>
          <w:lang w:val="nl-NL"/>
        </w:rPr>
        <w:t>A</w:t>
      </w:r>
      <w:r w:rsidR="008F0ED6">
        <w:rPr>
          <w:lang w:val="nl-NL"/>
        </w:rPr>
        <w:t>rduino</w:t>
      </w:r>
      <w:r w:rsidR="0036028E">
        <w:rPr>
          <w:lang w:val="nl-NL"/>
        </w:rPr>
        <w:t xml:space="preserve"> mkr wifi </w:t>
      </w:r>
      <w:r w:rsidR="0036028E" w:rsidRPr="00DB7DF8">
        <w:rPr>
          <w:lang w:val="nl-NL"/>
        </w:rPr>
        <w:t>1010</w:t>
      </w:r>
      <w:r w:rsidR="00194710" w:rsidRPr="00DB7DF8">
        <w:rPr>
          <w:lang w:val="nl-NL"/>
        </w:rPr>
        <w:t>”</w:t>
      </w:r>
      <w:r w:rsidR="00A95493" w:rsidRPr="00DB7DF8">
        <w:rPr>
          <w:lang w:val="nl-NL"/>
        </w:rPr>
        <w:t xml:space="preserve"> </w:t>
      </w:r>
      <w:r w:rsidR="00A95493" w:rsidRPr="00DB7DF8">
        <w:rPr>
          <w:lang w:val="nl-NL"/>
        </w:rPr>
        <w:fldChar w:fldCharType="begin"/>
      </w:r>
      <w:r w:rsidR="00A95493" w:rsidRPr="00DB7DF8">
        <w:rPr>
          <w:lang w:val="nl-NL"/>
        </w:rPr>
        <w:instrText xml:space="preserve"> REF _Ref131060329 \h </w:instrText>
      </w:r>
      <w:r w:rsidR="008A0879" w:rsidRPr="00DB7DF8">
        <w:rPr>
          <w:lang w:val="nl-NL"/>
        </w:rPr>
        <w:instrText xml:space="preserve"> \* MERGEFORMAT </w:instrText>
      </w:r>
      <w:r w:rsidR="00A95493" w:rsidRPr="00DB7DF8">
        <w:rPr>
          <w:lang w:val="nl-NL"/>
        </w:rPr>
      </w:r>
      <w:r w:rsidR="00A95493" w:rsidRPr="00DB7DF8">
        <w:rPr>
          <w:lang w:val="nl-NL"/>
        </w:rPr>
        <w:fldChar w:fldCharType="separate"/>
      </w:r>
      <w:r w:rsidR="00B95FD8">
        <w:t xml:space="preserve">Figuur </w:t>
      </w:r>
      <w:r w:rsidR="00B95FD8">
        <w:rPr>
          <w:noProof/>
        </w:rPr>
        <w:t>1</w:t>
      </w:r>
      <w:r w:rsidR="00A95493" w:rsidRPr="00DB7DF8">
        <w:rPr>
          <w:lang w:val="nl-NL"/>
        </w:rPr>
        <w:fldChar w:fldCharType="end"/>
      </w:r>
      <w:sdt>
        <w:sdtPr>
          <w:rPr>
            <w:lang w:val="nl-NL"/>
          </w:rPr>
          <w:id w:val="-1302062535"/>
          <w:citation/>
        </w:sdtPr>
        <w:sdtContent>
          <w:r w:rsidR="00C224B6" w:rsidRPr="00DB7DF8">
            <w:rPr>
              <w:lang w:val="nl-NL"/>
            </w:rPr>
            <w:fldChar w:fldCharType="begin"/>
          </w:r>
          <w:r w:rsidR="00C224B6" w:rsidRPr="00DB7DF8">
            <w:rPr>
              <w:lang w:val="nl-NL"/>
            </w:rPr>
            <w:instrText xml:space="preserve">CITATION Arduinomkrwifi1010 \l 1043 </w:instrText>
          </w:r>
          <w:r w:rsidR="00C224B6" w:rsidRPr="00DB7DF8">
            <w:rPr>
              <w:lang w:val="nl-NL"/>
            </w:rPr>
            <w:fldChar w:fldCharType="separate"/>
          </w:r>
          <w:r w:rsidR="004A4ECC">
            <w:rPr>
              <w:noProof/>
              <w:lang w:val="nl-NL"/>
            </w:rPr>
            <w:t xml:space="preserve"> </w:t>
          </w:r>
          <w:r w:rsidR="004A4ECC" w:rsidRPr="004A4ECC">
            <w:rPr>
              <w:noProof/>
              <w:lang w:val="nl-NL"/>
            </w:rPr>
            <w:t>[6]</w:t>
          </w:r>
          <w:r w:rsidR="00C224B6" w:rsidRPr="00DB7DF8">
            <w:rPr>
              <w:lang w:val="nl-NL"/>
            </w:rPr>
            <w:fldChar w:fldCharType="end"/>
          </w:r>
        </w:sdtContent>
      </w:sdt>
      <w:r w:rsidR="00F22327" w:rsidRPr="00DB7DF8">
        <w:rPr>
          <w:lang w:val="nl-NL"/>
        </w:rPr>
        <w:t xml:space="preserve"> e</w:t>
      </w:r>
      <w:r w:rsidR="008B5212" w:rsidRPr="00DB7DF8">
        <w:rPr>
          <w:lang w:val="nl-NL"/>
        </w:rPr>
        <w:t xml:space="preserve">n Espressif met </w:t>
      </w:r>
      <w:r w:rsidR="00194710" w:rsidRPr="00DB7DF8">
        <w:rPr>
          <w:lang w:val="nl-NL"/>
        </w:rPr>
        <w:t>”</w:t>
      </w:r>
      <w:r w:rsidR="00E51A80" w:rsidRPr="00DB7DF8">
        <w:rPr>
          <w:lang w:val="nl-NL"/>
        </w:rPr>
        <w:t>ESP32</w:t>
      </w:r>
      <w:r w:rsidR="00194710" w:rsidRPr="00DB7DF8">
        <w:rPr>
          <w:lang w:val="nl-NL"/>
        </w:rPr>
        <w:t>”</w:t>
      </w:r>
      <w:r w:rsidR="00A95493" w:rsidRPr="00DB7DF8">
        <w:rPr>
          <w:lang w:val="nl-NL"/>
        </w:rPr>
        <w:t xml:space="preserve"> </w:t>
      </w:r>
      <w:r w:rsidR="00A95493" w:rsidRPr="00DB7DF8">
        <w:rPr>
          <w:lang w:val="nl-NL"/>
        </w:rPr>
        <w:fldChar w:fldCharType="begin"/>
      </w:r>
      <w:r w:rsidR="00A95493" w:rsidRPr="00DB7DF8">
        <w:rPr>
          <w:lang w:val="nl-NL"/>
        </w:rPr>
        <w:instrText xml:space="preserve"> REF _Ref130402421 \h </w:instrText>
      </w:r>
      <w:r w:rsidR="008A0879" w:rsidRPr="00DB7DF8">
        <w:rPr>
          <w:lang w:val="nl-NL"/>
        </w:rPr>
        <w:instrText xml:space="preserve"> \* MERGEFORMAT </w:instrText>
      </w:r>
      <w:r w:rsidR="00A95493" w:rsidRPr="00DB7DF8">
        <w:rPr>
          <w:lang w:val="nl-NL"/>
        </w:rPr>
      </w:r>
      <w:r w:rsidR="00A95493" w:rsidRPr="00DB7DF8">
        <w:rPr>
          <w:lang w:val="nl-NL"/>
        </w:rPr>
        <w:fldChar w:fldCharType="separate"/>
      </w:r>
      <w:r w:rsidR="00B95FD8">
        <w:t xml:space="preserve">Figuur </w:t>
      </w:r>
      <w:r w:rsidR="00B95FD8">
        <w:rPr>
          <w:noProof/>
        </w:rPr>
        <w:t>2</w:t>
      </w:r>
      <w:r w:rsidR="00A95493" w:rsidRPr="00DB7DF8">
        <w:rPr>
          <w:lang w:val="nl-NL"/>
        </w:rPr>
        <w:fldChar w:fldCharType="end"/>
      </w:r>
      <w:r w:rsidR="00C224B6" w:rsidRPr="00DB7DF8">
        <w:rPr>
          <w:lang w:val="nl-NL"/>
        </w:rPr>
        <w:t xml:space="preserve"> </w:t>
      </w:r>
      <w:sdt>
        <w:sdtPr>
          <w:rPr>
            <w:lang w:val="nl-NL"/>
          </w:rPr>
          <w:id w:val="1758331593"/>
          <w:citation/>
        </w:sdtPr>
        <w:sdtContent>
          <w:r w:rsidR="00C224B6" w:rsidRPr="00DB7DF8">
            <w:rPr>
              <w:lang w:val="nl-NL"/>
            </w:rPr>
            <w:fldChar w:fldCharType="begin"/>
          </w:r>
          <w:r w:rsidR="00C224B6" w:rsidRPr="00DB7DF8">
            <w:rPr>
              <w:lang w:val="nl-NL"/>
            </w:rPr>
            <w:instrText xml:space="preserve"> CITATION ESP32 \l 1043 </w:instrText>
          </w:r>
          <w:r w:rsidR="00C224B6" w:rsidRPr="00DB7DF8">
            <w:rPr>
              <w:lang w:val="nl-NL"/>
            </w:rPr>
            <w:fldChar w:fldCharType="separate"/>
          </w:r>
          <w:r w:rsidR="004A4ECC" w:rsidRPr="004A4ECC">
            <w:rPr>
              <w:noProof/>
              <w:lang w:val="nl-NL"/>
            </w:rPr>
            <w:t>[7]</w:t>
          </w:r>
          <w:r w:rsidR="00C224B6" w:rsidRPr="00DB7DF8">
            <w:rPr>
              <w:lang w:val="nl-NL"/>
            </w:rPr>
            <w:fldChar w:fldCharType="end"/>
          </w:r>
        </w:sdtContent>
      </w:sdt>
      <w:r w:rsidR="005D626F" w:rsidRPr="00DB7DF8">
        <w:rPr>
          <w:lang w:val="nl-NL"/>
        </w:rPr>
        <w:t>.</w:t>
      </w:r>
      <w:r w:rsidR="00AD5854" w:rsidRPr="00DB7DF8">
        <w:rPr>
          <w:lang w:val="nl-NL"/>
        </w:rPr>
        <w:t xml:space="preserve"> </w:t>
      </w:r>
      <w:r w:rsidR="00AD5854" w:rsidRPr="00DB7DF8">
        <w:rPr>
          <w:lang w:val="nl-NL"/>
        </w:rPr>
        <w:fldChar w:fldCharType="begin"/>
      </w:r>
      <w:r w:rsidR="00AD5854" w:rsidRPr="00DB7DF8">
        <w:rPr>
          <w:lang w:val="nl-NL"/>
        </w:rPr>
        <w:instrText xml:space="preserve"> REF _Ref131060826 \h  \* MERGEFORMAT </w:instrText>
      </w:r>
      <w:r w:rsidR="00AD5854" w:rsidRPr="00DB7DF8">
        <w:rPr>
          <w:lang w:val="nl-NL"/>
        </w:rPr>
      </w:r>
      <w:r w:rsidR="00AD5854" w:rsidRPr="00DB7DF8">
        <w:rPr>
          <w:lang w:val="nl-NL"/>
        </w:rPr>
        <w:fldChar w:fldCharType="separate"/>
      </w:r>
      <w:r w:rsidR="00B95FD8">
        <w:t xml:space="preserve">Tabel </w:t>
      </w:r>
      <w:r w:rsidR="00B95FD8">
        <w:rPr>
          <w:noProof/>
        </w:rPr>
        <w:t>4</w:t>
      </w:r>
      <w:r w:rsidR="00AD5854" w:rsidRPr="00DB7DF8">
        <w:rPr>
          <w:lang w:val="nl-NL"/>
        </w:rPr>
        <w:fldChar w:fldCharType="end"/>
      </w:r>
    </w:p>
    <w:p w14:paraId="603E7839" w14:textId="205C97FF" w:rsidR="005D626F" w:rsidRDefault="005D626F" w:rsidP="00BC418B">
      <w:r>
        <w:t>Aangezien de ESP-boards open source zijn, zijn er ook andere fabrikanten die gelijkaardige system on a chip (SoC) microcontrollers verkopen.</w:t>
      </w:r>
      <w:r w:rsidR="00D54B53">
        <w:t xml:space="preserve"> </w:t>
      </w:r>
    </w:p>
    <w:p w14:paraId="40825608" w14:textId="0F07E749" w:rsidR="00EE22EB" w:rsidRDefault="0006359B" w:rsidP="00BC418B">
      <w:pPr>
        <w:rPr>
          <w:lang w:val="nl-NL"/>
        </w:rPr>
      </w:pPr>
      <w:r>
        <w:t>De</w:t>
      </w:r>
      <w:r w:rsidR="001733F0">
        <w:t xml:space="preserve"> </w:t>
      </w:r>
      <w:r>
        <w:t>ESP-boards kunnen zowel voor professione</w:t>
      </w:r>
      <w:r w:rsidR="001F7B9F">
        <w:t>le</w:t>
      </w:r>
      <w:r>
        <w:t xml:space="preserve"> als amateur</w:t>
      </w:r>
      <w:r w:rsidR="001F7B9F">
        <w:t xml:space="preserve">istische </w:t>
      </w:r>
      <w:r w:rsidR="00024BFF">
        <w:t>toepassingen</w:t>
      </w:r>
      <w:r>
        <w:t xml:space="preserve"> </w:t>
      </w:r>
      <w:r w:rsidR="00395875">
        <w:t xml:space="preserve">worden </w:t>
      </w:r>
      <w:r>
        <w:t>gebruik</w:t>
      </w:r>
      <w:r w:rsidR="001F7B9F">
        <w:t xml:space="preserve">t. </w:t>
      </w:r>
      <w:r w:rsidR="00024BFF">
        <w:t>D</w:t>
      </w:r>
      <w:r w:rsidR="0085440F">
        <w:t xml:space="preserve">e boards </w:t>
      </w:r>
      <w:r w:rsidR="00024BFF">
        <w:t xml:space="preserve">zijn </w:t>
      </w:r>
      <w:r w:rsidR="0085440F">
        <w:t xml:space="preserve">open source </w:t>
      </w:r>
      <w:r w:rsidR="00FC6FCB">
        <w:t xml:space="preserve">en op die manier </w:t>
      </w:r>
      <w:r w:rsidR="0085440F">
        <w:t xml:space="preserve">is het </w:t>
      </w:r>
      <w:r w:rsidR="00FC6FCB">
        <w:t>gemakkelijk</w:t>
      </w:r>
      <w:r w:rsidR="0085440F">
        <w:t xml:space="preserve"> om te achterhalen hoe ze </w:t>
      </w:r>
      <w:r w:rsidR="007E16E5">
        <w:t xml:space="preserve">kunnen worden </w:t>
      </w:r>
      <w:r w:rsidR="0085440F">
        <w:t>geprogrammeerd</w:t>
      </w:r>
      <w:r w:rsidR="007E16E5">
        <w:t>.</w:t>
      </w:r>
    </w:p>
    <w:p w14:paraId="04FE5043" w14:textId="40CFE217" w:rsidR="007D3A81" w:rsidRPr="00A73663" w:rsidRDefault="00397854" w:rsidP="0085440F">
      <w:pPr>
        <w:rPr>
          <w:i/>
          <w:iCs/>
          <w:lang w:val="nl-NL"/>
        </w:rPr>
        <w:sectPr w:rsidR="007D3A81" w:rsidRPr="00A73663" w:rsidSect="00995550">
          <w:pgSz w:w="11906" w:h="16838"/>
          <w:pgMar w:top="1417" w:right="1417" w:bottom="1417" w:left="1417" w:header="708" w:footer="708" w:gutter="0"/>
          <w:cols w:space="708"/>
          <w:titlePg/>
          <w:docGrid w:linePitch="360"/>
        </w:sectPr>
      </w:pPr>
      <w:r>
        <w:rPr>
          <w:noProof/>
        </w:rPr>
        <w:drawing>
          <wp:anchor distT="0" distB="0" distL="114300" distR="114300" simplePos="0" relativeHeight="251642368" behindDoc="0" locked="0" layoutInCell="1" allowOverlap="1" wp14:anchorId="1691B79B" wp14:editId="72892BEB">
            <wp:simplePos x="0" y="0"/>
            <wp:positionH relativeFrom="column">
              <wp:posOffset>3113405</wp:posOffset>
            </wp:positionH>
            <wp:positionV relativeFrom="paragraph">
              <wp:posOffset>157480</wp:posOffset>
            </wp:positionV>
            <wp:extent cx="3429000" cy="3429000"/>
            <wp:effectExtent l="0" t="0" r="0" b="0"/>
            <wp:wrapTight wrapText="bothSides">
              <wp:wrapPolygon edited="0">
                <wp:start x="0" y="0"/>
                <wp:lineTo x="0" y="21480"/>
                <wp:lineTo x="21480" y="21480"/>
                <wp:lineTo x="21480" y="0"/>
                <wp:lineTo x="0" y="0"/>
              </wp:wrapPolygon>
            </wp:wrapTight>
            <wp:docPr id="14" name="Afbeelding 14" descr="ESP32 WiFi and Bluetooth Board - CP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ESP32 WiFi and Bluetooth Board - CP210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anchor>
        </w:drawing>
      </w:r>
      <w:r w:rsidR="00C93F22">
        <w:rPr>
          <w:noProof/>
        </w:rPr>
        <mc:AlternateContent>
          <mc:Choice Requires="wps">
            <w:drawing>
              <wp:anchor distT="0" distB="0" distL="114300" distR="114300" simplePos="0" relativeHeight="251644416" behindDoc="1" locked="0" layoutInCell="1" allowOverlap="1" wp14:anchorId="17B65BCE" wp14:editId="109D00A8">
                <wp:simplePos x="0" y="0"/>
                <wp:positionH relativeFrom="column">
                  <wp:posOffset>-236855</wp:posOffset>
                </wp:positionH>
                <wp:positionV relativeFrom="paragraph">
                  <wp:posOffset>3319780</wp:posOffset>
                </wp:positionV>
                <wp:extent cx="3496945" cy="635"/>
                <wp:effectExtent l="0" t="0" r="0" b="0"/>
                <wp:wrapTight wrapText="bothSides">
                  <wp:wrapPolygon edited="0">
                    <wp:start x="0" y="0"/>
                    <wp:lineTo x="0" y="21600"/>
                    <wp:lineTo x="21600" y="21600"/>
                    <wp:lineTo x="21600" y="0"/>
                  </wp:wrapPolygon>
                </wp:wrapTight>
                <wp:docPr id="7" name="Tekstvak 7"/>
                <wp:cNvGraphicFramePr/>
                <a:graphic xmlns:a="http://schemas.openxmlformats.org/drawingml/2006/main">
                  <a:graphicData uri="http://schemas.microsoft.com/office/word/2010/wordprocessingShape">
                    <wps:wsp>
                      <wps:cNvSpPr txBox="1"/>
                      <wps:spPr>
                        <a:xfrm>
                          <a:off x="0" y="0"/>
                          <a:ext cx="3496945" cy="635"/>
                        </a:xfrm>
                        <a:prstGeom prst="rect">
                          <a:avLst/>
                        </a:prstGeom>
                        <a:solidFill>
                          <a:prstClr val="white"/>
                        </a:solidFill>
                        <a:ln>
                          <a:noFill/>
                        </a:ln>
                      </wps:spPr>
                      <wps:txbx>
                        <w:txbxContent>
                          <w:p w14:paraId="10B0DFFF" w14:textId="73C2325F" w:rsidR="00C93F22" w:rsidRPr="00725254" w:rsidRDefault="00C93F22" w:rsidP="00C93F22">
                            <w:pPr>
                              <w:pStyle w:val="Bijschrift"/>
                              <w:jc w:val="center"/>
                              <w:rPr>
                                <w:sz w:val="24"/>
                              </w:rPr>
                            </w:pPr>
                            <w:bookmarkStart w:id="17" w:name="_Ref131060329"/>
                            <w:bookmarkStart w:id="18" w:name="_Toc130397342"/>
                            <w:bookmarkStart w:id="19" w:name="_Toc133405065"/>
                            <w:r>
                              <w:t xml:space="preserve">Figuur </w:t>
                            </w:r>
                            <w:r>
                              <w:fldChar w:fldCharType="begin"/>
                            </w:r>
                            <w:r>
                              <w:instrText xml:space="preserve"> SEQ Figuur \* ARABIC </w:instrText>
                            </w:r>
                            <w:r>
                              <w:fldChar w:fldCharType="separate"/>
                            </w:r>
                            <w:r w:rsidR="00B95FD8">
                              <w:rPr>
                                <w:noProof/>
                              </w:rPr>
                              <w:t>1</w:t>
                            </w:r>
                            <w:r>
                              <w:fldChar w:fldCharType="end"/>
                            </w:r>
                            <w:bookmarkEnd w:id="17"/>
                            <w:r>
                              <w:t>: Arduino mkr wifi 1010</w:t>
                            </w:r>
                            <w:bookmarkEnd w:id="18"/>
                            <w:sdt>
                              <w:sdtPr>
                                <w:id w:val="-1492633091"/>
                                <w:citation/>
                              </w:sdtPr>
                              <w:sdtContent>
                                <w:r w:rsidR="00F834C0">
                                  <w:fldChar w:fldCharType="begin"/>
                                </w:r>
                                <w:r w:rsidR="00F834C0">
                                  <w:rPr>
                                    <w:lang w:val="nl-NL"/>
                                  </w:rPr>
                                  <w:instrText xml:space="preserve"> CITATION Arduinomkrwifi1010 \l 1043 </w:instrText>
                                </w:r>
                                <w:r w:rsidR="00F834C0">
                                  <w:fldChar w:fldCharType="separate"/>
                                </w:r>
                                <w:r w:rsidR="003554E6">
                                  <w:rPr>
                                    <w:noProof/>
                                    <w:lang w:val="nl-NL"/>
                                  </w:rPr>
                                  <w:t xml:space="preserve"> </w:t>
                                </w:r>
                                <w:r w:rsidR="003554E6" w:rsidRPr="003554E6">
                                  <w:rPr>
                                    <w:noProof/>
                                    <w:lang w:val="nl-NL"/>
                                  </w:rPr>
                                  <w:t>[6]</w:t>
                                </w:r>
                                <w:r w:rsidR="00F834C0">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65BCE" id="Tekstvak 7" o:spid="_x0000_s1030" type="#_x0000_t202" style="position:absolute;margin-left:-18.65pt;margin-top:261.4pt;width:275.3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" stroked="f">
                <v:textbox style="mso-fit-shape-to-text:t" inset="0,0,0,0">
                  <w:txbxContent>
                    <w:p w14:paraId="10B0DFFF" w14:textId="73C2325F" w:rsidR="00C93F22" w:rsidRPr="00725254" w:rsidRDefault="00C93F22" w:rsidP="00C93F22">
                      <w:pPr>
                        <w:pStyle w:val="Bijschrift"/>
                        <w:jc w:val="center"/>
                        <w:rPr>
                          <w:sz w:val="24"/>
                        </w:rPr>
                      </w:pPr>
                      <w:bookmarkStart w:id="20" w:name="_Ref131060329"/>
                      <w:bookmarkStart w:id="21" w:name="_Toc130397342"/>
                      <w:bookmarkStart w:id="22" w:name="_Toc133405065"/>
                      <w:r>
                        <w:t xml:space="preserve">Figuur </w:t>
                      </w:r>
                      <w:r>
                        <w:fldChar w:fldCharType="begin"/>
                      </w:r>
                      <w:r>
                        <w:instrText xml:space="preserve"> SEQ Figuur \* ARABIC </w:instrText>
                      </w:r>
                      <w:r>
                        <w:fldChar w:fldCharType="separate"/>
                      </w:r>
                      <w:r w:rsidR="00B95FD8">
                        <w:rPr>
                          <w:noProof/>
                        </w:rPr>
                        <w:t>1</w:t>
                      </w:r>
                      <w:r>
                        <w:fldChar w:fldCharType="end"/>
                      </w:r>
                      <w:bookmarkEnd w:id="20"/>
                      <w:r>
                        <w:t>: Arduino mkr wifi 1010</w:t>
                      </w:r>
                      <w:bookmarkEnd w:id="21"/>
                      <w:sdt>
                        <w:sdtPr>
                          <w:id w:val="-1492633091"/>
                          <w:citation/>
                        </w:sdtPr>
                        <w:sdtContent>
                          <w:r w:rsidR="00F834C0">
                            <w:fldChar w:fldCharType="begin"/>
                          </w:r>
                          <w:r w:rsidR="00F834C0">
                            <w:rPr>
                              <w:lang w:val="nl-NL"/>
                            </w:rPr>
                            <w:instrText xml:space="preserve"> CITATION Arduinomkrwifi1010 \l 1043 </w:instrText>
                          </w:r>
                          <w:r w:rsidR="00F834C0">
                            <w:fldChar w:fldCharType="separate"/>
                          </w:r>
                          <w:r w:rsidR="003554E6">
                            <w:rPr>
                              <w:noProof/>
                              <w:lang w:val="nl-NL"/>
                            </w:rPr>
                            <w:t xml:space="preserve"> </w:t>
                          </w:r>
                          <w:r w:rsidR="003554E6" w:rsidRPr="003554E6">
                            <w:rPr>
                              <w:noProof/>
                              <w:lang w:val="nl-NL"/>
                            </w:rPr>
                            <w:t>[6]</w:t>
                          </w:r>
                          <w:r w:rsidR="00F834C0">
                            <w:fldChar w:fldCharType="end"/>
                          </w:r>
                        </w:sdtContent>
                      </w:sdt>
                      <w:bookmarkEnd w:id="22"/>
                    </w:p>
                  </w:txbxContent>
                </v:textbox>
                <w10:wrap type="tight"/>
              </v:shape>
            </w:pict>
          </mc:Fallback>
        </mc:AlternateContent>
      </w:r>
      <w:r w:rsidR="00C93F22">
        <w:rPr>
          <w:noProof/>
        </w:rPr>
        <mc:AlternateContent>
          <mc:Choice Requires="wpg">
            <w:drawing>
              <wp:anchor distT="0" distB="0" distL="114300" distR="114300" simplePos="0" relativeHeight="251652608" behindDoc="0" locked="0" layoutInCell="1" allowOverlap="1" wp14:anchorId="4C07BAF1" wp14:editId="263AC0F3">
                <wp:simplePos x="0" y="0"/>
                <wp:positionH relativeFrom="column">
                  <wp:posOffset>-510540</wp:posOffset>
                </wp:positionH>
                <wp:positionV relativeFrom="paragraph">
                  <wp:posOffset>702310</wp:posOffset>
                </wp:positionV>
                <wp:extent cx="3625850" cy="2621280"/>
                <wp:effectExtent l="0" t="0" r="0" b="7620"/>
                <wp:wrapTight wrapText="bothSides">
                  <wp:wrapPolygon edited="0">
                    <wp:start x="567" y="0"/>
                    <wp:lineTo x="567" y="17581"/>
                    <wp:lineTo x="0" y="19465"/>
                    <wp:lineTo x="0" y="21506"/>
                    <wp:lineTo x="21449" y="21506"/>
                    <wp:lineTo x="21449" y="0"/>
                    <wp:lineTo x="567" y="0"/>
                  </wp:wrapPolygon>
                </wp:wrapTight>
                <wp:docPr id="20" name="Groep 20"/>
                <wp:cNvGraphicFramePr/>
                <a:graphic xmlns:a="http://schemas.openxmlformats.org/drawingml/2006/main">
                  <a:graphicData uri="http://schemas.microsoft.com/office/word/2010/wordprocessingGroup">
                    <wpg:wgp>
                      <wpg:cNvGrpSpPr/>
                      <wpg:grpSpPr>
                        <a:xfrm>
                          <a:off x="0" y="0"/>
                          <a:ext cx="3625850" cy="2621280"/>
                          <a:chOff x="-128905" y="0"/>
                          <a:chExt cx="3625850" cy="2621280"/>
                        </a:xfrm>
                      </wpg:grpSpPr>
                      <pic:pic xmlns:pic="http://schemas.openxmlformats.org/drawingml/2006/picture">
                        <pic:nvPicPr>
                          <pic:cNvPr id="13" name="Afbeelding 13" descr="Afbeelding met tekst, elektronica, stroomkring&#10;&#10;Automatisch gegenereerde beschrijvi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6945" cy="2621280"/>
                          </a:xfrm>
                          <a:prstGeom prst="rect">
                            <a:avLst/>
                          </a:prstGeom>
                          <a:noFill/>
                          <a:ln>
                            <a:noFill/>
                          </a:ln>
                        </pic:spPr>
                      </pic:pic>
                      <wps:wsp>
                        <wps:cNvPr id="19" name="Tekstvak 19"/>
                        <wps:cNvSpPr txBox="1"/>
                        <wps:spPr>
                          <a:xfrm>
                            <a:off x="-128905" y="2354580"/>
                            <a:ext cx="3496945" cy="266700"/>
                          </a:xfrm>
                          <a:prstGeom prst="rect">
                            <a:avLst/>
                          </a:prstGeom>
                          <a:solidFill>
                            <a:prstClr val="white"/>
                          </a:solidFill>
                          <a:ln>
                            <a:noFill/>
                          </a:ln>
                        </wps:spPr>
                        <wps:txbx>
                          <w:txbxContent>
                            <w:p w14:paraId="6E4B9807" w14:textId="76101E3E" w:rsidR="00D17866" w:rsidRPr="008B75B0" w:rsidRDefault="00D17866" w:rsidP="00C93F22">
                              <w:pPr>
                                <w:pStyle w:val="Bijschrift"/>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07BAF1" id="Groep 20" o:spid="_x0000_s1031" style="position:absolute;margin-left:-40.2pt;margin-top:55.3pt;width:285.5pt;height:206.4pt;z-index:251652608;mso-width-relative:margin;mso-height-relative:margin" coordorigin="-1289" coordsize="36258,262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3" o:spid="_x0000_s1032" type="#_x0000_t75" alt="Afbeelding met tekst, elektronica, stroomkring&#10;&#10;Automatisch gegenereerde beschrijving" style="position:absolute;width:34969;height:26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">
                  <v:imagedata r:id="rId23" o:title="Afbeelding met tekst, elektronica, stroomkring&#10;&#10;Automatisch gegenereerde beschrijving"/>
                </v:shape>
                <v:shape id="Tekstvak 19" o:spid="_x0000_s1033" type="#_x0000_t202" style="position:absolute;left:-1289;top:23545;width:349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E4B9807" w14:textId="76101E3E" w:rsidR="00D17866" w:rsidRPr="008B75B0" w:rsidRDefault="00D17866" w:rsidP="00C93F22">
                        <w:pPr>
                          <w:pStyle w:val="Bijschrift"/>
                          <w:jc w:val="center"/>
                          <w:rPr>
                            <w:noProof/>
                          </w:rPr>
                        </w:pPr>
                      </w:p>
                    </w:txbxContent>
                  </v:textbox>
                </v:shape>
                <w10:wrap type="tight"/>
              </v:group>
            </w:pict>
          </mc:Fallback>
        </mc:AlternateContent>
      </w:r>
      <w:r w:rsidR="00C93F22">
        <w:rPr>
          <w:noProof/>
        </w:rPr>
        <mc:AlternateContent>
          <mc:Choice Requires="wps">
            <w:drawing>
              <wp:anchor distT="0" distB="0" distL="114300" distR="114300" simplePos="0" relativeHeight="251646464" behindDoc="1" locked="0" layoutInCell="1" allowOverlap="1" wp14:anchorId="168D3893" wp14:editId="4012E8B0">
                <wp:simplePos x="0" y="0"/>
                <wp:positionH relativeFrom="column">
                  <wp:posOffset>3115310</wp:posOffset>
                </wp:positionH>
                <wp:positionV relativeFrom="paragraph">
                  <wp:posOffset>3319780</wp:posOffset>
                </wp:positionV>
                <wp:extent cx="3429000" cy="635"/>
                <wp:effectExtent l="0" t="0" r="0" b="0"/>
                <wp:wrapTight wrapText="bothSides">
                  <wp:wrapPolygon edited="0">
                    <wp:start x="0" y="0"/>
                    <wp:lineTo x="0" y="21600"/>
                    <wp:lineTo x="21600" y="21600"/>
                    <wp:lineTo x="21600" y="0"/>
                  </wp:wrapPolygon>
                </wp:wrapTight>
                <wp:docPr id="8" name="Tekstvak 8"/>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1E67F0C" w14:textId="38791763" w:rsidR="00C93F22" w:rsidRPr="005D4928" w:rsidRDefault="00C93F22" w:rsidP="00C93F22">
                            <w:pPr>
                              <w:pStyle w:val="Bijschrift"/>
                              <w:jc w:val="center"/>
                              <w:rPr>
                                <w:noProof/>
                                <w:sz w:val="24"/>
                              </w:rPr>
                            </w:pPr>
                            <w:bookmarkStart w:id="23" w:name="_Ref130402421"/>
                            <w:bookmarkStart w:id="24" w:name="_Toc130397343"/>
                            <w:bookmarkStart w:id="25" w:name="_Ref130402432"/>
                            <w:bookmarkStart w:id="26" w:name="_Toc133405066"/>
                            <w:r>
                              <w:t xml:space="preserve">Figuur </w:t>
                            </w:r>
                            <w:r>
                              <w:fldChar w:fldCharType="begin"/>
                            </w:r>
                            <w:r>
                              <w:instrText xml:space="preserve"> SEQ Figuur \* ARABIC </w:instrText>
                            </w:r>
                            <w:r>
                              <w:fldChar w:fldCharType="separate"/>
                            </w:r>
                            <w:r w:rsidR="00B95FD8">
                              <w:rPr>
                                <w:noProof/>
                              </w:rPr>
                              <w:t>2</w:t>
                            </w:r>
                            <w:r>
                              <w:fldChar w:fldCharType="end"/>
                            </w:r>
                            <w:bookmarkEnd w:id="23"/>
                            <w:r>
                              <w:t>: ESP32</w:t>
                            </w:r>
                            <w:bookmarkEnd w:id="24"/>
                            <w:bookmarkEnd w:id="25"/>
                            <w:sdt>
                              <w:sdtPr>
                                <w:id w:val="-8916435"/>
                                <w:citation/>
                              </w:sdtPr>
                              <w:sdtContent>
                                <w:r w:rsidR="00397854">
                                  <w:fldChar w:fldCharType="begin"/>
                                </w:r>
                                <w:r w:rsidR="00397854">
                                  <w:rPr>
                                    <w:lang w:val="nl-NL"/>
                                  </w:rPr>
                                  <w:instrText xml:space="preserve"> CITATION ESP32 \l 1043 </w:instrText>
                                </w:r>
                                <w:r w:rsidR="00397854">
                                  <w:fldChar w:fldCharType="separate"/>
                                </w:r>
                                <w:r w:rsidR="003554E6">
                                  <w:rPr>
                                    <w:noProof/>
                                    <w:lang w:val="nl-NL"/>
                                  </w:rPr>
                                  <w:t xml:space="preserve"> </w:t>
                                </w:r>
                                <w:r w:rsidR="003554E6" w:rsidRPr="003554E6">
                                  <w:rPr>
                                    <w:noProof/>
                                    <w:lang w:val="nl-NL"/>
                                  </w:rPr>
                                  <w:t>[7]</w:t>
                                </w:r>
                                <w:r w:rsidR="00397854">
                                  <w:fldChar w:fldCharType="end"/>
                                </w:r>
                              </w:sdtContent>
                            </w:sdt>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D3893" id="Tekstvak 8" o:spid="_x0000_s1034" type="#_x0000_t202" style="position:absolute;margin-left:245.3pt;margin-top:261.4pt;width:270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oGQIAAD8EAAAOAAAAZHJzL2Uyb0RvYy54bWysU02P0zAQvSPxHyzfadIu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" stroked="f">
                <v:textbox style="mso-fit-shape-to-text:t" inset="0,0,0,0">
                  <w:txbxContent>
                    <w:p w14:paraId="51E67F0C" w14:textId="38791763" w:rsidR="00C93F22" w:rsidRPr="005D4928" w:rsidRDefault="00C93F22" w:rsidP="00C93F22">
                      <w:pPr>
                        <w:pStyle w:val="Bijschrift"/>
                        <w:jc w:val="center"/>
                        <w:rPr>
                          <w:noProof/>
                          <w:sz w:val="24"/>
                        </w:rPr>
                      </w:pPr>
                      <w:bookmarkStart w:id="27" w:name="_Ref130402421"/>
                      <w:bookmarkStart w:id="28" w:name="_Toc130397343"/>
                      <w:bookmarkStart w:id="29" w:name="_Ref130402432"/>
                      <w:bookmarkStart w:id="30" w:name="_Toc133405066"/>
                      <w:r>
                        <w:t xml:space="preserve">Figuur </w:t>
                      </w:r>
                      <w:r>
                        <w:fldChar w:fldCharType="begin"/>
                      </w:r>
                      <w:r>
                        <w:instrText xml:space="preserve"> SEQ Figuur \* ARABIC </w:instrText>
                      </w:r>
                      <w:r>
                        <w:fldChar w:fldCharType="separate"/>
                      </w:r>
                      <w:r w:rsidR="00B95FD8">
                        <w:rPr>
                          <w:noProof/>
                        </w:rPr>
                        <w:t>2</w:t>
                      </w:r>
                      <w:r>
                        <w:fldChar w:fldCharType="end"/>
                      </w:r>
                      <w:bookmarkEnd w:id="27"/>
                      <w:r>
                        <w:t>: ESP32</w:t>
                      </w:r>
                      <w:bookmarkEnd w:id="28"/>
                      <w:bookmarkEnd w:id="29"/>
                      <w:sdt>
                        <w:sdtPr>
                          <w:id w:val="-8916435"/>
                          <w:citation/>
                        </w:sdtPr>
                        <w:sdtContent>
                          <w:r w:rsidR="00397854">
                            <w:fldChar w:fldCharType="begin"/>
                          </w:r>
                          <w:r w:rsidR="00397854">
                            <w:rPr>
                              <w:lang w:val="nl-NL"/>
                            </w:rPr>
                            <w:instrText xml:space="preserve"> CITATION ESP32 \l 1043 </w:instrText>
                          </w:r>
                          <w:r w:rsidR="00397854">
                            <w:fldChar w:fldCharType="separate"/>
                          </w:r>
                          <w:r w:rsidR="003554E6">
                            <w:rPr>
                              <w:noProof/>
                              <w:lang w:val="nl-NL"/>
                            </w:rPr>
                            <w:t xml:space="preserve"> </w:t>
                          </w:r>
                          <w:r w:rsidR="003554E6" w:rsidRPr="003554E6">
                            <w:rPr>
                              <w:noProof/>
                              <w:lang w:val="nl-NL"/>
                            </w:rPr>
                            <w:t>[7]</w:t>
                          </w:r>
                          <w:r w:rsidR="00397854">
                            <w:fldChar w:fldCharType="end"/>
                          </w:r>
                        </w:sdtContent>
                      </w:sdt>
                      <w:bookmarkEnd w:id="30"/>
                    </w:p>
                  </w:txbxContent>
                </v:textbox>
                <w10:wrap type="tight"/>
              </v:shape>
            </w:pict>
          </mc:Fallback>
        </mc:AlternateContent>
      </w:r>
    </w:p>
    <w:p w14:paraId="758859F4" w14:textId="7E10397F" w:rsidR="00006536" w:rsidRDefault="00006536" w:rsidP="00006536">
      <w:pPr>
        <w:pStyle w:val="Bijschrift"/>
        <w:keepNext/>
      </w:pPr>
      <w:bookmarkStart w:id="31" w:name="_Ref131060826"/>
      <w:bookmarkStart w:id="32" w:name="_Toc133405098"/>
      <w:r>
        <w:lastRenderedPageBreak/>
        <w:t xml:space="preserve">Tabel </w:t>
      </w:r>
      <w:r>
        <w:fldChar w:fldCharType="begin"/>
      </w:r>
      <w:r>
        <w:instrText xml:space="preserve"> SEQ Tabel \* ARABIC </w:instrText>
      </w:r>
      <w:r>
        <w:fldChar w:fldCharType="separate"/>
      </w:r>
      <w:r w:rsidR="00B95FD8">
        <w:rPr>
          <w:noProof/>
        </w:rPr>
        <w:t>4</w:t>
      </w:r>
      <w:r>
        <w:fldChar w:fldCharType="end"/>
      </w:r>
      <w:bookmarkEnd w:id="31"/>
      <w:r>
        <w:t>: Microcontrollers vergelijken</w:t>
      </w:r>
      <w:r w:rsidR="00333EAD" w:rsidRPr="00333EAD">
        <w:t xml:space="preserve"> </w:t>
      </w:r>
      <w:sdt>
        <w:sdtPr>
          <w:id w:val="1142074679"/>
          <w:citation/>
        </w:sdtPr>
        <w:sdtContent>
          <w:r w:rsidR="00333EAD">
            <w:fldChar w:fldCharType="begin"/>
          </w:r>
          <w:r w:rsidR="00333EAD">
            <w:rPr>
              <w:lang w:val="nl-NL"/>
            </w:rPr>
            <w:instrText xml:space="preserve"> CITATION Arduinomkrwifi1010 \l 1043 </w:instrText>
          </w:r>
          <w:r w:rsidR="00333EAD">
            <w:fldChar w:fldCharType="separate"/>
          </w:r>
          <w:r w:rsidR="004A4ECC" w:rsidRPr="004A4ECC">
            <w:rPr>
              <w:noProof/>
              <w:lang w:val="nl-NL"/>
            </w:rPr>
            <w:t>[6]</w:t>
          </w:r>
          <w:r w:rsidR="00333EAD">
            <w:fldChar w:fldCharType="end"/>
          </w:r>
        </w:sdtContent>
      </w:sdt>
      <w:r w:rsidR="00333EAD" w:rsidRPr="00333EAD">
        <w:t xml:space="preserve"> </w:t>
      </w:r>
      <w:sdt>
        <w:sdtPr>
          <w:id w:val="1942480088"/>
          <w:citation/>
        </w:sdtPr>
        <w:sdtContent>
          <w:r w:rsidR="00333EAD">
            <w:fldChar w:fldCharType="begin"/>
          </w:r>
          <w:r w:rsidR="00333EAD">
            <w:rPr>
              <w:lang w:val="nl-NL"/>
            </w:rPr>
            <w:instrText xml:space="preserve"> CITATION ESP32 \l 1043 </w:instrText>
          </w:r>
          <w:r w:rsidR="00333EAD">
            <w:fldChar w:fldCharType="separate"/>
          </w:r>
          <w:r w:rsidR="004A4ECC" w:rsidRPr="004A4ECC">
            <w:rPr>
              <w:noProof/>
              <w:lang w:val="nl-NL"/>
            </w:rPr>
            <w:t>[7]</w:t>
          </w:r>
          <w:r w:rsidR="00333EAD">
            <w:fldChar w:fldCharType="end"/>
          </w:r>
        </w:sdtContent>
      </w:sdt>
      <w:bookmarkEnd w:id="32"/>
    </w:p>
    <w:tbl>
      <w:tblPr>
        <w:tblStyle w:val="Tabelraster"/>
        <w:tblW w:w="9357" w:type="dxa"/>
        <w:tblLayout w:type="fixed"/>
        <w:tblLook w:val="04A0" w:firstRow="1" w:lastRow="0" w:firstColumn="1" w:lastColumn="0" w:noHBand="0" w:noVBand="1"/>
      </w:tblPr>
      <w:tblGrid>
        <w:gridCol w:w="2923"/>
        <w:gridCol w:w="1608"/>
        <w:gridCol w:w="1609"/>
        <w:gridCol w:w="1608"/>
        <w:gridCol w:w="1609"/>
      </w:tblGrid>
      <w:tr w:rsidR="00B7634F" w14:paraId="4283073B" w14:textId="77777777" w:rsidTr="00403B25">
        <w:tc>
          <w:tcPr>
            <w:tcW w:w="2835" w:type="dxa"/>
          </w:tcPr>
          <w:p w14:paraId="7E7054D7" w14:textId="3641CD01" w:rsidR="00B7634F" w:rsidRDefault="00B7634F" w:rsidP="00B7634F">
            <w:pPr>
              <w:rPr>
                <w:lang w:val="nl-NL"/>
              </w:rPr>
            </w:pPr>
            <w:r w:rsidRPr="00101EA7">
              <w:rPr>
                <w:b/>
                <w:bCs/>
                <w:lang w:val="nl-NL"/>
              </w:rPr>
              <w:t>Fabrikant</w:t>
            </w:r>
          </w:p>
        </w:tc>
        <w:tc>
          <w:tcPr>
            <w:tcW w:w="3119" w:type="dxa"/>
            <w:gridSpan w:val="2"/>
          </w:tcPr>
          <w:p w14:paraId="3673A561" w14:textId="2ADBC780" w:rsidR="00B7634F" w:rsidRDefault="00B7634F" w:rsidP="00B7634F">
            <w:pPr>
              <w:rPr>
                <w:lang w:val="nl-NL"/>
              </w:rPr>
            </w:pPr>
            <w:r w:rsidRPr="00101EA7">
              <w:rPr>
                <w:b/>
                <w:bCs/>
                <w:lang w:val="nl-NL"/>
              </w:rPr>
              <w:t xml:space="preserve">Arduino </w:t>
            </w:r>
            <w:sdt>
              <w:sdtPr>
                <w:id w:val="-1103027719"/>
                <w:citation/>
              </w:sdtPr>
              <w:sdtContent>
                <w:r w:rsidR="00333EAD">
                  <w:fldChar w:fldCharType="begin"/>
                </w:r>
                <w:r w:rsidR="00333EAD">
                  <w:rPr>
                    <w:lang w:val="nl-NL"/>
                  </w:rPr>
                  <w:instrText xml:space="preserve"> CITATION Arduinomkrwifi1010 \l 1043 </w:instrText>
                </w:r>
                <w:r w:rsidR="00333EAD">
                  <w:fldChar w:fldCharType="separate"/>
                </w:r>
                <w:r w:rsidR="004A4ECC" w:rsidRPr="004A4ECC">
                  <w:rPr>
                    <w:noProof/>
                    <w:lang w:val="nl-NL"/>
                  </w:rPr>
                  <w:t>[6]</w:t>
                </w:r>
                <w:r w:rsidR="00333EAD">
                  <w:fldChar w:fldCharType="end"/>
                </w:r>
              </w:sdtContent>
            </w:sdt>
          </w:p>
        </w:tc>
        <w:tc>
          <w:tcPr>
            <w:tcW w:w="3119" w:type="dxa"/>
            <w:gridSpan w:val="2"/>
          </w:tcPr>
          <w:p w14:paraId="0D9C5C06" w14:textId="63DAE072" w:rsidR="00B7634F" w:rsidRDefault="00B7634F" w:rsidP="00B7634F">
            <w:pPr>
              <w:rPr>
                <w:lang w:val="nl-NL"/>
              </w:rPr>
            </w:pPr>
            <w:r w:rsidRPr="00101EA7">
              <w:rPr>
                <w:b/>
                <w:bCs/>
                <w:lang w:val="nl-NL"/>
              </w:rPr>
              <w:t>Espressif</w:t>
            </w:r>
            <w:r w:rsidR="00333EAD">
              <w:t xml:space="preserve"> </w:t>
            </w:r>
            <w:sdt>
              <w:sdtPr>
                <w:id w:val="-1962403555"/>
                <w:citation/>
              </w:sdtPr>
              <w:sdtContent>
                <w:r w:rsidR="00333EAD">
                  <w:fldChar w:fldCharType="begin"/>
                </w:r>
                <w:r w:rsidR="00333EAD">
                  <w:rPr>
                    <w:lang w:val="nl-NL"/>
                  </w:rPr>
                  <w:instrText xml:space="preserve"> CITATION ESP32 \l 1043 </w:instrText>
                </w:r>
                <w:r w:rsidR="00333EAD">
                  <w:fldChar w:fldCharType="separate"/>
                </w:r>
                <w:r w:rsidR="004A4ECC" w:rsidRPr="004A4ECC">
                  <w:rPr>
                    <w:noProof/>
                    <w:lang w:val="nl-NL"/>
                  </w:rPr>
                  <w:t>[7]</w:t>
                </w:r>
                <w:r w:rsidR="00333EAD">
                  <w:fldChar w:fldCharType="end"/>
                </w:r>
              </w:sdtContent>
            </w:sdt>
          </w:p>
        </w:tc>
      </w:tr>
      <w:tr w:rsidR="0022239E" w14:paraId="78C42F9A" w14:textId="77777777" w:rsidTr="00403B25">
        <w:tc>
          <w:tcPr>
            <w:tcW w:w="2835" w:type="dxa"/>
          </w:tcPr>
          <w:p w14:paraId="37B92CFD" w14:textId="03C84053" w:rsidR="0022239E" w:rsidRDefault="0022239E" w:rsidP="0022239E">
            <w:pPr>
              <w:rPr>
                <w:lang w:val="nl-NL"/>
              </w:rPr>
            </w:pPr>
            <w:r w:rsidRPr="00101EA7">
              <w:rPr>
                <w:b/>
                <w:bCs/>
                <w:lang w:val="nl-NL"/>
              </w:rPr>
              <w:t>Product</w:t>
            </w:r>
          </w:p>
        </w:tc>
        <w:tc>
          <w:tcPr>
            <w:tcW w:w="3119" w:type="dxa"/>
            <w:gridSpan w:val="2"/>
          </w:tcPr>
          <w:p w14:paraId="55FFB57C" w14:textId="3164DA8B" w:rsidR="0022239E" w:rsidRDefault="0022239E" w:rsidP="0022239E">
            <w:pPr>
              <w:rPr>
                <w:lang w:val="nl-NL"/>
              </w:rPr>
            </w:pPr>
            <w:r>
              <w:rPr>
                <w:lang w:val="nl-NL"/>
              </w:rPr>
              <w:t>Mkr wifi 1010</w:t>
            </w:r>
          </w:p>
        </w:tc>
        <w:tc>
          <w:tcPr>
            <w:tcW w:w="3119" w:type="dxa"/>
            <w:gridSpan w:val="2"/>
          </w:tcPr>
          <w:p w14:paraId="4DE22C24" w14:textId="0520D22D" w:rsidR="0022239E" w:rsidRDefault="0022239E" w:rsidP="0022239E">
            <w:pPr>
              <w:rPr>
                <w:lang w:val="nl-NL"/>
              </w:rPr>
            </w:pPr>
            <w:r>
              <w:rPr>
                <w:lang w:val="nl-NL"/>
              </w:rPr>
              <w:t>ESP32</w:t>
            </w:r>
          </w:p>
        </w:tc>
      </w:tr>
      <w:tr w:rsidR="0022239E" w14:paraId="0C8456BB" w14:textId="77777777" w:rsidTr="00403B25">
        <w:tc>
          <w:tcPr>
            <w:tcW w:w="2835" w:type="dxa"/>
          </w:tcPr>
          <w:p w14:paraId="19630E93" w14:textId="3458656D" w:rsidR="0022239E" w:rsidRDefault="0022239E" w:rsidP="0022239E">
            <w:pPr>
              <w:rPr>
                <w:lang w:val="nl-NL"/>
              </w:rPr>
            </w:pPr>
            <w:r w:rsidRPr="00101EA7">
              <w:rPr>
                <w:b/>
                <w:bCs/>
                <w:lang w:val="nl-NL"/>
              </w:rPr>
              <w:t xml:space="preserve">Chip </w:t>
            </w:r>
          </w:p>
        </w:tc>
        <w:tc>
          <w:tcPr>
            <w:tcW w:w="3119" w:type="dxa"/>
            <w:gridSpan w:val="2"/>
          </w:tcPr>
          <w:p w14:paraId="0832D8F9" w14:textId="572BCD5B" w:rsidR="0022239E" w:rsidRDefault="0022239E" w:rsidP="0022239E">
            <w:pPr>
              <w:rPr>
                <w:lang w:val="nl-NL"/>
              </w:rPr>
            </w:pPr>
            <w:r>
              <w:rPr>
                <w:lang w:val="nl-NL"/>
              </w:rPr>
              <w:t>ATSAMD21</w:t>
            </w:r>
          </w:p>
        </w:tc>
        <w:tc>
          <w:tcPr>
            <w:tcW w:w="3119" w:type="dxa"/>
            <w:gridSpan w:val="2"/>
          </w:tcPr>
          <w:p w14:paraId="21BA8B72" w14:textId="46720110" w:rsidR="0022239E" w:rsidRDefault="0022239E" w:rsidP="0022239E">
            <w:pPr>
              <w:rPr>
                <w:lang w:val="nl-NL"/>
              </w:rPr>
            </w:pPr>
            <w:r>
              <w:rPr>
                <w:lang w:val="nl-NL"/>
              </w:rPr>
              <w:t>ESP32-WROOM-32D</w:t>
            </w:r>
          </w:p>
        </w:tc>
      </w:tr>
      <w:tr w:rsidR="00E73799" w14:paraId="00264EE7" w14:textId="77777777" w:rsidTr="00403B25">
        <w:tc>
          <w:tcPr>
            <w:tcW w:w="2835" w:type="dxa"/>
          </w:tcPr>
          <w:p w14:paraId="4BFFEDE5" w14:textId="3E37E60F" w:rsidR="00E73799" w:rsidRDefault="00E73799" w:rsidP="00E73799">
            <w:pPr>
              <w:rPr>
                <w:lang w:val="nl-NL"/>
              </w:rPr>
            </w:pPr>
            <w:r w:rsidRPr="00101EA7">
              <w:rPr>
                <w:b/>
                <w:bCs/>
                <w:lang w:val="nl-NL"/>
              </w:rPr>
              <w:t xml:space="preserve">Geheugen </w:t>
            </w:r>
          </w:p>
        </w:tc>
        <w:tc>
          <w:tcPr>
            <w:tcW w:w="1559" w:type="dxa"/>
          </w:tcPr>
          <w:p w14:paraId="7B76AE86" w14:textId="383B85FC" w:rsidR="00E73799" w:rsidRDefault="00E73799" w:rsidP="00E73799">
            <w:pPr>
              <w:rPr>
                <w:lang w:val="nl-NL"/>
              </w:rPr>
            </w:pPr>
            <w:r>
              <w:rPr>
                <w:lang w:val="nl-NL"/>
              </w:rPr>
              <w:t>FLASH: 256 kB</w:t>
            </w:r>
          </w:p>
        </w:tc>
        <w:tc>
          <w:tcPr>
            <w:tcW w:w="1560" w:type="dxa"/>
          </w:tcPr>
          <w:p w14:paraId="3456393E" w14:textId="5E8FE398" w:rsidR="00E73799" w:rsidRDefault="00E73799" w:rsidP="00E73799">
            <w:pPr>
              <w:rPr>
                <w:lang w:val="nl-NL"/>
              </w:rPr>
            </w:pPr>
            <w:r>
              <w:rPr>
                <w:lang w:val="nl-NL"/>
              </w:rPr>
              <w:t>SRAM: 32 kB</w:t>
            </w:r>
          </w:p>
        </w:tc>
        <w:tc>
          <w:tcPr>
            <w:tcW w:w="1559" w:type="dxa"/>
          </w:tcPr>
          <w:p w14:paraId="26C0157B" w14:textId="511B3042" w:rsidR="00E73799" w:rsidRDefault="00E73799" w:rsidP="00E73799">
            <w:pPr>
              <w:rPr>
                <w:lang w:val="nl-NL"/>
              </w:rPr>
            </w:pPr>
            <w:r>
              <w:rPr>
                <w:lang w:val="nl-NL"/>
              </w:rPr>
              <w:t>FLASH: 4 MB</w:t>
            </w:r>
          </w:p>
        </w:tc>
        <w:tc>
          <w:tcPr>
            <w:tcW w:w="1560" w:type="dxa"/>
          </w:tcPr>
          <w:p w14:paraId="6ADECB33" w14:textId="1B173F5A" w:rsidR="00E73799" w:rsidRDefault="00E73799" w:rsidP="00E73799">
            <w:pPr>
              <w:rPr>
                <w:lang w:val="nl-NL"/>
              </w:rPr>
            </w:pPr>
            <w:r>
              <w:rPr>
                <w:lang w:val="nl-NL"/>
              </w:rPr>
              <w:t>SRAM:</w:t>
            </w:r>
            <w:r>
              <w:t xml:space="preserve"> 520 kB</w:t>
            </w:r>
          </w:p>
        </w:tc>
      </w:tr>
      <w:tr w:rsidR="00D1641A" w14:paraId="61764E28" w14:textId="77777777" w:rsidTr="00403B25">
        <w:tc>
          <w:tcPr>
            <w:tcW w:w="2835" w:type="dxa"/>
          </w:tcPr>
          <w:p w14:paraId="58ADB2A2" w14:textId="018190AA" w:rsidR="00D1641A" w:rsidRDefault="00D1641A" w:rsidP="00D1641A">
            <w:pPr>
              <w:rPr>
                <w:lang w:val="nl-NL"/>
              </w:rPr>
            </w:pPr>
            <w:r w:rsidRPr="00101EA7">
              <w:rPr>
                <w:b/>
                <w:bCs/>
                <w:lang w:val="nl-NL"/>
              </w:rPr>
              <w:t xml:space="preserve">Interface </w:t>
            </w:r>
          </w:p>
        </w:tc>
        <w:tc>
          <w:tcPr>
            <w:tcW w:w="3119" w:type="dxa"/>
            <w:gridSpan w:val="2"/>
          </w:tcPr>
          <w:p w14:paraId="1AAACBF8" w14:textId="10C1D631" w:rsidR="00D1641A" w:rsidRDefault="00D1641A" w:rsidP="00D1641A">
            <w:pPr>
              <w:rPr>
                <w:lang w:val="nl-NL"/>
              </w:rPr>
            </w:pPr>
            <w:r w:rsidRPr="00B67B15">
              <w:rPr>
                <w:lang w:val="en-US"/>
              </w:rPr>
              <w:t>SPI/ I2C/ UART</w:t>
            </w:r>
          </w:p>
        </w:tc>
        <w:tc>
          <w:tcPr>
            <w:tcW w:w="3119" w:type="dxa"/>
            <w:gridSpan w:val="2"/>
          </w:tcPr>
          <w:p w14:paraId="255FA62A" w14:textId="7742CE12" w:rsidR="00D1641A" w:rsidRDefault="00D1641A" w:rsidP="00D1641A">
            <w:pPr>
              <w:rPr>
                <w:lang w:val="nl-NL"/>
              </w:rPr>
            </w:pPr>
            <w:r>
              <w:rPr>
                <w:lang w:val="en-US"/>
              </w:rPr>
              <w:t>SPI/ I2C/ UART</w:t>
            </w:r>
          </w:p>
        </w:tc>
      </w:tr>
      <w:tr w:rsidR="00D1641A" w14:paraId="5E389431" w14:textId="77777777" w:rsidTr="00403B25">
        <w:tc>
          <w:tcPr>
            <w:tcW w:w="2835" w:type="dxa"/>
          </w:tcPr>
          <w:p w14:paraId="12A13784" w14:textId="62977A9C" w:rsidR="00D1641A" w:rsidRDefault="00D1641A" w:rsidP="00D1641A">
            <w:pPr>
              <w:rPr>
                <w:lang w:val="nl-NL"/>
              </w:rPr>
            </w:pPr>
            <w:r w:rsidRPr="00101EA7">
              <w:rPr>
                <w:b/>
                <w:bCs/>
                <w:lang w:val="nl-NL"/>
              </w:rPr>
              <w:t>Wifi</w:t>
            </w:r>
          </w:p>
        </w:tc>
        <w:tc>
          <w:tcPr>
            <w:tcW w:w="3119" w:type="dxa"/>
            <w:gridSpan w:val="2"/>
          </w:tcPr>
          <w:p w14:paraId="4DDB7468" w14:textId="58E87230" w:rsidR="00D1641A" w:rsidRDefault="00D1641A" w:rsidP="00D1641A">
            <w:pPr>
              <w:rPr>
                <w:lang w:val="nl-NL"/>
              </w:rPr>
            </w:pPr>
            <w:r>
              <w:rPr>
                <w:lang w:val="en-US"/>
              </w:rPr>
              <w:t>Ja</w:t>
            </w:r>
          </w:p>
        </w:tc>
        <w:tc>
          <w:tcPr>
            <w:tcW w:w="3119" w:type="dxa"/>
            <w:gridSpan w:val="2"/>
          </w:tcPr>
          <w:p w14:paraId="770D8F1F" w14:textId="687179C5" w:rsidR="00D1641A" w:rsidRDefault="00D1641A" w:rsidP="00D1641A">
            <w:pPr>
              <w:rPr>
                <w:lang w:val="nl-NL"/>
              </w:rPr>
            </w:pPr>
            <w:r>
              <w:rPr>
                <w:lang w:val="en-US"/>
              </w:rPr>
              <w:t>Ja</w:t>
            </w:r>
          </w:p>
        </w:tc>
      </w:tr>
      <w:tr w:rsidR="00D1641A" w14:paraId="51095539" w14:textId="77777777" w:rsidTr="00403B25">
        <w:tc>
          <w:tcPr>
            <w:tcW w:w="2835" w:type="dxa"/>
          </w:tcPr>
          <w:p w14:paraId="3B9A066D" w14:textId="68479CFF" w:rsidR="00D1641A" w:rsidRDefault="00D1641A" w:rsidP="00D1641A">
            <w:pPr>
              <w:rPr>
                <w:lang w:val="nl-NL"/>
              </w:rPr>
            </w:pPr>
            <w:r w:rsidRPr="00101EA7">
              <w:rPr>
                <w:b/>
                <w:bCs/>
                <w:lang w:val="nl-NL"/>
              </w:rPr>
              <w:t>BLE</w:t>
            </w:r>
          </w:p>
        </w:tc>
        <w:tc>
          <w:tcPr>
            <w:tcW w:w="3119" w:type="dxa"/>
            <w:gridSpan w:val="2"/>
          </w:tcPr>
          <w:p w14:paraId="1EF54949" w14:textId="64596EB4" w:rsidR="00D1641A" w:rsidRDefault="00D1641A" w:rsidP="00D1641A">
            <w:pPr>
              <w:rPr>
                <w:lang w:val="nl-NL"/>
              </w:rPr>
            </w:pPr>
            <w:r>
              <w:rPr>
                <w:lang w:val="en-US"/>
              </w:rPr>
              <w:t>Neen</w:t>
            </w:r>
          </w:p>
        </w:tc>
        <w:tc>
          <w:tcPr>
            <w:tcW w:w="3119" w:type="dxa"/>
            <w:gridSpan w:val="2"/>
          </w:tcPr>
          <w:p w14:paraId="43092626" w14:textId="55F8DE0F" w:rsidR="00D1641A" w:rsidRDefault="00D1641A" w:rsidP="00D1641A">
            <w:pPr>
              <w:rPr>
                <w:lang w:val="nl-NL"/>
              </w:rPr>
            </w:pPr>
            <w:r>
              <w:rPr>
                <w:lang w:val="en-US"/>
              </w:rPr>
              <w:t>Ja</w:t>
            </w:r>
          </w:p>
        </w:tc>
      </w:tr>
      <w:tr w:rsidR="00200762" w14:paraId="041BFE61" w14:textId="77777777" w:rsidTr="00403B25">
        <w:tc>
          <w:tcPr>
            <w:tcW w:w="2835" w:type="dxa"/>
          </w:tcPr>
          <w:p w14:paraId="6E17483E" w14:textId="1E5EBE47" w:rsidR="00200762" w:rsidRDefault="00200762" w:rsidP="00200762">
            <w:pPr>
              <w:rPr>
                <w:lang w:val="nl-NL"/>
              </w:rPr>
            </w:pPr>
            <w:r w:rsidRPr="00101EA7">
              <w:rPr>
                <w:b/>
                <w:bCs/>
                <w:lang w:val="nl-NL"/>
              </w:rPr>
              <w:t xml:space="preserve">Voltage </w:t>
            </w:r>
          </w:p>
        </w:tc>
        <w:tc>
          <w:tcPr>
            <w:tcW w:w="1559" w:type="dxa"/>
          </w:tcPr>
          <w:p w14:paraId="0BD12697" w14:textId="6C1EDD09" w:rsidR="00200762" w:rsidRDefault="00200762" w:rsidP="00200762">
            <w:pPr>
              <w:rPr>
                <w:lang w:val="nl-NL"/>
              </w:rPr>
            </w:pPr>
            <w:r>
              <w:rPr>
                <w:lang w:val="nl-NL"/>
              </w:rPr>
              <w:t>5 V</w:t>
            </w:r>
            <w:r w:rsidR="00B034BC">
              <w:rPr>
                <w:lang w:val="nl-NL"/>
              </w:rPr>
              <w:t>-</w:t>
            </w:r>
            <w:r>
              <w:rPr>
                <w:lang w:val="nl-NL"/>
              </w:rPr>
              <w:t>input</w:t>
            </w:r>
          </w:p>
        </w:tc>
        <w:tc>
          <w:tcPr>
            <w:tcW w:w="1560" w:type="dxa"/>
          </w:tcPr>
          <w:p w14:paraId="0E3B58E1" w14:textId="1BFC26D0" w:rsidR="00200762" w:rsidRDefault="00200762" w:rsidP="00200762">
            <w:pPr>
              <w:rPr>
                <w:lang w:val="nl-NL"/>
              </w:rPr>
            </w:pPr>
            <w:r>
              <w:rPr>
                <w:lang w:val="nl-NL"/>
              </w:rPr>
              <w:t>3,3 V</w:t>
            </w:r>
            <w:r w:rsidR="00B034BC">
              <w:rPr>
                <w:lang w:val="nl-NL"/>
              </w:rPr>
              <w:t>-</w:t>
            </w:r>
            <w:r>
              <w:rPr>
                <w:lang w:val="nl-NL"/>
              </w:rPr>
              <w:t>output</w:t>
            </w:r>
          </w:p>
        </w:tc>
        <w:tc>
          <w:tcPr>
            <w:tcW w:w="1559" w:type="dxa"/>
          </w:tcPr>
          <w:p w14:paraId="1342B43F" w14:textId="7C4D7A31" w:rsidR="00200762" w:rsidRDefault="00200762" w:rsidP="00200762">
            <w:pPr>
              <w:rPr>
                <w:lang w:val="nl-NL"/>
              </w:rPr>
            </w:pPr>
            <w:r>
              <w:rPr>
                <w:lang w:val="nl-NL"/>
              </w:rPr>
              <w:t>5 V</w:t>
            </w:r>
            <w:r w:rsidR="00B034BC">
              <w:rPr>
                <w:lang w:val="nl-NL"/>
              </w:rPr>
              <w:t>-</w:t>
            </w:r>
            <w:r>
              <w:rPr>
                <w:lang w:val="nl-NL"/>
              </w:rPr>
              <w:t>input</w:t>
            </w:r>
          </w:p>
        </w:tc>
        <w:tc>
          <w:tcPr>
            <w:tcW w:w="1560" w:type="dxa"/>
          </w:tcPr>
          <w:p w14:paraId="15CD6803" w14:textId="488FF84D" w:rsidR="00200762" w:rsidRDefault="00200762" w:rsidP="00200762">
            <w:pPr>
              <w:rPr>
                <w:lang w:val="nl-NL"/>
              </w:rPr>
            </w:pPr>
            <w:r>
              <w:rPr>
                <w:lang w:val="nl-NL"/>
              </w:rPr>
              <w:t>3,3 V</w:t>
            </w:r>
            <w:r w:rsidR="00B034BC">
              <w:rPr>
                <w:lang w:val="nl-NL"/>
              </w:rPr>
              <w:t>-</w:t>
            </w:r>
            <w:r>
              <w:rPr>
                <w:lang w:val="nl-NL"/>
              </w:rPr>
              <w:t>output</w:t>
            </w:r>
          </w:p>
        </w:tc>
      </w:tr>
      <w:tr w:rsidR="00200762" w14:paraId="614FECEF" w14:textId="77777777" w:rsidTr="00403B25">
        <w:tc>
          <w:tcPr>
            <w:tcW w:w="2835" w:type="dxa"/>
          </w:tcPr>
          <w:p w14:paraId="40FA870F" w14:textId="33B662E4" w:rsidR="00200762" w:rsidRDefault="00200762" w:rsidP="00200762">
            <w:pPr>
              <w:rPr>
                <w:lang w:val="nl-NL"/>
              </w:rPr>
            </w:pPr>
            <w:r w:rsidRPr="00101EA7">
              <w:rPr>
                <w:b/>
                <w:bCs/>
                <w:lang w:val="nl-NL"/>
              </w:rPr>
              <w:t>Pinout</w:t>
            </w:r>
          </w:p>
        </w:tc>
        <w:tc>
          <w:tcPr>
            <w:tcW w:w="3119" w:type="dxa"/>
            <w:gridSpan w:val="2"/>
          </w:tcPr>
          <w:p w14:paraId="661C30A6" w14:textId="6447128E" w:rsidR="00200762" w:rsidRDefault="00200762" w:rsidP="00200762">
            <w:pPr>
              <w:rPr>
                <w:lang w:val="nl-NL"/>
              </w:rPr>
            </w:pPr>
            <w:r>
              <w:rPr>
                <w:lang w:val="nl-NL"/>
              </w:rPr>
              <w:t>Digitaal/ analoog/ PWM</w:t>
            </w:r>
          </w:p>
        </w:tc>
        <w:tc>
          <w:tcPr>
            <w:tcW w:w="3119" w:type="dxa"/>
            <w:gridSpan w:val="2"/>
          </w:tcPr>
          <w:p w14:paraId="62834737" w14:textId="159FB505" w:rsidR="00200762" w:rsidRDefault="00200762" w:rsidP="00200762">
            <w:pPr>
              <w:rPr>
                <w:lang w:val="nl-NL"/>
              </w:rPr>
            </w:pPr>
            <w:r>
              <w:rPr>
                <w:lang w:val="nl-NL"/>
              </w:rPr>
              <w:t>Digitaal/ analoog/ PWM</w:t>
            </w:r>
          </w:p>
        </w:tc>
      </w:tr>
      <w:tr w:rsidR="00200762" w14:paraId="28E08CF6" w14:textId="77777777" w:rsidTr="00403B25">
        <w:tc>
          <w:tcPr>
            <w:tcW w:w="2835" w:type="dxa"/>
          </w:tcPr>
          <w:p w14:paraId="52417280" w14:textId="76FC8809" w:rsidR="00200762" w:rsidRDefault="00200762" w:rsidP="00200762">
            <w:pPr>
              <w:rPr>
                <w:lang w:val="nl-NL"/>
              </w:rPr>
            </w:pPr>
            <w:r w:rsidRPr="00101EA7">
              <w:rPr>
                <w:b/>
                <w:bCs/>
                <w:lang w:val="nl-NL"/>
              </w:rPr>
              <w:t xml:space="preserve">Afmetingen </w:t>
            </w:r>
          </w:p>
        </w:tc>
        <w:tc>
          <w:tcPr>
            <w:tcW w:w="3119" w:type="dxa"/>
            <w:gridSpan w:val="2"/>
          </w:tcPr>
          <w:p w14:paraId="33D284FF" w14:textId="2AF035B8" w:rsidR="00200762" w:rsidRDefault="00200762" w:rsidP="00200762">
            <w:pPr>
              <w:rPr>
                <w:lang w:val="nl-NL"/>
              </w:rPr>
            </w:pPr>
            <w:r>
              <w:rPr>
                <w:lang w:val="nl-NL"/>
              </w:rPr>
              <w:t>61,5 mm x 25 mm</w:t>
            </w:r>
          </w:p>
        </w:tc>
        <w:tc>
          <w:tcPr>
            <w:tcW w:w="3119" w:type="dxa"/>
            <w:gridSpan w:val="2"/>
          </w:tcPr>
          <w:p w14:paraId="2E450514" w14:textId="5C499076" w:rsidR="00200762" w:rsidRDefault="00200762" w:rsidP="00200762">
            <w:pPr>
              <w:rPr>
                <w:lang w:val="nl-NL"/>
              </w:rPr>
            </w:pPr>
            <w:r>
              <w:rPr>
                <w:lang w:val="nl-NL"/>
              </w:rPr>
              <w:t>52 mm x 28 mm</w:t>
            </w:r>
          </w:p>
        </w:tc>
      </w:tr>
      <w:tr w:rsidR="00200762" w14:paraId="2AA8C934" w14:textId="77777777" w:rsidTr="00403B25">
        <w:tc>
          <w:tcPr>
            <w:tcW w:w="2835" w:type="dxa"/>
          </w:tcPr>
          <w:p w14:paraId="498C71CA" w14:textId="50FBBED9" w:rsidR="00200762" w:rsidRDefault="00200762" w:rsidP="00200762">
            <w:pPr>
              <w:rPr>
                <w:lang w:val="nl-NL"/>
              </w:rPr>
            </w:pPr>
            <w:r w:rsidRPr="00101EA7">
              <w:rPr>
                <w:b/>
                <w:bCs/>
                <w:lang w:val="nl-NL"/>
              </w:rPr>
              <w:t xml:space="preserve">Prijs </w:t>
            </w:r>
          </w:p>
        </w:tc>
        <w:tc>
          <w:tcPr>
            <w:tcW w:w="3119" w:type="dxa"/>
            <w:gridSpan w:val="2"/>
          </w:tcPr>
          <w:p w14:paraId="2BF6239B" w14:textId="0D37D6B0" w:rsidR="00200762" w:rsidRDefault="00200762" w:rsidP="00200762">
            <w:pPr>
              <w:rPr>
                <w:lang w:val="nl-NL"/>
              </w:rPr>
            </w:pPr>
            <w:r>
              <w:rPr>
                <w:lang w:val="nl-NL"/>
              </w:rPr>
              <w:t xml:space="preserve">€ </w:t>
            </w:r>
            <w:r w:rsidRPr="00FB1A41">
              <w:rPr>
                <w:lang w:val="nl-NL"/>
              </w:rPr>
              <w:t>33,50</w:t>
            </w:r>
          </w:p>
        </w:tc>
        <w:tc>
          <w:tcPr>
            <w:tcW w:w="3119" w:type="dxa"/>
            <w:gridSpan w:val="2"/>
          </w:tcPr>
          <w:p w14:paraId="1CC0C741" w14:textId="3233CCEB" w:rsidR="00200762" w:rsidRDefault="00200762" w:rsidP="00200762">
            <w:pPr>
              <w:rPr>
                <w:lang w:val="nl-NL"/>
              </w:rPr>
            </w:pPr>
            <w:r>
              <w:rPr>
                <w:lang w:val="nl-NL"/>
              </w:rPr>
              <w:t>€ 9,50</w:t>
            </w:r>
          </w:p>
        </w:tc>
      </w:tr>
    </w:tbl>
    <w:p w14:paraId="43BB49C2" w14:textId="77777777" w:rsidR="00F21074" w:rsidRDefault="00F21074" w:rsidP="00BC418B">
      <w:pPr>
        <w:rPr>
          <w:lang w:val="nl-NL"/>
        </w:rPr>
      </w:pPr>
    </w:p>
    <w:p w14:paraId="3C5C3BA4" w14:textId="2F6756A3" w:rsidR="00C514C8" w:rsidRDefault="00646550" w:rsidP="00BC418B">
      <w:pPr>
        <w:rPr>
          <w:lang w:val="nl-NL"/>
        </w:rPr>
      </w:pPr>
      <w:r>
        <w:rPr>
          <w:lang w:val="nl-NL"/>
        </w:rPr>
        <w:t xml:space="preserve">Wat direct opvalt bij de vergelijking </w:t>
      </w:r>
      <w:r w:rsidR="00E56700">
        <w:rPr>
          <w:lang w:val="nl-NL"/>
        </w:rPr>
        <w:t>is d</w:t>
      </w:r>
      <w:r w:rsidR="000B4084">
        <w:rPr>
          <w:lang w:val="nl-NL"/>
        </w:rPr>
        <w:t>e prijs</w:t>
      </w:r>
      <w:r w:rsidR="002F40CB">
        <w:rPr>
          <w:lang w:val="nl-NL"/>
        </w:rPr>
        <w:t>,</w:t>
      </w:r>
      <w:r w:rsidR="00BD5925">
        <w:rPr>
          <w:lang w:val="nl-NL"/>
        </w:rPr>
        <w:t xml:space="preserve"> de Arduinomicrocontroller</w:t>
      </w:r>
      <w:r w:rsidR="002F40CB">
        <w:rPr>
          <w:lang w:val="nl-NL"/>
        </w:rPr>
        <w:t xml:space="preserve"> is veel duu</w:t>
      </w:r>
      <w:r w:rsidR="00610F9D">
        <w:rPr>
          <w:lang w:val="nl-NL"/>
        </w:rPr>
        <w:t>rder. De</w:t>
      </w:r>
      <w:r w:rsidR="00BD5925">
        <w:rPr>
          <w:lang w:val="nl-NL"/>
        </w:rPr>
        <w:t xml:space="preserve"> rest van de eigenschappen </w:t>
      </w:r>
      <w:r w:rsidR="00AD5AC0">
        <w:rPr>
          <w:lang w:val="nl-NL"/>
        </w:rPr>
        <w:t xml:space="preserve">is zo goed als </w:t>
      </w:r>
      <w:r w:rsidR="00BD5925">
        <w:rPr>
          <w:lang w:val="nl-NL"/>
        </w:rPr>
        <w:t>gelijk</w:t>
      </w:r>
      <w:r w:rsidR="00963C69">
        <w:rPr>
          <w:lang w:val="nl-NL"/>
        </w:rPr>
        <w:t>.</w:t>
      </w:r>
      <w:r w:rsidR="00BD5925">
        <w:rPr>
          <w:lang w:val="nl-NL"/>
        </w:rPr>
        <w:t xml:space="preserve"> </w:t>
      </w:r>
      <w:r w:rsidR="00963C69">
        <w:rPr>
          <w:lang w:val="nl-NL"/>
        </w:rPr>
        <w:t>B</w:t>
      </w:r>
      <w:r w:rsidR="00BD5925">
        <w:rPr>
          <w:lang w:val="nl-NL"/>
        </w:rPr>
        <w:t xml:space="preserve">ij de </w:t>
      </w:r>
      <w:r w:rsidR="006F2FBB">
        <w:rPr>
          <w:lang w:val="nl-NL"/>
        </w:rPr>
        <w:t>variant van Espressif</w:t>
      </w:r>
      <w:r w:rsidR="00742FA3">
        <w:rPr>
          <w:lang w:val="nl-NL"/>
        </w:rPr>
        <w:t xml:space="preserve"> </w:t>
      </w:r>
      <w:r w:rsidR="0037030F">
        <w:rPr>
          <w:lang w:val="nl-NL"/>
        </w:rPr>
        <w:t>is</w:t>
      </w:r>
      <w:r w:rsidR="001B47A9">
        <w:rPr>
          <w:lang w:val="nl-NL"/>
        </w:rPr>
        <w:t xml:space="preserve"> het geheugen </w:t>
      </w:r>
      <w:r w:rsidR="00742FA3">
        <w:rPr>
          <w:lang w:val="nl-NL"/>
        </w:rPr>
        <w:t>beter</w:t>
      </w:r>
      <w:r w:rsidR="001B47A9">
        <w:rPr>
          <w:lang w:val="nl-NL"/>
        </w:rPr>
        <w:t xml:space="preserve"> </w:t>
      </w:r>
      <w:r w:rsidR="00166D24">
        <w:rPr>
          <w:lang w:val="nl-NL"/>
        </w:rPr>
        <w:t>é</w:t>
      </w:r>
      <w:r w:rsidR="001B47A9">
        <w:rPr>
          <w:lang w:val="nl-NL"/>
        </w:rPr>
        <w:t>n</w:t>
      </w:r>
      <w:r w:rsidR="00166D24">
        <w:rPr>
          <w:lang w:val="nl-NL"/>
        </w:rPr>
        <w:t xml:space="preserve"> is er</w:t>
      </w:r>
      <w:r w:rsidR="001B47A9">
        <w:rPr>
          <w:lang w:val="nl-NL"/>
        </w:rPr>
        <w:t xml:space="preserve"> de mogelijkheid om voor die goedkopere prijs zelfs BLE te hebben.</w:t>
      </w:r>
    </w:p>
    <w:p w14:paraId="229EA6C1" w14:textId="0F855963" w:rsidR="001B47A9" w:rsidRDefault="00BB472B" w:rsidP="00BC418B">
      <w:pPr>
        <w:rPr>
          <w:lang w:val="nl-NL"/>
        </w:rPr>
      </w:pPr>
      <w:r w:rsidRPr="00287CAE">
        <w:rPr>
          <w:lang w:val="nl-NL"/>
        </w:rPr>
        <w:t xml:space="preserve">Op basis van de beschikbare informatie </w:t>
      </w:r>
      <w:r w:rsidR="00222B53" w:rsidRPr="00287CAE">
        <w:rPr>
          <w:lang w:val="nl-NL"/>
        </w:rPr>
        <w:t>is</w:t>
      </w:r>
      <w:r w:rsidRPr="00287CAE">
        <w:rPr>
          <w:lang w:val="nl-NL"/>
        </w:rPr>
        <w:t xml:space="preserve"> Espre</w:t>
      </w:r>
      <w:r w:rsidR="00287CAE">
        <w:rPr>
          <w:lang w:val="nl-NL"/>
        </w:rPr>
        <w:t>s</w:t>
      </w:r>
      <w:r w:rsidRPr="00287CAE">
        <w:rPr>
          <w:lang w:val="nl-NL"/>
        </w:rPr>
        <w:t xml:space="preserve">sif de beste </w:t>
      </w:r>
      <w:r w:rsidR="00C44D62" w:rsidRPr="00287CAE">
        <w:rPr>
          <w:lang w:val="nl-NL"/>
        </w:rPr>
        <w:t>optie voor MCU’s</w:t>
      </w:r>
      <w:r w:rsidR="00C23720" w:rsidRPr="00287CAE">
        <w:rPr>
          <w:lang w:val="nl-NL"/>
        </w:rPr>
        <w:t>.</w:t>
      </w:r>
      <w:r w:rsidR="00984476">
        <w:rPr>
          <w:lang w:val="nl-NL"/>
        </w:rPr>
        <w:t xml:space="preserve"> </w:t>
      </w:r>
      <w:r w:rsidR="00FC2932" w:rsidRPr="00287CAE">
        <w:rPr>
          <w:lang w:val="nl-NL"/>
        </w:rPr>
        <w:t>De ESP32 is</w:t>
      </w:r>
      <w:r w:rsidR="00FC2932">
        <w:rPr>
          <w:lang w:val="nl-NL"/>
        </w:rPr>
        <w:t xml:space="preserve"> een heel goed ondersteund</w:t>
      </w:r>
      <w:r w:rsidR="00402B20">
        <w:rPr>
          <w:lang w:val="nl-NL"/>
        </w:rPr>
        <w:t>e microcontroller</w:t>
      </w:r>
      <w:r w:rsidR="001E66EF">
        <w:rPr>
          <w:lang w:val="nl-NL"/>
        </w:rPr>
        <w:t xml:space="preserve"> om</w:t>
      </w:r>
      <w:r w:rsidR="003A4786">
        <w:rPr>
          <w:lang w:val="nl-NL"/>
        </w:rPr>
        <w:t xml:space="preserve"> de nodige doeleinden waar te maken. Dit hoeft niet precies de </w:t>
      </w:r>
      <w:r w:rsidR="00D07C23">
        <w:rPr>
          <w:lang w:val="nl-NL"/>
        </w:rPr>
        <w:t xml:space="preserve">ESP-WROOM-32 te zijn, maar kan ook een variant zijn binnen deze familie, aangezien de meeste eigenschappen </w:t>
      </w:r>
      <w:r w:rsidR="00591FC1">
        <w:rPr>
          <w:lang w:val="nl-NL"/>
        </w:rPr>
        <w:t xml:space="preserve">worden </w:t>
      </w:r>
      <w:r w:rsidR="00D07C23" w:rsidRPr="00DB7DF8">
        <w:rPr>
          <w:lang w:val="nl-NL"/>
        </w:rPr>
        <w:t>gedeeld.</w:t>
      </w:r>
      <w:r w:rsidR="00AD5854" w:rsidRPr="00DB7DF8">
        <w:rPr>
          <w:lang w:val="nl-NL"/>
        </w:rPr>
        <w:t xml:space="preserve"> </w:t>
      </w:r>
      <w:r w:rsidR="00AD5854" w:rsidRPr="00DB7DF8">
        <w:rPr>
          <w:lang w:val="nl-NL"/>
        </w:rPr>
        <w:fldChar w:fldCharType="begin"/>
      </w:r>
      <w:r w:rsidR="00AD5854" w:rsidRPr="00DB7DF8">
        <w:rPr>
          <w:lang w:val="nl-NL"/>
        </w:rPr>
        <w:instrText xml:space="preserve"> REF _Ref131060826 \h  \* MERGEFORMAT </w:instrText>
      </w:r>
      <w:r w:rsidR="00AD5854" w:rsidRPr="00DB7DF8">
        <w:rPr>
          <w:lang w:val="nl-NL"/>
        </w:rPr>
      </w:r>
      <w:r w:rsidR="00AD5854" w:rsidRPr="00DB7DF8">
        <w:rPr>
          <w:lang w:val="nl-NL"/>
        </w:rPr>
        <w:fldChar w:fldCharType="separate"/>
      </w:r>
      <w:r w:rsidR="00B95FD8">
        <w:t xml:space="preserve">Tabel </w:t>
      </w:r>
      <w:r w:rsidR="00B95FD8">
        <w:rPr>
          <w:noProof/>
        </w:rPr>
        <w:t>4</w:t>
      </w:r>
      <w:r w:rsidR="00AD5854" w:rsidRPr="00DB7DF8">
        <w:rPr>
          <w:lang w:val="nl-NL"/>
        </w:rPr>
        <w:fldChar w:fldCharType="end"/>
      </w:r>
    </w:p>
    <w:p w14:paraId="4CE1CF8E" w14:textId="77777777" w:rsidR="0085440F" w:rsidRDefault="0085440F" w:rsidP="00BC418B">
      <w:pPr>
        <w:rPr>
          <w:lang w:val="nl-NL"/>
        </w:rPr>
      </w:pPr>
    </w:p>
    <w:p w14:paraId="45FB264C" w14:textId="77777777" w:rsidR="0085440F" w:rsidRDefault="0085440F" w:rsidP="00BC418B">
      <w:pPr>
        <w:rPr>
          <w:lang w:val="nl-NL"/>
        </w:rPr>
        <w:sectPr w:rsidR="0085440F" w:rsidSect="00995550">
          <w:pgSz w:w="11906" w:h="16838"/>
          <w:pgMar w:top="1417" w:right="1417" w:bottom="1417" w:left="1417" w:header="708" w:footer="708" w:gutter="0"/>
          <w:cols w:space="708"/>
          <w:titlePg/>
          <w:docGrid w:linePitch="360"/>
        </w:sectPr>
      </w:pPr>
    </w:p>
    <w:p w14:paraId="569B2DFE" w14:textId="5D640694" w:rsidR="00646550" w:rsidRDefault="00B12D6E" w:rsidP="00BC418B">
      <w:pPr>
        <w:rPr>
          <w:lang w:val="nl-NL"/>
        </w:rPr>
      </w:pPr>
      <w:r>
        <w:rPr>
          <w:lang w:val="nl-NL"/>
        </w:rPr>
        <w:lastRenderedPageBreak/>
        <w:t>Nu de chip gevonden is, is het belangrijk om te weten welke sensoren comp</w:t>
      </w:r>
      <w:r w:rsidR="0003534B">
        <w:rPr>
          <w:lang w:val="nl-NL"/>
        </w:rPr>
        <w:t>atibel zijn met deze MCU’s.</w:t>
      </w:r>
    </w:p>
    <w:p w14:paraId="79B512B2" w14:textId="572C1DE5" w:rsidR="001C0D1F" w:rsidRDefault="001C0D1F" w:rsidP="00BC418B">
      <w:pPr>
        <w:rPr>
          <w:lang w:val="nl-NL"/>
        </w:rPr>
      </w:pPr>
      <w:r w:rsidRPr="00826B79">
        <w:rPr>
          <w:lang w:val="nl-NL"/>
        </w:rPr>
        <w:t xml:space="preserve">Er </w:t>
      </w:r>
      <w:r w:rsidR="00826B79">
        <w:rPr>
          <w:lang w:val="nl-NL"/>
        </w:rPr>
        <w:t>wordt eerst</w:t>
      </w:r>
      <w:r w:rsidRPr="00826B79">
        <w:rPr>
          <w:lang w:val="nl-NL"/>
        </w:rPr>
        <w:t xml:space="preserve"> </w:t>
      </w:r>
      <w:r w:rsidR="005E25D1" w:rsidRPr="00826B79">
        <w:rPr>
          <w:lang w:val="nl-NL"/>
        </w:rPr>
        <w:t>gekeken hoe een ESP32 van s</w:t>
      </w:r>
      <w:r w:rsidR="003F559D">
        <w:rPr>
          <w:lang w:val="nl-NL"/>
        </w:rPr>
        <w:t>panning en van stroom wordt</w:t>
      </w:r>
      <w:r w:rsidR="005E25D1" w:rsidRPr="00826B79">
        <w:rPr>
          <w:lang w:val="nl-NL"/>
        </w:rPr>
        <w:t xml:space="preserve"> voorzien </w:t>
      </w:r>
      <w:r w:rsidR="003F559D">
        <w:rPr>
          <w:lang w:val="nl-NL"/>
        </w:rPr>
        <w:t>als</w:t>
      </w:r>
      <w:r w:rsidR="005E25D1" w:rsidRPr="00826B79">
        <w:rPr>
          <w:lang w:val="nl-NL"/>
        </w:rPr>
        <w:t xml:space="preserve"> </w:t>
      </w:r>
      <w:r w:rsidR="004E04DF" w:rsidRPr="00826B79">
        <w:rPr>
          <w:lang w:val="nl-NL"/>
        </w:rPr>
        <w:t xml:space="preserve">er alleen met de chip wordt </w:t>
      </w:r>
      <w:r w:rsidR="00FD0981" w:rsidRPr="00826B79">
        <w:rPr>
          <w:lang w:val="nl-NL"/>
        </w:rPr>
        <w:t>gewerkt</w:t>
      </w:r>
      <w:sdt>
        <w:sdtPr>
          <w:id w:val="-379331565"/>
          <w:citation/>
        </w:sdtPr>
        <w:sdtContent>
          <w:r w:rsidR="00877408">
            <w:fldChar w:fldCharType="begin"/>
          </w:r>
          <w:r w:rsidR="00877408">
            <w:rPr>
              <w:lang w:val="nl-NL"/>
            </w:rPr>
            <w:instrText xml:space="preserve"> CITATION ESP32chip \l 1043 </w:instrText>
          </w:r>
          <w:r w:rsidR="00877408">
            <w:fldChar w:fldCharType="separate"/>
          </w:r>
          <w:r w:rsidR="004A4ECC">
            <w:rPr>
              <w:noProof/>
              <w:lang w:val="nl-NL"/>
            </w:rPr>
            <w:t xml:space="preserve"> </w:t>
          </w:r>
          <w:r w:rsidR="004A4ECC" w:rsidRPr="004A4ECC">
            <w:rPr>
              <w:noProof/>
              <w:lang w:val="nl-NL"/>
            </w:rPr>
            <w:t>[8]</w:t>
          </w:r>
          <w:r w:rsidR="00877408">
            <w:fldChar w:fldCharType="end"/>
          </w:r>
        </w:sdtContent>
      </w:sdt>
      <w:r w:rsidR="00877408" w:rsidRPr="00DB7DF8">
        <w:rPr>
          <w:lang w:val="nl-NL"/>
        </w:rPr>
        <w:t xml:space="preserve">. </w:t>
      </w:r>
      <w:r w:rsidR="009E502C" w:rsidRPr="00DB7DF8">
        <w:rPr>
          <w:lang w:val="nl-NL"/>
        </w:rPr>
        <w:t xml:space="preserve">Een afbeelding van de chip </w:t>
      </w:r>
      <w:r w:rsidR="00A1539A" w:rsidRPr="00DB7DF8">
        <w:rPr>
          <w:lang w:val="nl-NL"/>
        </w:rPr>
        <w:fldChar w:fldCharType="begin"/>
      </w:r>
      <w:r w:rsidR="00A1539A" w:rsidRPr="00DB7DF8">
        <w:rPr>
          <w:lang w:val="nl-NL"/>
        </w:rPr>
        <w:instrText xml:space="preserve"> REF _Ref131008280 \h </w:instrText>
      </w:r>
      <w:r w:rsidR="008A0879" w:rsidRPr="00DB7DF8">
        <w:rPr>
          <w:lang w:val="nl-NL"/>
        </w:rPr>
        <w:instrText xml:space="preserve"> \* MERGEFORMAT </w:instrText>
      </w:r>
      <w:r w:rsidR="00A1539A" w:rsidRPr="00DB7DF8">
        <w:rPr>
          <w:lang w:val="nl-NL"/>
        </w:rPr>
      </w:r>
      <w:r w:rsidR="00A1539A" w:rsidRPr="00DB7DF8">
        <w:rPr>
          <w:lang w:val="nl-NL"/>
        </w:rPr>
        <w:fldChar w:fldCharType="separate"/>
      </w:r>
      <w:r w:rsidR="00B95FD8">
        <w:t xml:space="preserve">Figuur </w:t>
      </w:r>
      <w:r w:rsidR="00B95FD8">
        <w:rPr>
          <w:noProof/>
        </w:rPr>
        <w:t>3</w:t>
      </w:r>
      <w:r w:rsidR="00B95FD8">
        <w:t xml:space="preserve">: </w:t>
      </w:r>
      <w:r w:rsidR="00B95FD8" w:rsidRPr="00432658">
        <w:t>ESP32-WROOM-32D chip zonder pcb</w:t>
      </w:r>
      <w:sdt>
        <w:sdtPr>
          <w:id w:val="-146206621"/>
          <w:citation/>
        </w:sdtPr>
        <w:sdtContent>
          <w:r w:rsidR="00B95FD8">
            <w:fldChar w:fldCharType="begin"/>
          </w:r>
          <w:r w:rsidR="00B95FD8">
            <w:rPr>
              <w:lang w:val="nl-NL"/>
            </w:rPr>
            <w:instrText xml:space="preserve"> CITATION ESP32chip \l 1043 </w:instrText>
          </w:r>
          <w:r w:rsidR="00B95FD8">
            <w:fldChar w:fldCharType="separate"/>
          </w:r>
          <w:r w:rsidR="00B95FD8">
            <w:rPr>
              <w:noProof/>
              <w:lang w:val="nl-NL"/>
            </w:rPr>
            <w:t xml:space="preserve"> </w:t>
          </w:r>
          <w:r w:rsidR="00B95FD8" w:rsidRPr="004A4ECC">
            <w:rPr>
              <w:noProof/>
              <w:lang w:val="nl-NL"/>
            </w:rPr>
            <w:t>[8]</w:t>
          </w:r>
          <w:r w:rsidR="00B95FD8">
            <w:fldChar w:fldCharType="end"/>
          </w:r>
        </w:sdtContent>
      </w:sdt>
      <w:r w:rsidR="00A1539A" w:rsidRPr="00DB7DF8">
        <w:rPr>
          <w:lang w:val="nl-NL"/>
        </w:rPr>
        <w:fldChar w:fldCharType="end"/>
      </w:r>
      <w:r w:rsidR="009E502C" w:rsidRPr="00DB7DF8">
        <w:rPr>
          <w:lang w:val="nl-NL"/>
        </w:rPr>
        <w:t>te zien.</w:t>
      </w:r>
    </w:p>
    <w:p w14:paraId="1C24A6F7" w14:textId="77777777" w:rsidR="006753FB" w:rsidRDefault="008B51A1" w:rsidP="006753FB">
      <w:pPr>
        <w:keepNext/>
      </w:pPr>
      <w:r>
        <w:rPr>
          <w:noProof/>
        </w:rPr>
        <w:drawing>
          <wp:inline distT="0" distB="0" distL="0" distR="0" wp14:anchorId="786705B2" wp14:editId="716FF38D">
            <wp:extent cx="1543050" cy="2228850"/>
            <wp:effectExtent l="0" t="0" r="0" b="0"/>
            <wp:docPr id="22" name="Afbeelding 22"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 elektronica&#10;&#10;Automatisch gegenereerde beschrijving"/>
                    <pic:cNvPicPr/>
                  </pic:nvPicPr>
                  <pic:blipFill>
                    <a:blip r:embed="rId24"/>
                    <a:stretch>
                      <a:fillRect/>
                    </a:stretch>
                  </pic:blipFill>
                  <pic:spPr>
                    <a:xfrm>
                      <a:off x="0" y="0"/>
                      <a:ext cx="1543050" cy="2228850"/>
                    </a:xfrm>
                    <a:prstGeom prst="rect">
                      <a:avLst/>
                    </a:prstGeom>
                  </pic:spPr>
                </pic:pic>
              </a:graphicData>
            </a:graphic>
          </wp:inline>
        </w:drawing>
      </w:r>
    </w:p>
    <w:p w14:paraId="2F6F60E7" w14:textId="39E244E8" w:rsidR="008B51A1" w:rsidRDefault="00077E79" w:rsidP="00077E79">
      <w:pPr>
        <w:pStyle w:val="Bijschrift"/>
      </w:pPr>
      <w:bookmarkStart w:id="33" w:name="_Ref130397226"/>
      <w:bookmarkStart w:id="34" w:name="_Toc130397344"/>
      <w:bookmarkStart w:id="35" w:name="_Ref131008280"/>
      <w:bookmarkStart w:id="36" w:name="_Toc133405067"/>
      <w:r>
        <w:t xml:space="preserve">Figuur </w:t>
      </w:r>
      <w:r>
        <w:fldChar w:fldCharType="begin"/>
      </w:r>
      <w:r>
        <w:instrText xml:space="preserve"> SEQ Figuur \* ARABIC </w:instrText>
      </w:r>
      <w:r>
        <w:fldChar w:fldCharType="separate"/>
      </w:r>
      <w:r w:rsidR="00B95FD8">
        <w:rPr>
          <w:noProof/>
        </w:rPr>
        <w:t>3</w:t>
      </w:r>
      <w:r>
        <w:fldChar w:fldCharType="end"/>
      </w:r>
      <w:bookmarkEnd w:id="33"/>
      <w:r>
        <w:t xml:space="preserve">: </w:t>
      </w:r>
      <w:r w:rsidRPr="00432658">
        <w:t>ESP32-WROOM-32D chip zonder pcb</w:t>
      </w:r>
      <w:bookmarkEnd w:id="34"/>
      <w:sdt>
        <w:sdtPr>
          <w:id w:val="-383413209"/>
          <w:citation/>
        </w:sdtPr>
        <w:sdtContent>
          <w:r w:rsidR="00F834C0">
            <w:fldChar w:fldCharType="begin"/>
          </w:r>
          <w:r w:rsidR="00F834C0">
            <w:rPr>
              <w:lang w:val="nl-NL"/>
            </w:rPr>
            <w:instrText xml:space="preserve"> CITATION ESP32chip \l 1043 </w:instrText>
          </w:r>
          <w:r w:rsidR="00F834C0">
            <w:fldChar w:fldCharType="separate"/>
          </w:r>
          <w:r w:rsidR="004A4ECC">
            <w:rPr>
              <w:noProof/>
              <w:lang w:val="nl-NL"/>
            </w:rPr>
            <w:t xml:space="preserve"> </w:t>
          </w:r>
          <w:r w:rsidR="004A4ECC" w:rsidRPr="004A4ECC">
            <w:rPr>
              <w:noProof/>
              <w:lang w:val="nl-NL"/>
            </w:rPr>
            <w:t>[8]</w:t>
          </w:r>
          <w:r w:rsidR="00F834C0">
            <w:fldChar w:fldCharType="end"/>
          </w:r>
        </w:sdtContent>
      </w:sdt>
      <w:bookmarkEnd w:id="35"/>
      <w:bookmarkEnd w:id="36"/>
    </w:p>
    <w:p w14:paraId="51511C4C" w14:textId="6FC47893" w:rsidR="0003534B" w:rsidRDefault="00C41D24" w:rsidP="001C193F">
      <w:pPr>
        <w:pStyle w:val="Kop3"/>
        <w:rPr>
          <w:lang w:val="nl-NL"/>
        </w:rPr>
      </w:pPr>
      <w:bookmarkStart w:id="37" w:name="_Ref133323228"/>
      <w:bookmarkStart w:id="38" w:name="_Ref133323258"/>
      <w:bookmarkStart w:id="39" w:name="_Toc133405026"/>
      <w:r w:rsidRPr="00637296">
        <w:rPr>
          <w:lang w:val="nl-NL"/>
        </w:rPr>
        <w:t>Voeding</w:t>
      </w:r>
      <w:bookmarkEnd w:id="37"/>
      <w:bookmarkEnd w:id="38"/>
      <w:bookmarkEnd w:id="39"/>
    </w:p>
    <w:p w14:paraId="4F890A2C" w14:textId="73B15D63" w:rsidR="00473D07" w:rsidRDefault="00866586" w:rsidP="00473D07">
      <w:pPr>
        <w:rPr>
          <w:lang w:val="nl-NL"/>
        </w:rPr>
      </w:pPr>
      <w:r w:rsidRPr="001E0FF6">
        <w:rPr>
          <w:lang w:val="nl-NL"/>
        </w:rPr>
        <w:t xml:space="preserve">Volgens </w:t>
      </w:r>
      <w:r w:rsidR="00BC01D1" w:rsidRPr="001E0FF6">
        <w:rPr>
          <w:lang w:val="nl-NL"/>
        </w:rPr>
        <w:t>een</w:t>
      </w:r>
      <w:r w:rsidR="00473D07" w:rsidRPr="001E0FF6">
        <w:rPr>
          <w:lang w:val="nl-NL"/>
        </w:rPr>
        <w:t xml:space="preserve"> </w:t>
      </w:r>
      <w:r w:rsidR="003B5B4A" w:rsidRPr="001E0FF6">
        <w:rPr>
          <w:lang w:val="nl-NL"/>
        </w:rPr>
        <w:t>bron</w:t>
      </w:r>
      <w:r w:rsidR="00E6174F" w:rsidRPr="001E0FF6">
        <w:rPr>
          <w:lang w:val="nl-NL"/>
        </w:rPr>
        <w:t xml:space="preserve"> van </w:t>
      </w:r>
      <w:r w:rsidR="004F7764" w:rsidRPr="001E0FF6">
        <w:rPr>
          <w:lang w:val="nl-NL"/>
        </w:rPr>
        <w:t>het</w:t>
      </w:r>
      <w:r w:rsidR="00E6174F" w:rsidRPr="001E0FF6">
        <w:rPr>
          <w:lang w:val="nl-NL"/>
        </w:rPr>
        <w:t xml:space="preserve"> </w:t>
      </w:r>
      <w:r w:rsidR="004F7764" w:rsidRPr="001E0FF6">
        <w:rPr>
          <w:lang w:val="nl-NL"/>
        </w:rPr>
        <w:t>Europe</w:t>
      </w:r>
      <w:r w:rsidR="00C92D46" w:rsidRPr="001E0FF6">
        <w:rPr>
          <w:lang w:val="nl-NL"/>
        </w:rPr>
        <w:t>es</w:t>
      </w:r>
      <w:r w:rsidR="00E6174F" w:rsidRPr="001E0FF6">
        <w:rPr>
          <w:lang w:val="nl-NL"/>
        </w:rPr>
        <w:t xml:space="preserve"> </w:t>
      </w:r>
      <w:r w:rsidR="00B027CC" w:rsidRPr="001E0FF6">
        <w:rPr>
          <w:lang w:val="nl-NL"/>
        </w:rPr>
        <w:t>Parlement</w:t>
      </w:r>
      <w:sdt>
        <w:sdtPr>
          <w:id w:val="-1996258065"/>
          <w:citation/>
        </w:sdtPr>
        <w:sdtContent>
          <w:r w:rsidR="00454C44">
            <w:fldChar w:fldCharType="begin"/>
          </w:r>
          <w:r w:rsidR="00454C44">
            <w:rPr>
              <w:lang w:val="nl-NL"/>
            </w:rPr>
            <w:instrText xml:space="preserve">CITATION usbc \l 1043 </w:instrText>
          </w:r>
          <w:r w:rsidR="00454C44">
            <w:fldChar w:fldCharType="separate"/>
          </w:r>
          <w:r w:rsidR="004A4ECC">
            <w:rPr>
              <w:noProof/>
              <w:lang w:val="nl-NL"/>
            </w:rPr>
            <w:t xml:space="preserve"> </w:t>
          </w:r>
          <w:r w:rsidR="004A4ECC" w:rsidRPr="004A4ECC">
            <w:rPr>
              <w:noProof/>
              <w:lang w:val="nl-NL"/>
            </w:rPr>
            <w:t>[9]</w:t>
          </w:r>
          <w:r w:rsidR="00454C44">
            <w:fldChar w:fldCharType="end"/>
          </w:r>
        </w:sdtContent>
      </w:sdt>
      <w:r w:rsidR="00454C44">
        <w:rPr>
          <w:lang w:val="nl-NL"/>
        </w:rPr>
        <w:t xml:space="preserve"> </w:t>
      </w:r>
      <w:r w:rsidR="0061202F">
        <w:rPr>
          <w:lang w:val="nl-NL"/>
        </w:rPr>
        <w:t>wordt</w:t>
      </w:r>
      <w:r w:rsidR="00B027CC" w:rsidRPr="001E0FF6">
        <w:rPr>
          <w:lang w:val="nl-NL"/>
        </w:rPr>
        <w:t xml:space="preserve"> er </w:t>
      </w:r>
      <w:r w:rsidR="009B6740" w:rsidRPr="001E0FF6">
        <w:rPr>
          <w:lang w:val="nl-NL"/>
        </w:rPr>
        <w:t xml:space="preserve">vroeg of laat voor elk nieuw </w:t>
      </w:r>
      <w:r w:rsidR="00B2075E" w:rsidRPr="001E0FF6">
        <w:rPr>
          <w:lang w:val="nl-NL"/>
        </w:rPr>
        <w:t>elektrisch</w:t>
      </w:r>
      <w:r w:rsidR="00AB28CB" w:rsidRPr="001E0FF6">
        <w:rPr>
          <w:lang w:val="nl-NL"/>
        </w:rPr>
        <w:t xml:space="preserve"> apparaat </w:t>
      </w:r>
      <w:r w:rsidR="00C723E0" w:rsidRPr="001E0FF6">
        <w:rPr>
          <w:lang w:val="nl-NL"/>
        </w:rPr>
        <w:t>op de handelsmarkt gebruik</w:t>
      </w:r>
      <w:r w:rsidR="00647132">
        <w:rPr>
          <w:lang w:val="nl-NL"/>
        </w:rPr>
        <w:t xml:space="preserve"> </w:t>
      </w:r>
      <w:r w:rsidR="00C723E0" w:rsidRPr="001E0FF6">
        <w:rPr>
          <w:lang w:val="nl-NL"/>
        </w:rPr>
        <w:t>gemaakt van USB-C.</w:t>
      </w:r>
      <w:r w:rsidR="00614F15" w:rsidRPr="001E0FF6">
        <w:rPr>
          <w:lang w:val="nl-NL"/>
        </w:rPr>
        <w:t xml:space="preserve"> D</w:t>
      </w:r>
      <w:r w:rsidR="00F52BA8" w:rsidRPr="001E0FF6">
        <w:rPr>
          <w:lang w:val="nl-NL"/>
        </w:rPr>
        <w:t xml:space="preserve">it zou </w:t>
      </w:r>
      <w:r w:rsidR="00C723E0" w:rsidRPr="001E0FF6">
        <w:rPr>
          <w:lang w:val="nl-NL"/>
        </w:rPr>
        <w:t xml:space="preserve">vanaf de </w:t>
      </w:r>
      <w:r w:rsidR="003213BD" w:rsidRPr="001E0FF6">
        <w:rPr>
          <w:lang w:val="nl-NL"/>
        </w:rPr>
        <w:t xml:space="preserve">herfstperiode van 2024 </w:t>
      </w:r>
      <w:r w:rsidR="00A75FEE" w:rsidRPr="001E0FF6">
        <w:rPr>
          <w:lang w:val="nl-NL"/>
        </w:rPr>
        <w:t xml:space="preserve">langzaam </w:t>
      </w:r>
      <w:r w:rsidR="00CE4D29" w:rsidRPr="001E0FF6">
        <w:rPr>
          <w:lang w:val="nl-NL"/>
        </w:rPr>
        <w:t xml:space="preserve">worden </w:t>
      </w:r>
      <w:r w:rsidR="00A75FEE" w:rsidRPr="001E0FF6">
        <w:rPr>
          <w:lang w:val="nl-NL"/>
        </w:rPr>
        <w:t>ingeburgerd</w:t>
      </w:r>
      <w:r w:rsidR="00A75FEE" w:rsidRPr="00647132">
        <w:rPr>
          <w:lang w:val="nl-NL"/>
        </w:rPr>
        <w:t>.</w:t>
      </w:r>
    </w:p>
    <w:p w14:paraId="63B293B0" w14:textId="21630E86" w:rsidR="00F21D0A" w:rsidRDefault="009A1B38" w:rsidP="00473D07">
      <w:pPr>
        <w:rPr>
          <w:noProof/>
        </w:rPr>
      </w:pPr>
      <w:r>
        <w:rPr>
          <w:lang w:val="nl-NL"/>
        </w:rPr>
        <w:t>Dit is een goede reden om</w:t>
      </w:r>
      <w:r w:rsidR="00BC187C">
        <w:rPr>
          <w:lang w:val="nl-NL"/>
        </w:rPr>
        <w:t xml:space="preserve"> </w:t>
      </w:r>
      <w:r w:rsidR="0082092E">
        <w:rPr>
          <w:lang w:val="nl-NL"/>
        </w:rPr>
        <w:t>USB-C</w:t>
      </w:r>
      <w:r w:rsidR="00BC187C">
        <w:rPr>
          <w:lang w:val="nl-NL"/>
        </w:rPr>
        <w:t xml:space="preserve"> te implementeren in het project. De </w:t>
      </w:r>
      <w:r w:rsidR="00363059">
        <w:rPr>
          <w:lang w:val="nl-NL"/>
        </w:rPr>
        <w:t>co</w:t>
      </w:r>
      <w:r w:rsidR="00D30FAF">
        <w:rPr>
          <w:lang w:val="nl-NL"/>
        </w:rPr>
        <w:t>nnector</w:t>
      </w:r>
      <w:r w:rsidR="00BC187C">
        <w:rPr>
          <w:lang w:val="nl-NL"/>
        </w:rPr>
        <w:t xml:space="preserve"> heeft als eigenschap</w:t>
      </w:r>
      <w:r w:rsidR="00614C99">
        <w:rPr>
          <w:lang w:val="nl-NL"/>
        </w:rPr>
        <w:t xml:space="preserve"> dat h</w:t>
      </w:r>
      <w:r w:rsidR="00BA6D76">
        <w:rPr>
          <w:lang w:val="nl-NL"/>
        </w:rPr>
        <w:t>ij</w:t>
      </w:r>
      <w:r w:rsidR="00614C99">
        <w:rPr>
          <w:lang w:val="nl-NL"/>
        </w:rPr>
        <w:t xml:space="preserve"> gebruiksvriendelijk is. Het maakt niet uit in welke richting de kabel </w:t>
      </w:r>
      <w:r w:rsidR="00141990">
        <w:rPr>
          <w:lang w:val="nl-NL"/>
        </w:rPr>
        <w:t>wordt aangesloten</w:t>
      </w:r>
      <w:r w:rsidR="00614C99">
        <w:rPr>
          <w:lang w:val="nl-NL"/>
        </w:rPr>
        <w:t>, communicatie en voeding met het apparaat is er direct</w:t>
      </w:r>
      <w:r w:rsidR="00363059">
        <w:rPr>
          <w:lang w:val="nl-NL"/>
        </w:rPr>
        <w:t xml:space="preserve"> via de 24 pins-connector</w:t>
      </w:r>
      <w:r w:rsidR="00614C99">
        <w:rPr>
          <w:lang w:val="nl-NL"/>
        </w:rPr>
        <w:t>.</w:t>
      </w:r>
      <w:r w:rsidR="00462324">
        <w:rPr>
          <w:lang w:val="nl-NL"/>
        </w:rPr>
        <w:t xml:space="preserve"> </w:t>
      </w:r>
      <w:r w:rsidR="001C4FDB">
        <w:rPr>
          <w:lang w:val="nl-NL"/>
        </w:rPr>
        <w:t xml:space="preserve">Het grote voordeel van </w:t>
      </w:r>
      <w:r w:rsidR="0082092E">
        <w:rPr>
          <w:lang w:val="nl-NL"/>
        </w:rPr>
        <w:t>USB-C</w:t>
      </w:r>
      <w:r w:rsidR="001C4FDB">
        <w:rPr>
          <w:lang w:val="nl-NL"/>
        </w:rPr>
        <w:t xml:space="preserve"> is dat </w:t>
      </w:r>
      <w:r w:rsidR="000C46ED">
        <w:rPr>
          <w:lang w:val="nl-NL"/>
        </w:rPr>
        <w:t xml:space="preserve">er een hogere </w:t>
      </w:r>
      <w:r w:rsidR="000C46ED" w:rsidRPr="000C46ED">
        <w:rPr>
          <w:lang w:val="nl-NL"/>
        </w:rPr>
        <w:t>datatransmissiesnelheid</w:t>
      </w:r>
      <w:r w:rsidR="000C46ED">
        <w:rPr>
          <w:lang w:val="nl-NL"/>
        </w:rPr>
        <w:t xml:space="preserve"> is en </w:t>
      </w:r>
      <w:r w:rsidR="00963C6F">
        <w:rPr>
          <w:lang w:val="nl-NL"/>
        </w:rPr>
        <w:t xml:space="preserve">een </w:t>
      </w:r>
      <w:r w:rsidR="00066B44">
        <w:rPr>
          <w:lang w:val="nl-NL"/>
        </w:rPr>
        <w:t>h</w:t>
      </w:r>
      <w:r w:rsidR="00066B44" w:rsidRPr="00066B44">
        <w:rPr>
          <w:lang w:val="nl-NL"/>
        </w:rPr>
        <w:t xml:space="preserve">ogere stroomvoorziening van 100 </w:t>
      </w:r>
      <w:r w:rsidR="00CA669A">
        <w:rPr>
          <w:lang w:val="nl-NL"/>
        </w:rPr>
        <w:t>W</w:t>
      </w:r>
      <w:r w:rsidR="00066B44" w:rsidRPr="00066B44">
        <w:rPr>
          <w:lang w:val="nl-NL"/>
        </w:rPr>
        <w:t xml:space="preserve"> bij 20 </w:t>
      </w:r>
      <w:r w:rsidR="00CA669A">
        <w:rPr>
          <w:lang w:val="nl-NL"/>
        </w:rPr>
        <w:t>V</w:t>
      </w:r>
      <w:r w:rsidR="00066B44" w:rsidRPr="00066B44">
        <w:rPr>
          <w:lang w:val="nl-NL"/>
        </w:rPr>
        <w:t xml:space="preserve"> en 5</w:t>
      </w:r>
      <w:r w:rsidR="00CA669A">
        <w:rPr>
          <w:lang w:val="nl-NL"/>
        </w:rPr>
        <w:t xml:space="preserve"> A</w:t>
      </w:r>
      <w:r w:rsidR="00066B44" w:rsidRPr="00DB7DF8">
        <w:rPr>
          <w:lang w:val="nl-NL"/>
        </w:rPr>
        <w:t>.</w:t>
      </w:r>
      <w:r w:rsidR="00F21D0A" w:rsidRPr="00DB7DF8">
        <w:rPr>
          <w:noProof/>
        </w:rPr>
        <w:t xml:space="preserve"> Een voorstelling van zo een </w:t>
      </w:r>
      <w:r w:rsidR="00F714D0" w:rsidRPr="00DB7DF8">
        <w:rPr>
          <w:noProof/>
        </w:rPr>
        <w:t>connector</w:t>
      </w:r>
      <w:r w:rsidR="00290C63" w:rsidRPr="00DB7DF8">
        <w:rPr>
          <w:noProof/>
        </w:rPr>
        <w:t xml:space="preserve"> </w:t>
      </w:r>
      <w:r w:rsidR="00BC0FC9" w:rsidRPr="00DB7DF8">
        <w:rPr>
          <w:noProof/>
        </w:rPr>
        <w:fldChar w:fldCharType="begin"/>
      </w:r>
      <w:r w:rsidR="00BC0FC9" w:rsidRPr="00DB7DF8">
        <w:rPr>
          <w:noProof/>
        </w:rPr>
        <w:instrText xml:space="preserve"> REF _Ref130397276 \h </w:instrText>
      </w:r>
      <w:r w:rsidR="008A0879" w:rsidRPr="00DB7DF8">
        <w:rPr>
          <w:noProof/>
        </w:rPr>
        <w:instrText xml:space="preserve"> \* MERGEFORMAT </w:instrText>
      </w:r>
      <w:r w:rsidR="00BC0FC9" w:rsidRPr="00DB7DF8">
        <w:rPr>
          <w:noProof/>
        </w:rPr>
      </w:r>
      <w:r w:rsidR="00BC0FC9" w:rsidRPr="00DB7DF8">
        <w:rPr>
          <w:noProof/>
        </w:rPr>
        <w:fldChar w:fldCharType="separate"/>
      </w:r>
      <w:r w:rsidR="00B95FD8">
        <w:t xml:space="preserve">Figuur </w:t>
      </w:r>
      <w:r w:rsidR="00B95FD8">
        <w:rPr>
          <w:noProof/>
        </w:rPr>
        <w:t>4</w:t>
      </w:r>
      <w:r w:rsidR="00BC0FC9" w:rsidRPr="00DB7DF8">
        <w:rPr>
          <w:noProof/>
        </w:rPr>
        <w:fldChar w:fldCharType="end"/>
      </w:r>
      <w:r w:rsidR="004D1EA2" w:rsidRPr="00DB7DF8">
        <w:rPr>
          <w:noProof/>
        </w:rPr>
        <w:t>.</w:t>
      </w:r>
    </w:p>
    <w:p w14:paraId="53F4DED8" w14:textId="77777777" w:rsidR="00F466FB" w:rsidRDefault="00F21D0A" w:rsidP="00F466FB">
      <w:pPr>
        <w:keepNext/>
      </w:pPr>
      <w:r>
        <w:rPr>
          <w:noProof/>
        </w:rPr>
        <w:drawing>
          <wp:inline distT="0" distB="0" distL="0" distR="0" wp14:anchorId="051C4A75" wp14:editId="29611F41">
            <wp:extent cx="3916680" cy="1565031"/>
            <wp:effectExtent l="0" t="0" r="7620" b="0"/>
            <wp:docPr id="23" name="Afbeelding 23" descr="What is USB C? USB C Plug &amp; Receptacle Pinouts | Arrow.com | Arro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USB C? USB C Plug &amp; Receptacle Pinouts | Arrow.com | Arrow.co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3113" cy="1567602"/>
                    </a:xfrm>
                    <a:prstGeom prst="rect">
                      <a:avLst/>
                    </a:prstGeom>
                    <a:noFill/>
                    <a:ln>
                      <a:noFill/>
                    </a:ln>
                  </pic:spPr>
                </pic:pic>
              </a:graphicData>
            </a:graphic>
          </wp:inline>
        </w:drawing>
      </w:r>
    </w:p>
    <w:p w14:paraId="5C1B89CC" w14:textId="077836E1" w:rsidR="00B140E9" w:rsidRDefault="001733F0" w:rsidP="001733F0">
      <w:pPr>
        <w:pStyle w:val="Bijschrift"/>
        <w:sectPr w:rsidR="00B140E9" w:rsidSect="00995550">
          <w:pgSz w:w="11906" w:h="16838"/>
          <w:pgMar w:top="1417" w:right="1417" w:bottom="1417" w:left="1417" w:header="708" w:footer="708" w:gutter="0"/>
          <w:cols w:space="708"/>
          <w:titlePg/>
          <w:docGrid w:linePitch="360"/>
        </w:sectPr>
      </w:pPr>
      <w:bookmarkStart w:id="40" w:name="_Ref130397276"/>
      <w:bookmarkStart w:id="41" w:name="_Toc130397345"/>
      <w:bookmarkStart w:id="42" w:name="_Toc133405068"/>
      <w:r>
        <w:t xml:space="preserve">Figuur </w:t>
      </w:r>
      <w:r>
        <w:fldChar w:fldCharType="begin"/>
      </w:r>
      <w:r>
        <w:instrText xml:space="preserve"> SEQ Figuur \* ARABIC </w:instrText>
      </w:r>
      <w:r>
        <w:fldChar w:fldCharType="separate"/>
      </w:r>
      <w:r w:rsidR="00B95FD8">
        <w:rPr>
          <w:noProof/>
        </w:rPr>
        <w:t>4</w:t>
      </w:r>
      <w:r>
        <w:fldChar w:fldCharType="end"/>
      </w:r>
      <w:bookmarkEnd w:id="40"/>
      <w:r>
        <w:t xml:space="preserve">: </w:t>
      </w:r>
      <w:r w:rsidRPr="00143C5C">
        <w:t>USB-C</w:t>
      </w:r>
      <w:r w:rsidR="00920FF9">
        <w:t>-</w:t>
      </w:r>
      <w:r w:rsidRPr="00143C5C">
        <w:t>pinout</w:t>
      </w:r>
      <w:bookmarkEnd w:id="41"/>
      <w:sdt>
        <w:sdtPr>
          <w:id w:val="1311132970"/>
          <w:citation/>
        </w:sdtPr>
        <w:sdtContent>
          <w:r w:rsidR="004633AA">
            <w:fldChar w:fldCharType="begin"/>
          </w:r>
          <w:r w:rsidR="00B8314C">
            <w:rPr>
              <w:lang w:val="nl-NL"/>
            </w:rPr>
            <w:instrText xml:space="preserve">CITATION usbc \l 1043 </w:instrText>
          </w:r>
          <w:r w:rsidR="004633AA">
            <w:fldChar w:fldCharType="separate"/>
          </w:r>
          <w:r w:rsidR="004A4ECC">
            <w:rPr>
              <w:noProof/>
              <w:lang w:val="nl-NL"/>
            </w:rPr>
            <w:t xml:space="preserve"> </w:t>
          </w:r>
          <w:r w:rsidR="004A4ECC" w:rsidRPr="004A4ECC">
            <w:rPr>
              <w:noProof/>
              <w:lang w:val="nl-NL"/>
            </w:rPr>
            <w:t>[9]</w:t>
          </w:r>
          <w:r w:rsidR="004633AA">
            <w:fldChar w:fldCharType="end"/>
          </w:r>
        </w:sdtContent>
      </w:sdt>
      <w:bookmarkEnd w:id="42"/>
    </w:p>
    <w:p w14:paraId="1E0260EA" w14:textId="19DD7F3B" w:rsidR="00F21D0A" w:rsidRPr="002411BD" w:rsidRDefault="00662028" w:rsidP="00473D07">
      <w:r>
        <w:rPr>
          <w:lang w:val="nl-NL"/>
        </w:rPr>
        <w:lastRenderedPageBreak/>
        <w:t xml:space="preserve">De voorstelling </w:t>
      </w:r>
      <w:r w:rsidR="00F714D0">
        <w:rPr>
          <w:lang w:val="nl-NL"/>
        </w:rPr>
        <w:t>hierboven (</w:t>
      </w:r>
      <w:r w:rsidR="00BC0FC9">
        <w:rPr>
          <w:lang w:val="nl-NL"/>
        </w:rPr>
        <w:fldChar w:fldCharType="begin"/>
      </w:r>
      <w:r w:rsidR="00BC0FC9">
        <w:rPr>
          <w:lang w:val="nl-NL"/>
        </w:rPr>
        <w:instrText xml:space="preserve"> REF _Ref130397276 \h </w:instrText>
      </w:r>
      <w:r w:rsidR="00BC0FC9">
        <w:rPr>
          <w:lang w:val="nl-NL"/>
        </w:rPr>
      </w:r>
      <w:r w:rsidR="00BC0FC9">
        <w:rPr>
          <w:lang w:val="nl-NL"/>
        </w:rPr>
        <w:fldChar w:fldCharType="separate"/>
      </w:r>
      <w:r w:rsidR="00B95FD8">
        <w:t xml:space="preserve">Figuur </w:t>
      </w:r>
      <w:r w:rsidR="00B95FD8">
        <w:rPr>
          <w:noProof/>
        </w:rPr>
        <w:t>4</w:t>
      </w:r>
      <w:r w:rsidR="00BC0FC9">
        <w:rPr>
          <w:lang w:val="nl-NL"/>
        </w:rPr>
        <w:fldChar w:fldCharType="end"/>
      </w:r>
      <w:r w:rsidR="00F714D0">
        <w:rPr>
          <w:lang w:val="nl-NL"/>
        </w:rPr>
        <w:t>)</w:t>
      </w:r>
      <w:r w:rsidR="00433A53">
        <w:rPr>
          <w:lang w:val="nl-NL"/>
        </w:rPr>
        <w:t xml:space="preserve">, </w:t>
      </w:r>
      <w:r w:rsidR="00F714D0">
        <w:rPr>
          <w:lang w:val="nl-NL"/>
        </w:rPr>
        <w:t xml:space="preserve"> </w:t>
      </w:r>
      <w:r w:rsidR="001C48AD">
        <w:rPr>
          <w:lang w:val="nl-NL"/>
        </w:rPr>
        <w:t xml:space="preserve">geeft de pinnen weer voor elk mogelijk protocol. Er zijn verschillende protocollen </w:t>
      </w:r>
      <w:r w:rsidR="007C3B4D">
        <w:rPr>
          <w:lang w:val="nl-NL"/>
        </w:rPr>
        <w:t>zoals</w:t>
      </w:r>
      <w:r w:rsidR="002411BD">
        <w:rPr>
          <w:lang w:val="nl-NL"/>
        </w:rPr>
        <w:t xml:space="preserve"> </w:t>
      </w:r>
      <w:r w:rsidR="002411BD" w:rsidRPr="002411BD">
        <w:t>Thunderbolt, Displayport, HDMI en USB</w:t>
      </w:r>
      <w:r w:rsidR="00C82FB2">
        <w:rPr>
          <w:lang w:val="nl-NL"/>
        </w:rPr>
        <w:t xml:space="preserve"> </w:t>
      </w:r>
      <w:r w:rsidR="001C48AD">
        <w:rPr>
          <w:lang w:val="nl-NL"/>
        </w:rPr>
        <w:t xml:space="preserve">die </w:t>
      </w:r>
      <w:r w:rsidR="0082092E">
        <w:rPr>
          <w:lang w:val="nl-NL"/>
        </w:rPr>
        <w:t>USB-C</w:t>
      </w:r>
      <w:r w:rsidR="00A724A5">
        <w:rPr>
          <w:lang w:val="nl-NL"/>
        </w:rPr>
        <w:t xml:space="preserve"> </w:t>
      </w:r>
      <w:r w:rsidR="001C48AD">
        <w:rPr>
          <w:lang w:val="nl-NL"/>
        </w:rPr>
        <w:t>ondersteun</w:t>
      </w:r>
      <w:r w:rsidR="00C82FB2">
        <w:rPr>
          <w:lang w:val="nl-NL"/>
        </w:rPr>
        <w:t>en</w:t>
      </w:r>
      <w:r w:rsidR="001C48AD">
        <w:rPr>
          <w:lang w:val="nl-NL"/>
        </w:rPr>
        <w:t>.</w:t>
      </w:r>
      <w:r w:rsidR="002411BD" w:rsidRPr="002411BD">
        <w:rPr>
          <w:rFonts w:ascii="Times New Roman" w:eastAsia="Cambria Math" w:hAnsi="Times New Roman" w:cs="Times New Roman"/>
        </w:rPr>
        <w:t xml:space="preserve"> </w:t>
      </w:r>
      <w:r w:rsidR="0050510D">
        <w:t>B</w:t>
      </w:r>
      <w:r w:rsidR="00DC5F1E">
        <w:t xml:space="preserve">elangrijk voor </w:t>
      </w:r>
      <w:r w:rsidR="00606B82">
        <w:t xml:space="preserve">de </w:t>
      </w:r>
      <w:r w:rsidR="00DC5F1E">
        <w:t xml:space="preserve">communicatie met </w:t>
      </w:r>
      <w:r w:rsidR="00B202D5">
        <w:t>de ESP</w:t>
      </w:r>
      <w:r w:rsidR="002C0815">
        <w:t>-</w:t>
      </w:r>
      <w:r w:rsidR="00B202D5">
        <w:t xml:space="preserve">chip is het </w:t>
      </w:r>
      <w:r w:rsidR="009A4A2B">
        <w:t>USB</w:t>
      </w:r>
      <w:r w:rsidR="002C0815">
        <w:t>-</w:t>
      </w:r>
      <w:r w:rsidR="00B202D5">
        <w:t xml:space="preserve">protocol. </w:t>
      </w:r>
    </w:p>
    <w:p w14:paraId="02FF47DB" w14:textId="111C562B" w:rsidR="00FC5AF3" w:rsidRDefault="00FC5AF3" w:rsidP="00473D07">
      <w:r>
        <w:t>Om de ESP te voeden</w:t>
      </w:r>
      <w:r w:rsidR="004F3466">
        <w:t>,</w:t>
      </w:r>
      <w:r>
        <w:t xml:space="preserve"> is het belangrijk dat </w:t>
      </w:r>
      <w:r w:rsidR="00311820">
        <w:t>die de juiste spanning krijg</w:t>
      </w:r>
      <w:r w:rsidR="00D932EE">
        <w:t>t</w:t>
      </w:r>
      <w:r w:rsidR="00311820">
        <w:t>. De chip wordt gevoed met een spanning van 3</w:t>
      </w:r>
      <w:r w:rsidR="00C11BCE">
        <w:t>,</w:t>
      </w:r>
      <w:r w:rsidR="00311820">
        <w:t>3</w:t>
      </w:r>
      <w:r w:rsidR="008B3B46">
        <w:t xml:space="preserve"> </w:t>
      </w:r>
      <w:r w:rsidR="00B93542">
        <w:t>V</w:t>
      </w:r>
      <w:r w:rsidR="00311820">
        <w:t xml:space="preserve"> </w:t>
      </w:r>
      <w:r w:rsidR="008B3B46">
        <w:t>en dit wordt</w:t>
      </w:r>
      <w:r w:rsidR="00311820">
        <w:t xml:space="preserve"> met een</w:t>
      </w:r>
      <w:r w:rsidR="00727341" w:rsidRPr="00727341">
        <w:t xml:space="preserve"> </w:t>
      </w:r>
      <w:r w:rsidR="00213022">
        <w:t>lo</w:t>
      </w:r>
      <w:r w:rsidR="00727341" w:rsidRPr="00727341">
        <w:t>w-</w:t>
      </w:r>
      <w:r w:rsidR="007C5781" w:rsidRPr="00727341">
        <w:t>drop-out</w:t>
      </w:r>
      <w:r w:rsidR="00727341" w:rsidRPr="00727341">
        <w:t>regulator</w:t>
      </w:r>
      <w:r w:rsidR="00727341">
        <w:t xml:space="preserve"> (LDO) </w:t>
      </w:r>
      <w:r w:rsidR="00311820">
        <w:t>verkregen.</w:t>
      </w:r>
    </w:p>
    <w:p w14:paraId="01C22621" w14:textId="35C06048" w:rsidR="005F6857" w:rsidRDefault="005F6857" w:rsidP="00473D07">
      <w:r>
        <w:t xml:space="preserve">Dit is een </w:t>
      </w:r>
      <w:r w:rsidR="00C0085F">
        <w:t>lineaire</w:t>
      </w:r>
      <w:r>
        <w:t xml:space="preserve"> DC-spanningsregelaar die de uitgangsspanning stabiel kan regelen op </w:t>
      </w:r>
      <w:r w:rsidR="00870073">
        <w:t>3</w:t>
      </w:r>
      <w:r w:rsidR="00C11BCE">
        <w:t>,</w:t>
      </w:r>
      <w:r w:rsidR="00870073">
        <w:t>3 V</w:t>
      </w:r>
      <w:r w:rsidR="005F5D25">
        <w:t>.</w:t>
      </w:r>
    </w:p>
    <w:p w14:paraId="469BE3A1" w14:textId="6DC4F0FB" w:rsidR="00870073" w:rsidRDefault="00870073" w:rsidP="00473D07">
      <w:r>
        <w:t xml:space="preserve">Het systeem </w:t>
      </w:r>
      <w:r w:rsidR="00AE79A5">
        <w:t xml:space="preserve">werkt volgens het </w:t>
      </w:r>
      <w:r w:rsidR="004A1CA1">
        <w:t xml:space="preserve">principe met </w:t>
      </w:r>
      <w:r w:rsidR="004A1CA1" w:rsidRPr="004A1CA1">
        <w:t>potentiaalverschil tussen input en output</w:t>
      </w:r>
      <w:r w:rsidR="004A1CA1">
        <w:t>,</w:t>
      </w:r>
      <w:r w:rsidR="00220C98">
        <w:t xml:space="preserve"> d</w:t>
      </w:r>
      <w:r w:rsidR="00D125ED">
        <w:t>e</w:t>
      </w:r>
      <w:r w:rsidR="00220C98">
        <w:t xml:space="preserve"> ingang</w:t>
      </w:r>
      <w:r w:rsidR="009B78C9">
        <w:t xml:space="preserve"> moet</w:t>
      </w:r>
      <w:r w:rsidR="00220C98">
        <w:t xml:space="preserve"> altijd hoge</w:t>
      </w:r>
      <w:r w:rsidR="009B78C9">
        <w:t>r</w:t>
      </w:r>
      <w:r w:rsidR="00220C98">
        <w:t xml:space="preserve"> zijn dan de uitgang. Het </w:t>
      </w:r>
      <w:r w:rsidR="00297FAA">
        <w:t>energie</w:t>
      </w:r>
      <w:r w:rsidR="00220C98">
        <w:t>verlies tussen deze twee spanningen wordt omgezet in</w:t>
      </w:r>
      <w:r w:rsidR="00297FAA">
        <w:t xml:space="preserve"> warmte</w:t>
      </w:r>
      <w:r w:rsidR="00E174FE">
        <w:t>.</w:t>
      </w:r>
    </w:p>
    <w:p w14:paraId="7535DF7F" w14:textId="49BB7727" w:rsidR="00E174FE" w:rsidRDefault="00E174FE" w:rsidP="00E174FE">
      <w:r>
        <w:t>Er is geen verklaring voor de specifieke waarde van de condensatoren</w:t>
      </w:r>
      <w:r w:rsidR="005A6C9E">
        <w:t xml:space="preserve"> </w:t>
      </w:r>
      <w:r>
        <w:t xml:space="preserve">die rond een LDO </w:t>
      </w:r>
      <w:r w:rsidRPr="00DB7DF8">
        <w:t>staan</w:t>
      </w:r>
      <w:r w:rsidR="005A6C9E" w:rsidRPr="00DB7DF8">
        <w:t xml:space="preserve"> (</w:t>
      </w:r>
      <w:r w:rsidR="00BC0FC9" w:rsidRPr="00DB7DF8">
        <w:fldChar w:fldCharType="begin"/>
      </w:r>
      <w:r w:rsidR="00BC0FC9" w:rsidRPr="00DB7DF8">
        <w:instrText xml:space="preserve"> REF _Ref130397303 \h </w:instrText>
      </w:r>
      <w:r w:rsidR="00D45777" w:rsidRPr="00DB7DF8">
        <w:instrText xml:space="preserve"> \* MERGEFORMAT </w:instrText>
      </w:r>
      <w:r w:rsidR="00BC0FC9" w:rsidRPr="00DB7DF8">
        <w:fldChar w:fldCharType="separate"/>
      </w:r>
      <w:r w:rsidR="00B95FD8">
        <w:t xml:space="preserve">Figuur </w:t>
      </w:r>
      <w:r w:rsidR="00B95FD8">
        <w:rPr>
          <w:noProof/>
        </w:rPr>
        <w:t>5</w:t>
      </w:r>
      <w:r w:rsidR="00BC0FC9" w:rsidRPr="00DB7DF8">
        <w:fldChar w:fldCharType="end"/>
      </w:r>
      <w:r w:rsidR="005A6C9E" w:rsidRPr="00DB7DF8">
        <w:t>)</w:t>
      </w:r>
      <w:r w:rsidRPr="00DB7DF8">
        <w:t>.</w:t>
      </w:r>
      <w:r>
        <w:t xml:space="preserve"> De elektrolytische condensatoren dienen in een schakeling </w:t>
      </w:r>
      <w:r w:rsidR="00BA3CE5">
        <w:t>als</w:t>
      </w:r>
      <w:r>
        <w:t xml:space="preserve"> spanning</w:t>
      </w:r>
      <w:r w:rsidR="00BA3CE5">
        <w:t>sbuffer</w:t>
      </w:r>
      <w:r w:rsidR="003F7534">
        <w:t>. Er is bijgevolg</w:t>
      </w:r>
      <w:r w:rsidR="00BA3CE5">
        <w:t xml:space="preserve"> nog steeds een kleine spanning aanwezig </w:t>
      </w:r>
      <w:r w:rsidR="00053D50">
        <w:t>als de algemene spanni</w:t>
      </w:r>
      <w:r w:rsidR="00575F04">
        <w:t>ngsbron plots wegvalt in het circuit</w:t>
      </w:r>
      <w:r>
        <w:t>.</w:t>
      </w:r>
    </w:p>
    <w:p w14:paraId="4934217B" w14:textId="2169A4C0" w:rsidR="00E174FE" w:rsidRDefault="00E174FE" w:rsidP="00E174FE">
      <w:r>
        <w:t xml:space="preserve">Keramische condensatoren </w:t>
      </w:r>
      <w:r w:rsidR="003770D7">
        <w:t xml:space="preserve">zijn meestal </w:t>
      </w:r>
      <w:r w:rsidR="006432C8">
        <w:t>heel laag van capaciteit en</w:t>
      </w:r>
      <w:r>
        <w:t xml:space="preserve"> worden </w:t>
      </w:r>
      <w:r w:rsidR="00FB6EFD">
        <w:t>bij een LDO</w:t>
      </w:r>
      <w:r>
        <w:t xml:space="preserve"> gebruikt als ontkoppelcondensatoren. </w:t>
      </w:r>
      <w:r w:rsidR="00957D08">
        <w:t xml:space="preserve">Die </w:t>
      </w:r>
      <w:r w:rsidR="00FB6EFD">
        <w:t xml:space="preserve">dienen </w:t>
      </w:r>
      <w:r w:rsidR="004221F1">
        <w:t xml:space="preserve">om </w:t>
      </w:r>
      <w:r w:rsidR="00FB6EFD">
        <w:t>ruis</w:t>
      </w:r>
      <w:r>
        <w:t xml:space="preserve"> </w:t>
      </w:r>
      <w:r w:rsidR="00957D08">
        <w:t xml:space="preserve">te </w:t>
      </w:r>
      <w:r>
        <w:t>filteren</w:t>
      </w:r>
      <w:r w:rsidR="004221F1">
        <w:t xml:space="preserve"> dat aanwezig is in een schakeling</w:t>
      </w:r>
      <w:r>
        <w:t>.</w:t>
      </w:r>
      <w:sdt>
        <w:sdtPr>
          <w:id w:val="1003006047"/>
          <w:citation/>
        </w:sdtPr>
        <w:sdtContent>
          <w:r w:rsidR="00DB118A">
            <w:fldChar w:fldCharType="begin"/>
          </w:r>
          <w:r w:rsidR="00DB118A">
            <w:rPr>
              <w:lang w:val="nl-NL"/>
            </w:rPr>
            <w:instrText xml:space="preserve"> CITATION LDL1117 \l 1043 </w:instrText>
          </w:r>
          <w:r w:rsidR="00DB118A">
            <w:fldChar w:fldCharType="separate"/>
          </w:r>
          <w:r w:rsidR="004A4ECC">
            <w:rPr>
              <w:noProof/>
              <w:lang w:val="nl-NL"/>
            </w:rPr>
            <w:t xml:space="preserve"> </w:t>
          </w:r>
          <w:r w:rsidR="004A4ECC" w:rsidRPr="004A4ECC">
            <w:rPr>
              <w:noProof/>
              <w:lang w:val="nl-NL"/>
            </w:rPr>
            <w:t>[10]</w:t>
          </w:r>
          <w:r w:rsidR="00DB118A">
            <w:fldChar w:fldCharType="end"/>
          </w:r>
        </w:sdtContent>
      </w:sdt>
    </w:p>
    <w:p w14:paraId="045A0D0E" w14:textId="77777777" w:rsidR="00C0085F" w:rsidRDefault="00C0085F" w:rsidP="00C0085F">
      <w:pPr>
        <w:keepNext/>
      </w:pPr>
      <w:r>
        <w:rPr>
          <w:noProof/>
        </w:rPr>
        <w:drawing>
          <wp:inline distT="0" distB="0" distL="0" distR="0" wp14:anchorId="4FFE2095" wp14:editId="014FBE70">
            <wp:extent cx="3689405" cy="1988820"/>
            <wp:effectExtent l="0" t="0" r="6350" b="0"/>
            <wp:docPr id="1" name="Afbeelding 1"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diagram&#10;&#10;Automatisch gegenereerde beschrijving"/>
                    <pic:cNvPicPr/>
                  </pic:nvPicPr>
                  <pic:blipFill>
                    <a:blip r:embed="rId26"/>
                    <a:stretch>
                      <a:fillRect/>
                    </a:stretch>
                  </pic:blipFill>
                  <pic:spPr>
                    <a:xfrm>
                      <a:off x="0" y="0"/>
                      <a:ext cx="3692718" cy="1990606"/>
                    </a:xfrm>
                    <a:prstGeom prst="rect">
                      <a:avLst/>
                    </a:prstGeom>
                  </pic:spPr>
                </pic:pic>
              </a:graphicData>
            </a:graphic>
          </wp:inline>
        </w:drawing>
      </w:r>
    </w:p>
    <w:p w14:paraId="76C3B746" w14:textId="2A5E4CD7" w:rsidR="00C0085F" w:rsidRPr="002411BD" w:rsidRDefault="001733F0" w:rsidP="001733F0">
      <w:pPr>
        <w:pStyle w:val="Bijschrift"/>
      </w:pPr>
      <w:bookmarkStart w:id="43" w:name="_Ref130397303"/>
      <w:bookmarkStart w:id="44" w:name="_Toc130397346"/>
      <w:bookmarkStart w:id="45" w:name="_Toc133405069"/>
      <w:r>
        <w:t xml:space="preserve">Figuur </w:t>
      </w:r>
      <w:r>
        <w:fldChar w:fldCharType="begin"/>
      </w:r>
      <w:r>
        <w:instrText xml:space="preserve"> SEQ Figuur \* ARABIC </w:instrText>
      </w:r>
      <w:r>
        <w:fldChar w:fldCharType="separate"/>
      </w:r>
      <w:r w:rsidR="00B95FD8">
        <w:rPr>
          <w:noProof/>
        </w:rPr>
        <w:t>5</w:t>
      </w:r>
      <w:r>
        <w:fldChar w:fldCharType="end"/>
      </w:r>
      <w:bookmarkEnd w:id="43"/>
      <w:r>
        <w:t>: T</w:t>
      </w:r>
      <w:r w:rsidRPr="00F93A54">
        <w:t>ypische applicatie LDO</w:t>
      </w:r>
      <w:bookmarkEnd w:id="44"/>
      <w:sdt>
        <w:sdtPr>
          <w:id w:val="-1158769054"/>
          <w:citation/>
        </w:sdtPr>
        <w:sdtContent>
          <w:r w:rsidR="00010C14">
            <w:fldChar w:fldCharType="begin"/>
          </w:r>
          <w:r w:rsidR="00010C14">
            <w:rPr>
              <w:lang w:val="nl-NL"/>
            </w:rPr>
            <w:instrText xml:space="preserve"> CITATION LDL1117 \l 1043 </w:instrText>
          </w:r>
          <w:r w:rsidR="00010C14">
            <w:fldChar w:fldCharType="separate"/>
          </w:r>
          <w:r w:rsidR="004A4ECC">
            <w:rPr>
              <w:noProof/>
              <w:lang w:val="nl-NL"/>
            </w:rPr>
            <w:t xml:space="preserve"> </w:t>
          </w:r>
          <w:r w:rsidR="004A4ECC" w:rsidRPr="004A4ECC">
            <w:rPr>
              <w:noProof/>
              <w:lang w:val="nl-NL"/>
            </w:rPr>
            <w:t>[10]</w:t>
          </w:r>
          <w:r w:rsidR="00010C14">
            <w:fldChar w:fldCharType="end"/>
          </w:r>
        </w:sdtContent>
      </w:sdt>
      <w:bookmarkEnd w:id="45"/>
    </w:p>
    <w:p w14:paraId="7D8C2219" w14:textId="09201CFB" w:rsidR="002F6E72" w:rsidRDefault="002F6E72" w:rsidP="00BC418B">
      <w:pPr>
        <w:rPr>
          <w:lang w:val="nl-NL"/>
        </w:rPr>
        <w:sectPr w:rsidR="002F6E72" w:rsidSect="00995550">
          <w:pgSz w:w="11906" w:h="16838"/>
          <w:pgMar w:top="1417" w:right="1417" w:bottom="1417" w:left="1417" w:header="708" w:footer="708" w:gutter="0"/>
          <w:cols w:space="708"/>
          <w:titlePg/>
          <w:docGrid w:linePitch="360"/>
        </w:sectPr>
      </w:pPr>
    </w:p>
    <w:p w14:paraId="5F58DB25" w14:textId="52C5605F" w:rsidR="00637296" w:rsidRDefault="00B61492" w:rsidP="001C193F">
      <w:pPr>
        <w:pStyle w:val="Kop3"/>
        <w:rPr>
          <w:lang w:val="nl-NL"/>
        </w:rPr>
      </w:pPr>
      <w:bookmarkStart w:id="46" w:name="_Toc133405027"/>
      <w:r>
        <w:rPr>
          <w:lang w:val="nl-NL"/>
        </w:rPr>
        <w:lastRenderedPageBreak/>
        <w:t>Communicatie</w:t>
      </w:r>
      <w:bookmarkEnd w:id="46"/>
    </w:p>
    <w:p w14:paraId="2D0FD780" w14:textId="3443A359" w:rsidR="005A6C9E" w:rsidRDefault="007261F0" w:rsidP="00BC418B">
      <w:pPr>
        <w:rPr>
          <w:lang w:val="nl-NL"/>
        </w:rPr>
      </w:pPr>
      <w:r>
        <w:rPr>
          <w:lang w:val="nl-NL"/>
        </w:rPr>
        <w:t xml:space="preserve">Om te communiceren met een ESP-32 moet er een aparte chip </w:t>
      </w:r>
      <w:r w:rsidR="00C21F57">
        <w:rPr>
          <w:lang w:val="nl-NL"/>
        </w:rPr>
        <w:t xml:space="preserve">worden </w:t>
      </w:r>
      <w:r>
        <w:rPr>
          <w:lang w:val="nl-NL"/>
        </w:rPr>
        <w:t>gebruikt. E</w:t>
      </w:r>
      <w:r w:rsidR="00C21F57">
        <w:rPr>
          <w:lang w:val="nl-NL"/>
        </w:rPr>
        <w:t>é</w:t>
      </w:r>
      <w:r>
        <w:rPr>
          <w:lang w:val="nl-NL"/>
        </w:rPr>
        <w:t xml:space="preserve">n van de veel gebruikte mogelijkheden </w:t>
      </w:r>
      <w:r w:rsidR="0067693D">
        <w:rPr>
          <w:lang w:val="nl-NL"/>
        </w:rPr>
        <w:t xml:space="preserve">is de </w:t>
      </w:r>
      <w:r w:rsidR="00DF1D39">
        <w:rPr>
          <w:lang w:val="nl-NL"/>
        </w:rPr>
        <w:t>CP2102</w:t>
      </w:r>
      <w:r w:rsidR="0067693D">
        <w:rPr>
          <w:lang w:val="nl-NL"/>
        </w:rPr>
        <w:t xml:space="preserve">. </w:t>
      </w:r>
      <w:r w:rsidR="009558FF">
        <w:rPr>
          <w:lang w:val="nl-NL"/>
        </w:rPr>
        <w:t>Uit de</w:t>
      </w:r>
      <w:r w:rsidR="002F6E72">
        <w:rPr>
          <w:lang w:val="nl-NL"/>
        </w:rPr>
        <w:t xml:space="preserve"> </w:t>
      </w:r>
      <w:r w:rsidR="0082092E">
        <w:rPr>
          <w:lang w:val="nl-NL"/>
        </w:rPr>
        <w:t>USB-C</w:t>
      </w:r>
      <w:r w:rsidR="00AE6C21">
        <w:rPr>
          <w:lang w:val="nl-NL"/>
        </w:rPr>
        <w:t>-</w:t>
      </w:r>
      <w:r w:rsidR="002F6E72">
        <w:rPr>
          <w:lang w:val="nl-NL"/>
        </w:rPr>
        <w:t xml:space="preserve">poort </w:t>
      </w:r>
      <w:r w:rsidR="009558FF">
        <w:rPr>
          <w:lang w:val="nl-NL"/>
        </w:rPr>
        <w:t xml:space="preserve">komt </w:t>
      </w:r>
      <w:r w:rsidR="002F6E72">
        <w:rPr>
          <w:lang w:val="nl-NL"/>
        </w:rPr>
        <w:t xml:space="preserve">een protocol dat </w:t>
      </w:r>
      <w:r w:rsidR="009A4A2B">
        <w:rPr>
          <w:lang w:val="nl-NL"/>
        </w:rPr>
        <w:t>USB</w:t>
      </w:r>
      <w:r w:rsidR="00F164C9">
        <w:rPr>
          <w:lang w:val="nl-NL"/>
        </w:rPr>
        <w:t xml:space="preserve"> heet, maar dit verstaat de ESP-32 niet. Wat de ESP wel verstaat is het UART</w:t>
      </w:r>
      <w:r w:rsidR="00DB4CAE">
        <w:rPr>
          <w:lang w:val="nl-NL"/>
        </w:rPr>
        <w:t>-</w:t>
      </w:r>
      <w:r w:rsidR="00F164C9">
        <w:rPr>
          <w:lang w:val="nl-NL"/>
        </w:rPr>
        <w:t xml:space="preserve">protocol. </w:t>
      </w:r>
      <w:r w:rsidR="00A75352">
        <w:rPr>
          <w:lang w:val="nl-NL"/>
        </w:rPr>
        <w:t>Dit is</w:t>
      </w:r>
      <w:r w:rsidR="000B0AAD">
        <w:rPr>
          <w:lang w:val="nl-NL"/>
        </w:rPr>
        <w:t xml:space="preserve"> </w:t>
      </w:r>
      <w:r w:rsidR="00A75352">
        <w:rPr>
          <w:lang w:val="nl-NL"/>
        </w:rPr>
        <w:t xml:space="preserve">de reden waarom </w:t>
      </w:r>
      <w:r w:rsidR="00FA5D9D">
        <w:rPr>
          <w:lang w:val="nl-NL"/>
        </w:rPr>
        <w:t xml:space="preserve">wordt </w:t>
      </w:r>
      <w:r w:rsidR="00282301">
        <w:rPr>
          <w:lang w:val="nl-NL"/>
        </w:rPr>
        <w:t>gedacht</w:t>
      </w:r>
      <w:r w:rsidR="00A75352">
        <w:rPr>
          <w:lang w:val="nl-NL"/>
        </w:rPr>
        <w:t xml:space="preserve"> aan de veel gebruikte </w:t>
      </w:r>
      <w:r w:rsidR="00DF1D39">
        <w:rPr>
          <w:lang w:val="nl-NL"/>
        </w:rPr>
        <w:t>CP2102</w:t>
      </w:r>
      <w:r w:rsidR="00A75352">
        <w:rPr>
          <w:lang w:val="nl-NL"/>
        </w:rPr>
        <w:t xml:space="preserve">, </w:t>
      </w:r>
      <w:r w:rsidR="00803206">
        <w:rPr>
          <w:lang w:val="nl-NL"/>
        </w:rPr>
        <w:t xml:space="preserve">het </w:t>
      </w:r>
      <w:r w:rsidR="00A75352">
        <w:rPr>
          <w:lang w:val="nl-NL"/>
        </w:rPr>
        <w:t xml:space="preserve">is namelijk een </w:t>
      </w:r>
      <w:r w:rsidR="009A4A2B">
        <w:rPr>
          <w:lang w:val="nl-NL"/>
        </w:rPr>
        <w:t>USB</w:t>
      </w:r>
      <w:r w:rsidR="00A75352">
        <w:rPr>
          <w:lang w:val="nl-NL"/>
        </w:rPr>
        <w:t xml:space="preserve"> naar </w:t>
      </w:r>
      <w:r w:rsidR="00EB6A6B" w:rsidRPr="00EB6A6B">
        <w:rPr>
          <w:lang w:val="nl-NL"/>
        </w:rPr>
        <w:t xml:space="preserve">TTL Serial </w:t>
      </w:r>
      <w:r w:rsidR="00A75352">
        <w:rPr>
          <w:lang w:val="nl-NL"/>
        </w:rPr>
        <w:t>UART</w:t>
      </w:r>
      <w:r w:rsidR="0089704B">
        <w:rPr>
          <w:lang w:val="nl-NL"/>
        </w:rPr>
        <w:t>-</w:t>
      </w:r>
      <w:r w:rsidR="00A75352">
        <w:rPr>
          <w:lang w:val="nl-NL"/>
        </w:rPr>
        <w:t>convertor.</w:t>
      </w:r>
    </w:p>
    <w:p w14:paraId="15AAC418" w14:textId="7A72D062" w:rsidR="00EB6A6B" w:rsidRDefault="00EB6A6B" w:rsidP="00BC418B">
      <w:pPr>
        <w:rPr>
          <w:lang w:val="nl-NL"/>
        </w:rPr>
      </w:pPr>
      <w:r>
        <w:rPr>
          <w:lang w:val="nl-NL"/>
        </w:rPr>
        <w:t xml:space="preserve">TTL staat voor </w:t>
      </w:r>
      <w:r w:rsidR="007A2780">
        <w:rPr>
          <w:lang w:val="nl-NL"/>
        </w:rPr>
        <w:t>T</w:t>
      </w:r>
      <w:r>
        <w:rPr>
          <w:lang w:val="nl-NL"/>
        </w:rPr>
        <w:t>ransistor</w:t>
      </w:r>
      <w:r w:rsidR="005C0823">
        <w:rPr>
          <w:lang w:val="nl-NL"/>
        </w:rPr>
        <w:t>-</w:t>
      </w:r>
      <w:r w:rsidR="007A2780">
        <w:rPr>
          <w:lang w:val="nl-NL"/>
        </w:rPr>
        <w:t>T</w:t>
      </w:r>
      <w:r>
        <w:rPr>
          <w:lang w:val="nl-NL"/>
        </w:rPr>
        <w:t xml:space="preserve">ransistor </w:t>
      </w:r>
      <w:r w:rsidR="00A8767E">
        <w:rPr>
          <w:lang w:val="nl-NL"/>
        </w:rPr>
        <w:t>L</w:t>
      </w:r>
      <w:r>
        <w:rPr>
          <w:lang w:val="nl-NL"/>
        </w:rPr>
        <w:t>ogica</w:t>
      </w:r>
      <w:r w:rsidR="00CF344F">
        <w:rPr>
          <w:lang w:val="nl-NL"/>
        </w:rPr>
        <w:t xml:space="preserve"> en heeft een spanningsniveau van 0 tot 5</w:t>
      </w:r>
      <w:r w:rsidR="00031020">
        <w:rPr>
          <w:lang w:val="nl-NL"/>
        </w:rPr>
        <w:t xml:space="preserve"> </w:t>
      </w:r>
      <w:r w:rsidR="00CF344F">
        <w:rPr>
          <w:lang w:val="nl-NL"/>
        </w:rPr>
        <w:t>V</w:t>
      </w:r>
      <w:r>
        <w:rPr>
          <w:lang w:val="nl-NL"/>
        </w:rPr>
        <w:t>.</w:t>
      </w:r>
      <w:r w:rsidR="00391837">
        <w:rPr>
          <w:lang w:val="nl-NL"/>
        </w:rPr>
        <w:t xml:space="preserve"> H</w:t>
      </w:r>
      <w:r w:rsidR="00252174">
        <w:rPr>
          <w:lang w:val="nl-NL"/>
        </w:rPr>
        <w:t xml:space="preserve">et is </w:t>
      </w:r>
      <w:r w:rsidR="00391837">
        <w:rPr>
          <w:lang w:val="nl-NL"/>
        </w:rPr>
        <w:t xml:space="preserve"> een chip op basis van transistoren.</w:t>
      </w:r>
      <w:r w:rsidR="00C6687A">
        <w:rPr>
          <w:lang w:val="nl-NL"/>
        </w:rPr>
        <w:t xml:space="preserve"> </w:t>
      </w:r>
    </w:p>
    <w:p w14:paraId="128ADF93" w14:textId="6E103267" w:rsidR="00A41EA6" w:rsidRPr="007261F0" w:rsidRDefault="00870D56" w:rsidP="00BC418B">
      <w:pPr>
        <w:rPr>
          <w:lang w:val="nl-NL"/>
        </w:rPr>
      </w:pPr>
      <w:r>
        <w:rPr>
          <w:lang w:val="nl-NL"/>
        </w:rPr>
        <w:t>D</w:t>
      </w:r>
      <w:r w:rsidR="006A0B68">
        <w:rPr>
          <w:lang w:val="nl-NL"/>
        </w:rPr>
        <w:t>e CP2102</w:t>
      </w:r>
      <w:r>
        <w:rPr>
          <w:lang w:val="nl-NL"/>
        </w:rPr>
        <w:t xml:space="preserve">  biedt </w:t>
      </w:r>
      <w:r w:rsidR="00A41EA6" w:rsidRPr="00A41EA6">
        <w:rPr>
          <w:lang w:val="nl-NL"/>
        </w:rPr>
        <w:t>een complete plug-and-play</w:t>
      </w:r>
      <w:r w:rsidR="001362A4">
        <w:rPr>
          <w:lang w:val="nl-NL"/>
        </w:rPr>
        <w:t>-</w:t>
      </w:r>
      <w:r w:rsidR="00A41EA6" w:rsidRPr="00A41EA6">
        <w:rPr>
          <w:lang w:val="nl-NL"/>
        </w:rPr>
        <w:t xml:space="preserve">interface-oplossing met royaltyvrije stuurprogramma's. </w:t>
      </w:r>
      <w:r w:rsidR="006B3609">
        <w:rPr>
          <w:lang w:val="nl-NL"/>
        </w:rPr>
        <w:t xml:space="preserve">De chip is </w:t>
      </w:r>
      <w:r w:rsidR="009A4A2B">
        <w:rPr>
          <w:lang w:val="nl-NL"/>
        </w:rPr>
        <w:t>USB</w:t>
      </w:r>
      <w:r w:rsidR="00A41EA6" w:rsidRPr="00A41EA6">
        <w:rPr>
          <w:lang w:val="nl-NL"/>
        </w:rPr>
        <w:t xml:space="preserve"> 2.0-compatibel</w:t>
      </w:r>
      <w:r w:rsidR="00BE277C">
        <w:rPr>
          <w:lang w:val="nl-NL"/>
        </w:rPr>
        <w:t xml:space="preserve">, </w:t>
      </w:r>
      <w:r w:rsidR="006B3609">
        <w:rPr>
          <w:lang w:val="nl-NL"/>
        </w:rPr>
        <w:t>wat zorgt voor snelle communicatie.</w:t>
      </w:r>
      <w:r w:rsidR="008A5730">
        <w:rPr>
          <w:lang w:val="nl-NL"/>
        </w:rPr>
        <w:t xml:space="preserve"> </w:t>
      </w:r>
    </w:p>
    <w:p w14:paraId="6F6E6A4E" w14:textId="03C60A6D" w:rsidR="00B61492" w:rsidRDefault="00C537ED" w:rsidP="001C193F">
      <w:pPr>
        <w:pStyle w:val="Kop3"/>
        <w:rPr>
          <w:lang w:val="nl-NL"/>
        </w:rPr>
      </w:pPr>
      <w:bookmarkStart w:id="47" w:name="_Toc133405028"/>
      <w:r>
        <w:rPr>
          <w:lang w:val="nl-NL"/>
        </w:rPr>
        <w:t>Programmatiecircuit</w:t>
      </w:r>
      <w:bookmarkEnd w:id="47"/>
    </w:p>
    <w:p w14:paraId="2415FDD4" w14:textId="4AE49761" w:rsidR="00213090" w:rsidRDefault="007832FD" w:rsidP="00BC418B">
      <w:pPr>
        <w:rPr>
          <w:lang w:val="nl-NL"/>
        </w:rPr>
      </w:pPr>
      <w:r>
        <w:rPr>
          <w:lang w:val="nl-NL"/>
        </w:rPr>
        <w:t>E</w:t>
      </w:r>
      <w:r w:rsidR="00213090">
        <w:rPr>
          <w:lang w:val="nl-NL"/>
        </w:rPr>
        <w:t xml:space="preserve">r is een </w:t>
      </w:r>
      <w:r w:rsidR="0031456B">
        <w:rPr>
          <w:lang w:val="nl-NL"/>
        </w:rPr>
        <w:t>reset</w:t>
      </w:r>
      <w:r w:rsidR="00213090">
        <w:rPr>
          <w:lang w:val="nl-NL"/>
        </w:rPr>
        <w:t xml:space="preserve">knop en een </w:t>
      </w:r>
      <w:r w:rsidR="0031456B">
        <w:rPr>
          <w:lang w:val="nl-NL"/>
        </w:rPr>
        <w:t>flash</w:t>
      </w:r>
      <w:r w:rsidR="00DC6C28">
        <w:rPr>
          <w:lang w:val="nl-NL"/>
        </w:rPr>
        <w:t>knop</w:t>
      </w:r>
      <w:r w:rsidR="00E97579">
        <w:rPr>
          <w:lang w:val="nl-NL"/>
        </w:rPr>
        <w:t xml:space="preserve"> (</w:t>
      </w:r>
      <w:r w:rsidR="00595436">
        <w:rPr>
          <w:lang w:val="nl-NL"/>
        </w:rPr>
        <w:t xml:space="preserve">of </w:t>
      </w:r>
      <w:r w:rsidR="00E97579">
        <w:rPr>
          <w:lang w:val="nl-NL"/>
        </w:rPr>
        <w:t>bootknop)</w:t>
      </w:r>
      <w:r w:rsidR="00DC6C28">
        <w:rPr>
          <w:lang w:val="nl-NL"/>
        </w:rPr>
        <w:t xml:space="preserve"> </w:t>
      </w:r>
      <w:r w:rsidR="00B1397A" w:rsidRPr="00F74020">
        <w:rPr>
          <w:lang w:val="nl-NL"/>
        </w:rPr>
        <w:t>vereist</w:t>
      </w:r>
      <w:r w:rsidR="00DC6C28">
        <w:rPr>
          <w:lang w:val="nl-NL"/>
        </w:rPr>
        <w:t xml:space="preserve"> om een programma op de microcontroller te laden. </w:t>
      </w:r>
      <w:r w:rsidR="0031456B">
        <w:rPr>
          <w:lang w:val="nl-NL"/>
        </w:rPr>
        <w:t>De functie van de re</w:t>
      </w:r>
      <w:r>
        <w:rPr>
          <w:lang w:val="nl-NL"/>
        </w:rPr>
        <w:t xml:space="preserve">setknop </w:t>
      </w:r>
      <w:r w:rsidR="00FD7B2C">
        <w:rPr>
          <w:lang w:val="nl-NL"/>
        </w:rPr>
        <w:t xml:space="preserve">is </w:t>
      </w:r>
      <w:r>
        <w:rPr>
          <w:lang w:val="nl-NL"/>
        </w:rPr>
        <w:t xml:space="preserve">om de enablepin van de MCU </w:t>
      </w:r>
      <w:r w:rsidR="008F17FB">
        <w:rPr>
          <w:lang w:val="nl-NL"/>
        </w:rPr>
        <w:t>naar een ground te trekken</w:t>
      </w:r>
      <w:r w:rsidR="00862253">
        <w:rPr>
          <w:lang w:val="nl-NL"/>
        </w:rPr>
        <w:t xml:space="preserve"> omdat de enablepin</w:t>
      </w:r>
      <w:r w:rsidR="008F17FB">
        <w:rPr>
          <w:lang w:val="nl-NL"/>
        </w:rPr>
        <w:t xml:space="preserve"> standaard </w:t>
      </w:r>
      <w:r w:rsidR="00862253">
        <w:rPr>
          <w:lang w:val="nl-NL"/>
        </w:rPr>
        <w:t xml:space="preserve">op een hoog niveau </w:t>
      </w:r>
      <w:r w:rsidR="008F17FB">
        <w:rPr>
          <w:lang w:val="nl-NL"/>
        </w:rPr>
        <w:t>staat</w:t>
      </w:r>
      <w:r w:rsidR="00862253">
        <w:rPr>
          <w:lang w:val="nl-NL"/>
        </w:rPr>
        <w:t>.</w:t>
      </w:r>
      <w:r w:rsidR="00A307FF">
        <w:rPr>
          <w:lang w:val="nl-NL"/>
        </w:rPr>
        <w:t xml:space="preserve"> Als dit gebeur</w:t>
      </w:r>
      <w:r w:rsidR="007F6AB9">
        <w:rPr>
          <w:lang w:val="nl-NL"/>
        </w:rPr>
        <w:t>t</w:t>
      </w:r>
      <w:r w:rsidR="00913954">
        <w:rPr>
          <w:lang w:val="nl-NL"/>
        </w:rPr>
        <w:t>,</w:t>
      </w:r>
      <w:r w:rsidR="007F6AB9">
        <w:rPr>
          <w:lang w:val="nl-NL"/>
        </w:rPr>
        <w:t xml:space="preserve"> </w:t>
      </w:r>
      <w:r w:rsidR="00A307FF">
        <w:rPr>
          <w:lang w:val="nl-NL"/>
        </w:rPr>
        <w:t>dan wijkt de chip af van zijn standaardprogramma</w:t>
      </w:r>
      <w:r w:rsidR="000E1F9C">
        <w:rPr>
          <w:lang w:val="nl-NL"/>
        </w:rPr>
        <w:t>,</w:t>
      </w:r>
      <w:r w:rsidR="00A307FF">
        <w:rPr>
          <w:lang w:val="nl-NL"/>
        </w:rPr>
        <w:t xml:space="preserve"> </w:t>
      </w:r>
      <w:r w:rsidR="00E52138">
        <w:rPr>
          <w:lang w:val="nl-NL"/>
        </w:rPr>
        <w:t>wordt het</w:t>
      </w:r>
      <w:r w:rsidR="000E1F9C">
        <w:rPr>
          <w:lang w:val="nl-NL"/>
        </w:rPr>
        <w:t xml:space="preserve"> o</w:t>
      </w:r>
      <w:r w:rsidR="00E52138">
        <w:rPr>
          <w:lang w:val="nl-NL"/>
        </w:rPr>
        <w:t>nderbroken en ook gereset.</w:t>
      </w:r>
    </w:p>
    <w:p w14:paraId="32CCCA08" w14:textId="3ED1D63D" w:rsidR="00896EB5" w:rsidRDefault="00F62B82" w:rsidP="00BC418B">
      <w:pPr>
        <w:rPr>
          <w:lang w:val="nl-NL"/>
        </w:rPr>
        <w:sectPr w:rsidR="00896EB5" w:rsidSect="00995550">
          <w:pgSz w:w="11906" w:h="16838"/>
          <w:pgMar w:top="1417" w:right="1417" w:bottom="1417" w:left="1417" w:header="708" w:footer="708" w:gutter="0"/>
          <w:cols w:space="708"/>
          <w:titlePg/>
          <w:docGrid w:linePitch="360"/>
        </w:sectPr>
      </w:pPr>
      <w:r>
        <w:rPr>
          <w:lang w:val="nl-NL"/>
        </w:rPr>
        <w:t>Om programma’s in te laden</w:t>
      </w:r>
      <w:r w:rsidR="000375F0">
        <w:rPr>
          <w:lang w:val="nl-NL"/>
        </w:rPr>
        <w:t>,</w:t>
      </w:r>
      <w:r w:rsidR="001729B9">
        <w:rPr>
          <w:lang w:val="nl-NL"/>
        </w:rPr>
        <w:t xml:space="preserve"> </w:t>
      </w:r>
      <w:r w:rsidR="00EB4270">
        <w:rPr>
          <w:lang w:val="nl-NL"/>
        </w:rPr>
        <w:t>kan er gebruik worden</w:t>
      </w:r>
      <w:r w:rsidR="00205BB9">
        <w:rPr>
          <w:lang w:val="nl-NL"/>
        </w:rPr>
        <w:t xml:space="preserve"> gemaakt</w:t>
      </w:r>
      <w:r w:rsidR="00EB4270">
        <w:rPr>
          <w:lang w:val="nl-NL"/>
        </w:rPr>
        <w:t xml:space="preserve"> van een transistornetwerk om automatisch in te laden. Hiervoor </w:t>
      </w:r>
      <w:r w:rsidR="009D25B9">
        <w:rPr>
          <w:lang w:val="nl-NL"/>
        </w:rPr>
        <w:t>is</w:t>
      </w:r>
      <w:r w:rsidR="00EB4270">
        <w:rPr>
          <w:lang w:val="nl-NL"/>
        </w:rPr>
        <w:t xml:space="preserve"> geen knop meer nodig. </w:t>
      </w:r>
      <w:r w:rsidR="00EB4270" w:rsidRPr="00AB2B23">
        <w:rPr>
          <w:lang w:val="nl-NL"/>
        </w:rPr>
        <w:t>Als dit netwerk niet aanwezig is</w:t>
      </w:r>
      <w:r w:rsidR="00B13123" w:rsidRPr="00AB2B23">
        <w:rPr>
          <w:lang w:val="nl-NL"/>
        </w:rPr>
        <w:t xml:space="preserve">, </w:t>
      </w:r>
      <w:r w:rsidR="00C67BBB" w:rsidRPr="00AB2B23">
        <w:rPr>
          <w:lang w:val="nl-NL"/>
        </w:rPr>
        <w:t xml:space="preserve">wordt er </w:t>
      </w:r>
      <w:r w:rsidR="00A17CAA" w:rsidRPr="00AB2B23">
        <w:rPr>
          <w:lang w:val="nl-NL"/>
        </w:rPr>
        <w:t xml:space="preserve">tijdens het inladen van het programma op de flashknop </w:t>
      </w:r>
      <w:r w:rsidR="00B13123" w:rsidRPr="00AB2B23">
        <w:rPr>
          <w:lang w:val="nl-NL"/>
        </w:rPr>
        <w:t>gedrukt</w:t>
      </w:r>
      <w:r w:rsidR="00A17CAA" w:rsidRPr="00AB2B23">
        <w:rPr>
          <w:lang w:val="nl-NL"/>
        </w:rPr>
        <w:t>.</w:t>
      </w:r>
    </w:p>
    <w:p w14:paraId="26D9444B" w14:textId="67B02F69" w:rsidR="00C537ED" w:rsidRDefault="00E45493" w:rsidP="001C193F">
      <w:pPr>
        <w:pStyle w:val="Kop3"/>
        <w:rPr>
          <w:lang w:val="nl-NL"/>
        </w:rPr>
      </w:pPr>
      <w:bookmarkStart w:id="48" w:name="_Toc133405029"/>
      <w:r>
        <w:rPr>
          <w:lang w:val="nl-NL"/>
        </w:rPr>
        <w:lastRenderedPageBreak/>
        <w:t>Sensor voor het aansturen van de stappenmotor</w:t>
      </w:r>
      <w:bookmarkEnd w:id="48"/>
    </w:p>
    <w:p w14:paraId="63AAF9EE" w14:textId="28AC80B9" w:rsidR="00EE4CC5" w:rsidRDefault="00E168B8" w:rsidP="00BC418B">
      <w:pPr>
        <w:rPr>
          <w:lang w:val="nl-NL"/>
        </w:rPr>
      </w:pPr>
      <w:r w:rsidRPr="7E0A785D">
        <w:rPr>
          <w:lang w:val="nl-NL"/>
        </w:rPr>
        <w:t>T</w:t>
      </w:r>
      <w:r w:rsidR="000528B9">
        <w:rPr>
          <w:lang w:val="nl-NL"/>
        </w:rPr>
        <w:t>MC</w:t>
      </w:r>
      <w:r w:rsidRPr="7E0A785D">
        <w:rPr>
          <w:lang w:val="nl-NL"/>
        </w:rPr>
        <w:t>2208</w:t>
      </w:r>
      <w:r w:rsidR="6C1B50D7" w:rsidRPr="7E0A785D">
        <w:rPr>
          <w:lang w:val="nl-NL"/>
        </w:rPr>
        <w:t xml:space="preserve"> is een ultrastille tweefasige stappenmotordriverchip</w:t>
      </w:r>
      <w:sdt>
        <w:sdtPr>
          <w:rPr>
            <w:lang w:val="nl-NL"/>
          </w:rPr>
          <w:id w:val="-1882389050"/>
          <w:citation/>
        </w:sdtPr>
        <w:sdtContent>
          <w:r w:rsidR="00A45FF7">
            <w:rPr>
              <w:lang w:val="nl-NL"/>
            </w:rPr>
            <w:fldChar w:fldCharType="begin"/>
          </w:r>
          <w:r w:rsidR="00A45FF7">
            <w:rPr>
              <w:lang w:val="nl-NL"/>
            </w:rPr>
            <w:instrText xml:space="preserve"> CITATION TMC2208 \l 1043 </w:instrText>
          </w:r>
          <w:r w:rsidR="00A45FF7">
            <w:rPr>
              <w:lang w:val="nl-NL"/>
            </w:rPr>
            <w:fldChar w:fldCharType="separate"/>
          </w:r>
          <w:r w:rsidR="004A4ECC">
            <w:rPr>
              <w:noProof/>
              <w:lang w:val="nl-NL"/>
            </w:rPr>
            <w:t xml:space="preserve"> </w:t>
          </w:r>
          <w:r w:rsidR="004A4ECC" w:rsidRPr="004A4ECC">
            <w:rPr>
              <w:noProof/>
              <w:lang w:val="nl-NL"/>
            </w:rPr>
            <w:t>[11]</w:t>
          </w:r>
          <w:r w:rsidR="00A45FF7">
            <w:rPr>
              <w:lang w:val="nl-NL"/>
            </w:rPr>
            <w:fldChar w:fldCharType="end"/>
          </w:r>
        </w:sdtContent>
      </w:sdt>
      <w:r w:rsidR="6C1B50D7" w:rsidRPr="7E0A785D">
        <w:rPr>
          <w:lang w:val="nl-NL"/>
        </w:rPr>
        <w:t>.</w:t>
      </w:r>
      <w:r w:rsidR="00020893">
        <w:rPr>
          <w:lang w:val="nl-NL"/>
        </w:rPr>
        <w:t xml:space="preserve"> </w:t>
      </w:r>
      <w:r w:rsidR="00026C03">
        <w:rPr>
          <w:lang w:val="nl-NL"/>
        </w:rPr>
        <w:t>Het stuurt de motoren aan door full</w:t>
      </w:r>
      <w:r w:rsidR="00412DBE">
        <w:rPr>
          <w:lang w:val="nl-NL"/>
        </w:rPr>
        <w:t>-</w:t>
      </w:r>
      <w:r w:rsidR="00026C03">
        <w:rPr>
          <w:lang w:val="nl-NL"/>
        </w:rPr>
        <w:t xml:space="preserve"> </w:t>
      </w:r>
      <w:r w:rsidR="00026C03" w:rsidRPr="00DB7DF8">
        <w:rPr>
          <w:lang w:val="nl-NL"/>
        </w:rPr>
        <w:t>en microstepping</w:t>
      </w:r>
      <w:r w:rsidR="00AF055E" w:rsidRPr="00DB7DF8">
        <w:rPr>
          <w:lang w:val="nl-NL"/>
        </w:rPr>
        <w:t xml:space="preserve"> </w:t>
      </w:r>
      <w:r w:rsidR="00AF055E" w:rsidRPr="00DB7DF8">
        <w:rPr>
          <w:lang w:val="nl-NL"/>
        </w:rPr>
        <w:fldChar w:fldCharType="begin"/>
      </w:r>
      <w:r w:rsidR="00AF055E" w:rsidRPr="00DB7DF8">
        <w:rPr>
          <w:lang w:val="nl-NL"/>
        </w:rPr>
        <w:instrText xml:space="preserve"> REF _Ref131060602 \h  \* MERGEFORMAT </w:instrText>
      </w:r>
      <w:r w:rsidR="00AF055E" w:rsidRPr="00DB7DF8">
        <w:rPr>
          <w:lang w:val="nl-NL"/>
        </w:rPr>
      </w:r>
      <w:r w:rsidR="00AF055E" w:rsidRPr="00DB7DF8">
        <w:rPr>
          <w:lang w:val="nl-NL"/>
        </w:rPr>
        <w:fldChar w:fldCharType="separate"/>
      </w:r>
      <w:r w:rsidR="00B95FD8" w:rsidRPr="00B95FD8">
        <w:t xml:space="preserve">Figuur </w:t>
      </w:r>
      <w:r w:rsidR="00B95FD8" w:rsidRPr="00B95FD8">
        <w:rPr>
          <w:noProof/>
        </w:rPr>
        <w:t>6</w:t>
      </w:r>
      <w:r w:rsidR="00AF055E" w:rsidRPr="00DB7DF8">
        <w:rPr>
          <w:lang w:val="nl-NL"/>
        </w:rPr>
        <w:fldChar w:fldCharType="end"/>
      </w:r>
      <w:r w:rsidR="00BC1AC3">
        <w:rPr>
          <w:lang w:val="nl-NL"/>
        </w:rPr>
        <w:t xml:space="preserve">. </w:t>
      </w:r>
      <w:r w:rsidR="001568C1" w:rsidRPr="001568C1">
        <w:rPr>
          <w:lang w:val="nl-NL"/>
        </w:rPr>
        <w:t>TRINAMIC's geavanceerde stealthChop2</w:t>
      </w:r>
      <w:r w:rsidR="00DD4A0A">
        <w:rPr>
          <w:lang w:val="nl-NL"/>
        </w:rPr>
        <w:t xml:space="preserve"> technologie </w:t>
      </w:r>
      <w:r w:rsidR="001568C1" w:rsidRPr="001568C1">
        <w:rPr>
          <w:lang w:val="nl-NL"/>
        </w:rPr>
        <w:t>zorgt voor een geruisloze werking, maximale efficiëntie en het beste motorkoppel</w:t>
      </w:r>
      <w:r w:rsidR="00611193">
        <w:rPr>
          <w:lang w:val="nl-NL"/>
        </w:rPr>
        <w:t>.</w:t>
      </w:r>
      <w:r w:rsidR="00E51B20">
        <w:rPr>
          <w:lang w:val="nl-NL"/>
        </w:rPr>
        <w:t xml:space="preserve"> </w:t>
      </w:r>
      <w:r w:rsidR="00E51B20" w:rsidRPr="00E51B20">
        <w:rPr>
          <w:lang w:val="nl-NL"/>
        </w:rPr>
        <w:t>De snelle stroomregeling en de optionele combinatie met spreadCycle zorgen voor een zeer dynamische beweging.</w:t>
      </w:r>
    </w:p>
    <w:p w14:paraId="75C2B2FD" w14:textId="434F3832" w:rsidR="00CB095A" w:rsidRDefault="0096522D" w:rsidP="00CB095A">
      <w:pPr>
        <w:keepNext/>
      </w:pPr>
      <w:r>
        <w:rPr>
          <w:noProof/>
        </w:rPr>
        <w:drawing>
          <wp:inline distT="0" distB="0" distL="0" distR="0" wp14:anchorId="209499FD" wp14:editId="5C274BAF">
            <wp:extent cx="2140528" cy="1263289"/>
            <wp:effectExtent l="0" t="0" r="0" b="0"/>
            <wp:docPr id="6" name="Afbeelding 6" descr="Variable rate based microstepping of stepper motor using MATLAB GUI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ble rate based microstepping of stepper motor using MATLAB GUI |  Semantic Schola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887" b="7547"/>
                    <a:stretch/>
                  </pic:blipFill>
                  <pic:spPr bwMode="auto">
                    <a:xfrm>
                      <a:off x="0" y="0"/>
                      <a:ext cx="2165353" cy="1277940"/>
                    </a:xfrm>
                    <a:prstGeom prst="rect">
                      <a:avLst/>
                    </a:prstGeom>
                    <a:noFill/>
                    <a:ln>
                      <a:noFill/>
                    </a:ln>
                    <a:extLst>
                      <a:ext uri="{53640926-AAD7-44D8-BBD7-CCE9431645EC}">
                        <a14:shadowObscured xmlns:a14="http://schemas.microsoft.com/office/drawing/2010/main"/>
                      </a:ext>
                    </a:extLst>
                  </pic:spPr>
                </pic:pic>
              </a:graphicData>
            </a:graphic>
          </wp:inline>
        </w:drawing>
      </w:r>
    </w:p>
    <w:p w14:paraId="5FC36EE2" w14:textId="3EB08CF5" w:rsidR="0096522D" w:rsidRPr="00676CD5" w:rsidRDefault="00CB095A" w:rsidP="00CB095A">
      <w:pPr>
        <w:pStyle w:val="Bijschrift"/>
        <w:rPr>
          <w:lang w:val="en-US"/>
        </w:rPr>
      </w:pPr>
      <w:bookmarkStart w:id="49" w:name="_Ref131060602"/>
      <w:bookmarkStart w:id="50" w:name="_Toc133405070"/>
      <w:r w:rsidRPr="00CB095A">
        <w:rPr>
          <w:lang w:val="en-US"/>
        </w:rPr>
        <w:t xml:space="preserve">Figuur </w:t>
      </w:r>
      <w:r>
        <w:fldChar w:fldCharType="begin"/>
      </w:r>
      <w:r w:rsidRPr="00CB095A">
        <w:rPr>
          <w:lang w:val="en-US"/>
        </w:rPr>
        <w:instrText xml:space="preserve"> SEQ Figuur \* ARABIC </w:instrText>
      </w:r>
      <w:r>
        <w:fldChar w:fldCharType="separate"/>
      </w:r>
      <w:r w:rsidR="00B95FD8">
        <w:rPr>
          <w:noProof/>
          <w:lang w:val="en-US"/>
        </w:rPr>
        <w:t>6</w:t>
      </w:r>
      <w:r>
        <w:fldChar w:fldCharType="end"/>
      </w:r>
      <w:bookmarkEnd w:id="49"/>
      <w:r w:rsidRPr="00CB095A">
        <w:rPr>
          <w:lang w:val="en-US"/>
        </w:rPr>
        <w:t>: Full-step vs. micro-step</w:t>
      </w:r>
      <w:sdt>
        <w:sdtPr>
          <w:rPr>
            <w:lang w:val="en-US"/>
          </w:rPr>
          <w:id w:val="792874759"/>
          <w:citation/>
        </w:sdtPr>
        <w:sdtContent>
          <w:r w:rsidR="00311E62">
            <w:rPr>
              <w:lang w:val="en-US"/>
            </w:rPr>
            <w:fldChar w:fldCharType="begin"/>
          </w:r>
          <w:r w:rsidR="00311E62" w:rsidRPr="00311E62">
            <w:rPr>
              <w:lang w:val="en-US"/>
            </w:rPr>
            <w:instrText xml:space="preserve"> CITATION fullstepvsmicrostep \l 1043 </w:instrText>
          </w:r>
          <w:r w:rsidR="00311E62">
            <w:rPr>
              <w:lang w:val="en-US"/>
            </w:rPr>
            <w:fldChar w:fldCharType="separate"/>
          </w:r>
          <w:r w:rsidR="004A4ECC">
            <w:rPr>
              <w:noProof/>
              <w:lang w:val="en-US"/>
            </w:rPr>
            <w:t xml:space="preserve"> </w:t>
          </w:r>
          <w:r w:rsidR="004A4ECC" w:rsidRPr="004A4ECC">
            <w:rPr>
              <w:noProof/>
              <w:lang w:val="en-US"/>
            </w:rPr>
            <w:t>[12]</w:t>
          </w:r>
          <w:r w:rsidR="00311E62">
            <w:rPr>
              <w:lang w:val="en-US"/>
            </w:rPr>
            <w:fldChar w:fldCharType="end"/>
          </w:r>
        </w:sdtContent>
      </w:sdt>
      <w:bookmarkEnd w:id="50"/>
    </w:p>
    <w:p w14:paraId="0F9E827D" w14:textId="6F687334" w:rsidR="00E63C7D" w:rsidRDefault="00E80B27" w:rsidP="00BC418B">
      <w:pPr>
        <w:rPr>
          <w:lang w:val="nl-NL"/>
        </w:rPr>
      </w:pPr>
      <w:r>
        <w:rPr>
          <w:lang w:val="nl-NL"/>
        </w:rPr>
        <w:t xml:space="preserve">De bedoeling van microstepping is het omzetten van </w:t>
      </w:r>
      <w:r w:rsidR="00EE1B9F">
        <w:rPr>
          <w:lang w:val="nl-NL"/>
        </w:rPr>
        <w:t>de blokgolf die de motor aanstuurt</w:t>
      </w:r>
      <w:r w:rsidR="00DF31E8">
        <w:rPr>
          <w:lang w:val="nl-NL"/>
        </w:rPr>
        <w:t xml:space="preserve"> naar een </w:t>
      </w:r>
      <w:r w:rsidR="00344697">
        <w:rPr>
          <w:lang w:val="nl-NL"/>
        </w:rPr>
        <w:t>sinusgolf</w:t>
      </w:r>
      <w:r w:rsidR="00DF31E8">
        <w:rPr>
          <w:lang w:val="nl-NL"/>
        </w:rPr>
        <w:t>.</w:t>
      </w:r>
      <w:r w:rsidR="00C01D37">
        <w:rPr>
          <w:lang w:val="nl-NL"/>
        </w:rPr>
        <w:t xml:space="preserve"> </w:t>
      </w:r>
      <w:r w:rsidR="00711FE2">
        <w:rPr>
          <w:lang w:val="nl-NL"/>
        </w:rPr>
        <w:t xml:space="preserve">Een perfecte </w:t>
      </w:r>
      <w:r w:rsidR="00344697">
        <w:rPr>
          <w:lang w:val="nl-NL"/>
        </w:rPr>
        <w:t>sinusgolf</w:t>
      </w:r>
      <w:r w:rsidR="00711FE2">
        <w:rPr>
          <w:lang w:val="nl-NL"/>
        </w:rPr>
        <w:t xml:space="preserve"> wordt nooit behaald</w:t>
      </w:r>
      <w:r w:rsidR="005D5F1A">
        <w:rPr>
          <w:lang w:val="nl-NL"/>
        </w:rPr>
        <w:t>,</w:t>
      </w:r>
      <w:r w:rsidR="00711FE2">
        <w:rPr>
          <w:lang w:val="nl-NL"/>
        </w:rPr>
        <w:t xml:space="preserve"> maar de TMC</w:t>
      </w:r>
      <w:r w:rsidR="0052774A">
        <w:rPr>
          <w:lang w:val="nl-NL"/>
        </w:rPr>
        <w:t xml:space="preserve">2208 </w:t>
      </w:r>
      <w:r w:rsidR="0098305C">
        <w:rPr>
          <w:lang w:val="nl-NL"/>
        </w:rPr>
        <w:t>komt</w:t>
      </w:r>
      <w:r w:rsidR="00D3146A">
        <w:rPr>
          <w:lang w:val="nl-NL"/>
        </w:rPr>
        <w:t xml:space="preserve">, in vergelijking met </w:t>
      </w:r>
      <w:r w:rsidR="00BC1889">
        <w:rPr>
          <w:lang w:val="nl-NL"/>
        </w:rPr>
        <w:t xml:space="preserve">de </w:t>
      </w:r>
      <w:r w:rsidR="00BC1889" w:rsidRPr="00BC1889">
        <w:rPr>
          <w:lang w:val="nl-NL"/>
        </w:rPr>
        <w:t>A4988</w:t>
      </w:r>
      <w:r w:rsidR="002C730F">
        <w:rPr>
          <w:lang w:val="nl-NL"/>
        </w:rPr>
        <w:t xml:space="preserve"> en andere</w:t>
      </w:r>
      <w:r w:rsidR="00871165">
        <w:rPr>
          <w:lang w:val="nl-NL"/>
        </w:rPr>
        <w:t xml:space="preserve"> </w:t>
      </w:r>
      <w:r w:rsidR="00C73E65">
        <w:rPr>
          <w:lang w:val="nl-NL"/>
        </w:rPr>
        <w:t>chips</w:t>
      </w:r>
      <w:r w:rsidR="00BC1889">
        <w:rPr>
          <w:lang w:val="nl-NL"/>
        </w:rPr>
        <w:t xml:space="preserve">, </w:t>
      </w:r>
      <w:r w:rsidR="006B5CC2">
        <w:rPr>
          <w:lang w:val="nl-NL"/>
        </w:rPr>
        <w:t xml:space="preserve">er </w:t>
      </w:r>
      <w:r w:rsidR="00BC1889">
        <w:rPr>
          <w:lang w:val="nl-NL"/>
        </w:rPr>
        <w:t>het dichtste bij</w:t>
      </w:r>
      <w:r w:rsidR="00A05103">
        <w:rPr>
          <w:lang w:val="nl-NL"/>
        </w:rPr>
        <w:t xml:space="preserve"> omdat</w:t>
      </w:r>
      <w:r w:rsidR="001B19AD">
        <w:rPr>
          <w:lang w:val="nl-NL"/>
        </w:rPr>
        <w:t xml:space="preserve"> het gebruik m</w:t>
      </w:r>
      <w:r w:rsidR="00CA0F5F">
        <w:rPr>
          <w:lang w:val="nl-NL"/>
        </w:rPr>
        <w:t>aakt van 1/256</w:t>
      </w:r>
      <w:r w:rsidR="00EE456D">
        <w:rPr>
          <w:lang w:val="nl-NL"/>
        </w:rPr>
        <w:t>-</w:t>
      </w:r>
      <w:r w:rsidR="00CA0F5F">
        <w:rPr>
          <w:lang w:val="nl-NL"/>
        </w:rPr>
        <w:t>microstepping.</w:t>
      </w:r>
      <w:r w:rsidR="00B02662">
        <w:rPr>
          <w:lang w:val="nl-NL"/>
        </w:rPr>
        <w:t xml:space="preserve"> </w:t>
      </w:r>
      <w:r w:rsidR="004C6876">
        <w:rPr>
          <w:lang w:val="nl-NL"/>
        </w:rPr>
        <w:t>Zo</w:t>
      </w:r>
      <w:r w:rsidR="00472DB5">
        <w:rPr>
          <w:lang w:val="nl-NL"/>
        </w:rPr>
        <w:t xml:space="preserve"> </w:t>
      </w:r>
      <w:r w:rsidR="00770338">
        <w:rPr>
          <w:lang w:val="nl-NL"/>
        </w:rPr>
        <w:t>worden de stappen</w:t>
      </w:r>
      <w:r w:rsidR="009E0AB6">
        <w:rPr>
          <w:lang w:val="nl-NL"/>
        </w:rPr>
        <w:t xml:space="preserve"> zeer klein en word</w:t>
      </w:r>
      <w:r w:rsidR="00B252F7">
        <w:rPr>
          <w:lang w:val="nl-NL"/>
        </w:rPr>
        <w:t>en</w:t>
      </w:r>
      <w:r w:rsidR="009E0AB6">
        <w:rPr>
          <w:lang w:val="nl-NL"/>
        </w:rPr>
        <w:t xml:space="preserve"> er minimale </w:t>
      </w:r>
      <w:r w:rsidR="00336C50">
        <w:rPr>
          <w:lang w:val="nl-NL"/>
        </w:rPr>
        <w:t>trillingen gegenereerd</w:t>
      </w:r>
      <w:r w:rsidR="006C0FB1">
        <w:rPr>
          <w:lang w:val="nl-NL"/>
        </w:rPr>
        <w:t xml:space="preserve">, waardoor deze </w:t>
      </w:r>
      <w:r w:rsidR="00AB03A2">
        <w:rPr>
          <w:lang w:val="nl-NL"/>
        </w:rPr>
        <w:t>chip</w:t>
      </w:r>
      <w:r w:rsidR="006C0FB1">
        <w:rPr>
          <w:lang w:val="nl-NL"/>
        </w:rPr>
        <w:t xml:space="preserve"> </w:t>
      </w:r>
      <w:r w:rsidR="00AB03A2">
        <w:rPr>
          <w:lang w:val="nl-NL"/>
        </w:rPr>
        <w:t>de motor zeer stil doet draaien.</w:t>
      </w:r>
    </w:p>
    <w:p w14:paraId="20C6FA5F" w14:textId="33039931" w:rsidR="00492D4F" w:rsidRDefault="00EE4CC5" w:rsidP="00BC418B">
      <w:pPr>
        <w:rPr>
          <w:lang w:val="nl-NL"/>
        </w:rPr>
      </w:pPr>
      <w:r w:rsidRPr="00EE4CC5">
        <w:rPr>
          <w:lang w:val="nl-NL"/>
        </w:rPr>
        <w:t xml:space="preserve">Zonder microstepping maakte </w:t>
      </w:r>
      <w:r w:rsidR="00C948F5">
        <w:rPr>
          <w:lang w:val="nl-NL"/>
        </w:rPr>
        <w:t>bijvoorbeeld een</w:t>
      </w:r>
      <w:r w:rsidR="00AD6586">
        <w:rPr>
          <w:lang w:val="nl-NL"/>
        </w:rPr>
        <w:t xml:space="preserve"> 4</w:t>
      </w:r>
      <w:r w:rsidR="008306F1">
        <w:rPr>
          <w:lang w:val="nl-NL"/>
        </w:rPr>
        <w:t>-</w:t>
      </w:r>
      <w:r w:rsidR="009B24F5">
        <w:rPr>
          <w:lang w:val="nl-NL"/>
        </w:rPr>
        <w:t>stappen</w:t>
      </w:r>
      <w:r w:rsidR="00C948F5">
        <w:rPr>
          <w:lang w:val="nl-NL"/>
        </w:rPr>
        <w:t>motor</w:t>
      </w:r>
      <w:r w:rsidRPr="00EE4CC5">
        <w:rPr>
          <w:lang w:val="nl-NL"/>
        </w:rPr>
        <w:t xml:space="preserve"> </w:t>
      </w:r>
      <w:r w:rsidR="00AD6586">
        <w:rPr>
          <w:lang w:val="nl-NL"/>
        </w:rPr>
        <w:t>vier</w:t>
      </w:r>
      <w:r w:rsidRPr="00EE4CC5">
        <w:rPr>
          <w:lang w:val="nl-NL"/>
        </w:rPr>
        <w:t xml:space="preserve"> stappen per volledige </w:t>
      </w:r>
      <w:r w:rsidR="00112B41" w:rsidRPr="00EE4CC5">
        <w:rPr>
          <w:lang w:val="nl-NL"/>
        </w:rPr>
        <w:t>aswenteling</w:t>
      </w:r>
      <w:r w:rsidRPr="00EE4CC5">
        <w:rPr>
          <w:lang w:val="nl-NL"/>
        </w:rPr>
        <w:t xml:space="preserve"> (dus </w:t>
      </w:r>
      <w:r w:rsidR="004A1C3C">
        <w:rPr>
          <w:lang w:val="nl-NL"/>
        </w:rPr>
        <w:t>90</w:t>
      </w:r>
      <w:r w:rsidRPr="00EE4CC5">
        <w:rPr>
          <w:lang w:val="nl-NL"/>
        </w:rPr>
        <w:t>° per stap). Door gebruik te maken van een 1/</w:t>
      </w:r>
      <w:r w:rsidR="00110C69">
        <w:rPr>
          <w:lang w:val="nl-NL"/>
        </w:rPr>
        <w:t>2</w:t>
      </w:r>
      <w:r w:rsidR="005B1BA4">
        <w:rPr>
          <w:lang w:val="nl-NL"/>
        </w:rPr>
        <w:t>56</w:t>
      </w:r>
      <w:r w:rsidR="00744ADF">
        <w:rPr>
          <w:lang w:val="nl-NL"/>
        </w:rPr>
        <w:t>-</w:t>
      </w:r>
      <w:r w:rsidRPr="00EE4CC5">
        <w:rPr>
          <w:lang w:val="nl-NL"/>
        </w:rPr>
        <w:t>microstepping worden de motorspoelen zo aangestuurd dat er</w:t>
      </w:r>
      <w:r w:rsidR="00BD261B">
        <w:rPr>
          <w:lang w:val="nl-NL"/>
        </w:rPr>
        <w:t xml:space="preserve"> </w:t>
      </w:r>
      <w:r w:rsidRPr="00EE4CC5">
        <w:rPr>
          <w:lang w:val="nl-NL"/>
        </w:rPr>
        <w:t xml:space="preserve"> </w:t>
      </w:r>
      <m:oMath>
        <m:r>
          <m:rPr>
            <m:sty m:val="p"/>
          </m:rPr>
          <w:rPr>
            <w:rFonts w:ascii="Cambria Math" w:hAnsi="Cambria Math"/>
            <w:lang w:val="nl-NL"/>
          </w:rPr>
          <m:t xml:space="preserve">4*256=1024 </m:t>
        </m:r>
      </m:oMath>
      <w:r w:rsidR="00BD261B">
        <w:rPr>
          <w:rFonts w:eastAsiaTheme="minorEastAsia"/>
          <w:lang w:val="nl-NL"/>
        </w:rPr>
        <w:t xml:space="preserve"> </w:t>
      </w:r>
      <w:r w:rsidRPr="00EE4CC5">
        <w:rPr>
          <w:lang w:val="nl-NL"/>
        </w:rPr>
        <w:t xml:space="preserve">stappen nodig zijn om een volledige omwenteling te maken (dus </w:t>
      </w:r>
      <w:r w:rsidR="00FC2C62" w:rsidRPr="00FC2C62">
        <w:rPr>
          <w:lang w:val="nl-NL"/>
        </w:rPr>
        <w:t>0,</w:t>
      </w:r>
      <w:r w:rsidR="00B00E11" w:rsidRPr="00B00E11">
        <w:rPr>
          <w:lang w:val="nl-NL"/>
        </w:rPr>
        <w:t>3515625</w:t>
      </w:r>
      <w:r w:rsidRPr="00EE4CC5">
        <w:rPr>
          <w:lang w:val="nl-NL"/>
        </w:rPr>
        <w:t>° per microstap).</w:t>
      </w:r>
    </w:p>
    <w:p w14:paraId="4B2FACAF" w14:textId="051861D7" w:rsidR="000776C2" w:rsidRDefault="000776C2" w:rsidP="009C22E5">
      <w:pPr>
        <w:spacing w:after="0"/>
        <w:rPr>
          <w:lang w:val="nl-NL"/>
        </w:rPr>
      </w:pPr>
      <w:r>
        <w:rPr>
          <w:lang w:val="nl-NL"/>
        </w:rPr>
        <w:t>Eigenschappen</w:t>
      </w:r>
      <w:sdt>
        <w:sdtPr>
          <w:rPr>
            <w:lang w:val="nl-NL"/>
          </w:rPr>
          <w:id w:val="866561738"/>
          <w:citation/>
        </w:sdtPr>
        <w:sdtContent>
          <w:r w:rsidR="003A3E90">
            <w:rPr>
              <w:lang w:val="nl-NL"/>
            </w:rPr>
            <w:fldChar w:fldCharType="begin"/>
          </w:r>
          <w:r w:rsidR="003A3E90">
            <w:rPr>
              <w:lang w:val="nl-NL"/>
            </w:rPr>
            <w:instrText xml:space="preserve"> CITATION TMC2208datasheet \l 1043 </w:instrText>
          </w:r>
          <w:r w:rsidR="003A3E90">
            <w:rPr>
              <w:lang w:val="nl-NL"/>
            </w:rPr>
            <w:fldChar w:fldCharType="separate"/>
          </w:r>
          <w:r w:rsidR="004A4ECC">
            <w:rPr>
              <w:noProof/>
              <w:lang w:val="nl-NL"/>
            </w:rPr>
            <w:t xml:space="preserve"> </w:t>
          </w:r>
          <w:r w:rsidR="004A4ECC" w:rsidRPr="004A4ECC">
            <w:rPr>
              <w:noProof/>
              <w:lang w:val="nl-NL"/>
            </w:rPr>
            <w:t>[13]</w:t>
          </w:r>
          <w:r w:rsidR="003A3E90">
            <w:rPr>
              <w:lang w:val="nl-NL"/>
            </w:rPr>
            <w:fldChar w:fldCharType="end"/>
          </w:r>
        </w:sdtContent>
      </w:sdt>
      <w:r>
        <w:rPr>
          <w:lang w:val="nl-NL"/>
        </w:rPr>
        <w:t>:</w:t>
      </w:r>
    </w:p>
    <w:p w14:paraId="29C08539" w14:textId="246544FB" w:rsidR="00CA49C2" w:rsidRDefault="00196E06" w:rsidP="00CA49C2">
      <w:pPr>
        <w:pStyle w:val="Lijstalinea"/>
        <w:numPr>
          <w:ilvl w:val="0"/>
          <w:numId w:val="44"/>
        </w:numPr>
        <w:rPr>
          <w:lang w:val="nl-NL"/>
        </w:rPr>
      </w:pPr>
      <w:r w:rsidRPr="00196E06">
        <w:rPr>
          <w:lang w:val="nl-NL"/>
        </w:rPr>
        <w:t>Aandrijfcapaciteit tot 1,2 A (RMS) continue spoelstroom - 2 A</w:t>
      </w:r>
      <w:r w:rsidR="00942424">
        <w:rPr>
          <w:lang w:val="nl-NL"/>
        </w:rPr>
        <w:t>-</w:t>
      </w:r>
      <w:r w:rsidRPr="00196E06">
        <w:rPr>
          <w:lang w:val="nl-NL"/>
        </w:rPr>
        <w:t>piek</w:t>
      </w:r>
    </w:p>
    <w:p w14:paraId="4B7651F4" w14:textId="6E936FDF" w:rsidR="00196E06" w:rsidRPr="00A63678" w:rsidRDefault="003821DB" w:rsidP="00CA49C2">
      <w:pPr>
        <w:pStyle w:val="Lijstalinea"/>
        <w:numPr>
          <w:ilvl w:val="0"/>
          <w:numId w:val="44"/>
        </w:numPr>
        <w:rPr>
          <w:lang w:val="en-GB"/>
        </w:rPr>
      </w:pPr>
      <w:r w:rsidRPr="00A63678">
        <w:rPr>
          <w:lang w:val="en-GB"/>
        </w:rPr>
        <w:t>STEP/DIR-interface met 2, 4, 8, 16 of 32 microstep</w:t>
      </w:r>
      <w:r w:rsidR="00A72B93">
        <w:rPr>
          <w:lang w:val="en-GB"/>
        </w:rPr>
        <w:t>-</w:t>
      </w:r>
      <w:r w:rsidRPr="00A63678">
        <w:rPr>
          <w:lang w:val="en-GB"/>
        </w:rPr>
        <w:t>pininstelling</w:t>
      </w:r>
    </w:p>
    <w:p w14:paraId="0B44EEA7" w14:textId="48D822B3" w:rsidR="009E06E9" w:rsidRDefault="009E06E9" w:rsidP="00CA49C2">
      <w:pPr>
        <w:pStyle w:val="Lijstalinea"/>
        <w:numPr>
          <w:ilvl w:val="0"/>
          <w:numId w:val="44"/>
        </w:numPr>
        <w:rPr>
          <w:lang w:val="nl-NL"/>
        </w:rPr>
      </w:pPr>
      <w:r w:rsidRPr="009E06E9">
        <w:rPr>
          <w:lang w:val="nl-NL"/>
        </w:rPr>
        <w:t>256 microstappen door microPlyer™-interpolatie</w:t>
      </w:r>
    </w:p>
    <w:p w14:paraId="0D67E96E" w14:textId="6D1D0D72" w:rsidR="000D7256" w:rsidRDefault="008F0EF2" w:rsidP="00CA49C2">
      <w:pPr>
        <w:pStyle w:val="Lijstalinea"/>
        <w:numPr>
          <w:ilvl w:val="0"/>
          <w:numId w:val="44"/>
        </w:numPr>
        <w:rPr>
          <w:lang w:val="nl-NL"/>
        </w:rPr>
      </w:pPr>
      <w:r>
        <w:rPr>
          <w:lang w:val="nl-NL"/>
        </w:rPr>
        <w:t>S</w:t>
      </w:r>
      <w:r w:rsidR="000D7256" w:rsidRPr="000D7256">
        <w:rPr>
          <w:lang w:val="nl-NL"/>
        </w:rPr>
        <w:t>tealthChop2 voor stille werking en vloeiende bewegingen (standaardinstelling)</w:t>
      </w:r>
    </w:p>
    <w:p w14:paraId="03F19228" w14:textId="05A20A16" w:rsidR="00CF431B" w:rsidRDefault="008F0EF2" w:rsidP="00CA49C2">
      <w:pPr>
        <w:pStyle w:val="Lijstalinea"/>
        <w:numPr>
          <w:ilvl w:val="0"/>
          <w:numId w:val="44"/>
        </w:numPr>
        <w:rPr>
          <w:lang w:val="nl-NL"/>
        </w:rPr>
      </w:pPr>
      <w:r>
        <w:rPr>
          <w:lang w:val="nl-NL"/>
        </w:rPr>
        <w:t>S</w:t>
      </w:r>
      <w:r w:rsidR="00927F22" w:rsidRPr="00927F22">
        <w:rPr>
          <w:lang w:val="nl-NL"/>
        </w:rPr>
        <w:t>preadCycle zeer dynamische motorbesturing chopper (</w:t>
      </w:r>
      <w:r w:rsidR="002C3148">
        <w:rPr>
          <w:lang w:val="nl-NL"/>
        </w:rPr>
        <w:t>schakelbaar</w:t>
      </w:r>
      <w:r w:rsidR="00927F22" w:rsidRPr="00927F22">
        <w:rPr>
          <w:lang w:val="nl-NL"/>
        </w:rPr>
        <w:t xml:space="preserve"> via UART)</w:t>
      </w:r>
    </w:p>
    <w:p w14:paraId="1B9C7D03" w14:textId="00C0B4B7" w:rsidR="004F35B9" w:rsidRDefault="006E048F" w:rsidP="00CA49C2">
      <w:pPr>
        <w:pStyle w:val="Lijstalinea"/>
        <w:numPr>
          <w:ilvl w:val="0"/>
          <w:numId w:val="44"/>
        </w:numPr>
        <w:rPr>
          <w:lang w:val="nl-NL"/>
        </w:rPr>
      </w:pPr>
      <w:r w:rsidRPr="006E048F">
        <w:rPr>
          <w:lang w:val="nl-NL"/>
        </w:rPr>
        <w:t>Voedingsspanning motor: 5,5 tot 36</w:t>
      </w:r>
      <w:r w:rsidR="00685BBF">
        <w:rPr>
          <w:lang w:val="nl-NL"/>
        </w:rPr>
        <w:t xml:space="preserve"> </w:t>
      </w:r>
      <w:r w:rsidRPr="006E048F">
        <w:rPr>
          <w:lang w:val="nl-NL"/>
        </w:rPr>
        <w:t>V</w:t>
      </w:r>
    </w:p>
    <w:p w14:paraId="6DC9A19C" w14:textId="7BE18D05" w:rsidR="006E048F" w:rsidRDefault="0030534F" w:rsidP="00CA49C2">
      <w:pPr>
        <w:pStyle w:val="Lijstalinea"/>
        <w:numPr>
          <w:ilvl w:val="0"/>
          <w:numId w:val="44"/>
        </w:numPr>
        <w:rPr>
          <w:lang w:val="nl-NL"/>
        </w:rPr>
      </w:pPr>
      <w:r w:rsidRPr="0030534F">
        <w:rPr>
          <w:lang w:val="nl-NL"/>
        </w:rPr>
        <w:t>Logische voedingsspanning: 3,3 tot 5</w:t>
      </w:r>
      <w:r w:rsidR="00685BBF">
        <w:rPr>
          <w:lang w:val="nl-NL"/>
        </w:rPr>
        <w:t xml:space="preserve"> </w:t>
      </w:r>
      <w:r w:rsidRPr="0030534F">
        <w:rPr>
          <w:lang w:val="nl-NL"/>
        </w:rPr>
        <w:t>V</w:t>
      </w:r>
    </w:p>
    <w:p w14:paraId="04141F1D" w14:textId="5399FABD" w:rsidR="006D0612" w:rsidRPr="002F4960" w:rsidRDefault="00A52B67" w:rsidP="00CA49C2">
      <w:pPr>
        <w:pStyle w:val="Lijstalinea"/>
        <w:numPr>
          <w:ilvl w:val="0"/>
          <w:numId w:val="44"/>
        </w:numPr>
        <w:rPr>
          <w:lang w:val="nl-NL"/>
        </w:rPr>
      </w:pPr>
      <w:r w:rsidRPr="00A52B67">
        <w:rPr>
          <w:lang w:val="nl-NL"/>
        </w:rPr>
        <w:t>Automatische stand-by</w:t>
      </w:r>
      <w:r w:rsidR="007C1EE4">
        <w:rPr>
          <w:lang w:val="nl-NL"/>
        </w:rPr>
        <w:t xml:space="preserve"> </w:t>
      </w:r>
      <w:r w:rsidRPr="00A52B67">
        <w:rPr>
          <w:lang w:val="nl-NL"/>
        </w:rPr>
        <w:t>stroomreductie (optie)</w:t>
      </w:r>
    </w:p>
    <w:p w14:paraId="75E3DCFD" w14:textId="7DA890D7" w:rsidR="002F5CF9" w:rsidRDefault="00D64A19" w:rsidP="00CA49C2">
      <w:pPr>
        <w:pStyle w:val="Lijstalinea"/>
        <w:numPr>
          <w:ilvl w:val="0"/>
          <w:numId w:val="44"/>
        </w:numPr>
        <w:rPr>
          <w:lang w:val="nl-NL"/>
        </w:rPr>
      </w:pPr>
      <w:r w:rsidRPr="00D64A19">
        <w:rPr>
          <w:lang w:val="nl-NL"/>
        </w:rPr>
        <w:t>Passief remmen en vrijloop</w:t>
      </w:r>
    </w:p>
    <w:p w14:paraId="47259552" w14:textId="7954A36F" w:rsidR="00EE2A7F" w:rsidRDefault="00EE2A7F" w:rsidP="00CA49C2">
      <w:pPr>
        <w:pStyle w:val="Lijstalinea"/>
        <w:numPr>
          <w:ilvl w:val="0"/>
          <w:numId w:val="44"/>
        </w:numPr>
        <w:rPr>
          <w:lang w:val="nl-NL"/>
        </w:rPr>
      </w:pPr>
      <w:r w:rsidRPr="00EE2A7F">
        <w:rPr>
          <w:lang w:val="nl-NL"/>
        </w:rPr>
        <w:t>Single Wire UART</w:t>
      </w:r>
      <w:r w:rsidR="00E772B9">
        <w:rPr>
          <w:lang w:val="nl-NL"/>
        </w:rPr>
        <w:t xml:space="preserve"> </w:t>
      </w:r>
      <w:r w:rsidRPr="00EE2A7F">
        <w:rPr>
          <w:lang w:val="nl-NL"/>
        </w:rPr>
        <w:t xml:space="preserve">&amp; OTP voor geavanceerde </w:t>
      </w:r>
      <w:r w:rsidR="00287AA9" w:rsidRPr="00287AA9">
        <w:rPr>
          <w:lang w:val="nl-NL"/>
        </w:rPr>
        <w:t>configuratie-instelling</w:t>
      </w:r>
      <w:r w:rsidR="00287AA9">
        <w:rPr>
          <w:lang w:val="nl-NL"/>
        </w:rPr>
        <w:t>en</w:t>
      </w:r>
    </w:p>
    <w:p w14:paraId="5580396F" w14:textId="50819CB1" w:rsidR="00757776" w:rsidRDefault="00757776" w:rsidP="00CA49C2">
      <w:pPr>
        <w:pStyle w:val="Lijstalinea"/>
        <w:numPr>
          <w:ilvl w:val="0"/>
          <w:numId w:val="44"/>
        </w:numPr>
        <w:rPr>
          <w:lang w:val="nl-NL"/>
        </w:rPr>
      </w:pPr>
      <w:r w:rsidRPr="00757776">
        <w:rPr>
          <w:lang w:val="nl-NL"/>
        </w:rPr>
        <w:t>Geïntegreerde pulsgenerator voor zelfstandige beweging</w:t>
      </w:r>
    </w:p>
    <w:p w14:paraId="5B1403D9" w14:textId="5FCB066C" w:rsidR="00565AE7" w:rsidRDefault="002E211D" w:rsidP="00C70F00">
      <w:pPr>
        <w:rPr>
          <w:lang w:val="nl-NL"/>
        </w:rPr>
      </w:pPr>
      <w:r>
        <w:rPr>
          <w:lang w:val="nl-NL"/>
        </w:rPr>
        <w:t xml:space="preserve">Een andere keuze </w:t>
      </w:r>
      <w:r w:rsidR="006F3E04">
        <w:rPr>
          <w:lang w:val="nl-NL"/>
        </w:rPr>
        <w:t>om de motoren aan</w:t>
      </w:r>
      <w:r w:rsidR="0021238D">
        <w:rPr>
          <w:lang w:val="nl-NL"/>
        </w:rPr>
        <w:t xml:space="preserve"> te sturen </w:t>
      </w:r>
      <w:r w:rsidR="00C9571C">
        <w:rPr>
          <w:lang w:val="nl-NL"/>
        </w:rPr>
        <w:t>is de</w:t>
      </w:r>
      <w:r w:rsidR="0021238D">
        <w:rPr>
          <w:lang w:val="nl-NL"/>
        </w:rPr>
        <w:t xml:space="preserve"> A</w:t>
      </w:r>
      <w:r w:rsidR="00564761">
        <w:rPr>
          <w:lang w:val="nl-NL"/>
        </w:rPr>
        <w:t>4988</w:t>
      </w:r>
      <w:r w:rsidR="008732BD">
        <w:rPr>
          <w:lang w:val="nl-NL"/>
        </w:rPr>
        <w:t xml:space="preserve"> </w:t>
      </w:r>
      <w:r w:rsidR="008732BD" w:rsidRPr="000525C2">
        <w:rPr>
          <w:lang w:val="nl-NL"/>
        </w:rPr>
        <w:t>microstepping</w:t>
      </w:r>
      <w:r w:rsidR="00B40FA9">
        <w:rPr>
          <w:lang w:val="nl-NL"/>
        </w:rPr>
        <w:t xml:space="preserve"> </w:t>
      </w:r>
      <w:r w:rsidR="00B65C19">
        <w:rPr>
          <w:lang w:val="nl-NL"/>
        </w:rPr>
        <w:t>stappen</w:t>
      </w:r>
      <w:r w:rsidR="008732BD" w:rsidRPr="000525C2">
        <w:rPr>
          <w:lang w:val="nl-NL"/>
        </w:rPr>
        <w:t xml:space="preserve">motordriver. </w:t>
      </w:r>
      <w:r w:rsidR="00355CB2" w:rsidRPr="000525C2">
        <w:rPr>
          <w:lang w:val="nl-NL"/>
        </w:rPr>
        <w:t xml:space="preserve">Het voordeel van deze chip </w:t>
      </w:r>
      <w:r w:rsidR="000525C2" w:rsidRPr="000525C2">
        <w:rPr>
          <w:lang w:val="nl-NL"/>
        </w:rPr>
        <w:t xml:space="preserve">is dat </w:t>
      </w:r>
      <w:r w:rsidR="00F72372">
        <w:rPr>
          <w:lang w:val="nl-NL"/>
        </w:rPr>
        <w:t>hij</w:t>
      </w:r>
      <w:r w:rsidR="000525C2" w:rsidRPr="000525C2">
        <w:rPr>
          <w:lang w:val="nl-NL"/>
        </w:rPr>
        <w:t xml:space="preserve"> een beetje</w:t>
      </w:r>
      <w:r w:rsidR="00286B7D">
        <w:rPr>
          <w:lang w:val="nl-NL"/>
        </w:rPr>
        <w:t xml:space="preserve"> goedkoper is. </w:t>
      </w:r>
      <w:r w:rsidR="0060332A">
        <w:rPr>
          <w:lang w:val="nl-NL"/>
        </w:rPr>
        <w:t>H</w:t>
      </w:r>
      <w:r w:rsidR="00286B7D">
        <w:rPr>
          <w:lang w:val="nl-NL"/>
        </w:rPr>
        <w:t xml:space="preserve">et nadeel en de reden waarom deze chip niet </w:t>
      </w:r>
      <w:r w:rsidR="00BF5AB0">
        <w:rPr>
          <w:lang w:val="nl-NL"/>
        </w:rPr>
        <w:t xml:space="preserve">wordt </w:t>
      </w:r>
      <w:r w:rsidR="00DB060B">
        <w:rPr>
          <w:lang w:val="nl-NL"/>
        </w:rPr>
        <w:t>gebru</w:t>
      </w:r>
      <w:r w:rsidR="005C0415">
        <w:rPr>
          <w:lang w:val="nl-NL"/>
        </w:rPr>
        <w:t>ikt</w:t>
      </w:r>
      <w:r w:rsidR="0060332A">
        <w:rPr>
          <w:lang w:val="nl-NL"/>
        </w:rPr>
        <w:t>,</w:t>
      </w:r>
      <w:r w:rsidR="00286B7D">
        <w:rPr>
          <w:lang w:val="nl-NL"/>
        </w:rPr>
        <w:t xml:space="preserve"> is dat de motor</w:t>
      </w:r>
      <w:r w:rsidR="00BB190E">
        <w:rPr>
          <w:lang w:val="nl-NL"/>
        </w:rPr>
        <w:t>en veel meer lawaai maken.</w:t>
      </w:r>
    </w:p>
    <w:p w14:paraId="3E9CC414" w14:textId="23890866" w:rsidR="00565AE7" w:rsidRPr="00C70F00" w:rsidRDefault="00565AE7" w:rsidP="00C70F00">
      <w:pPr>
        <w:rPr>
          <w:lang w:val="nl-NL"/>
        </w:rPr>
        <w:sectPr w:rsidR="00565AE7" w:rsidRPr="00C70F00" w:rsidSect="00995550">
          <w:pgSz w:w="11906" w:h="16838"/>
          <w:pgMar w:top="1417" w:right="1417" w:bottom="1417" w:left="1417" w:header="708" w:footer="708" w:gutter="0"/>
          <w:cols w:space="708"/>
          <w:titlePg/>
          <w:docGrid w:linePitch="360"/>
        </w:sectPr>
      </w:pPr>
    </w:p>
    <w:p w14:paraId="794428FC" w14:textId="3B81CA36" w:rsidR="00E11664" w:rsidRDefault="00643788" w:rsidP="00E11664">
      <w:pPr>
        <w:pStyle w:val="Kop2"/>
        <w:rPr>
          <w:lang w:val="nl-NL"/>
        </w:rPr>
      </w:pPr>
      <w:bookmarkStart w:id="51" w:name="_Toc133405030"/>
      <w:r>
        <w:rPr>
          <w:lang w:val="nl-NL"/>
        </w:rPr>
        <w:lastRenderedPageBreak/>
        <w:t>Mechanica</w:t>
      </w:r>
      <w:bookmarkEnd w:id="51"/>
    </w:p>
    <w:p w14:paraId="4F105B54" w14:textId="31942CAC" w:rsidR="00750CC5" w:rsidRDefault="00750CC5" w:rsidP="00650E0C">
      <w:r>
        <w:t>In een vorig hoofdstuk werden de verschillende types motoren al besproken. Zoals werd bekeken heeft ieder type motor een verschillende draagkracht, en is die dus ook beter toepasbaar op verschillende punten.</w:t>
      </w:r>
    </w:p>
    <w:p w14:paraId="418C7A69" w14:textId="3348D436" w:rsidR="00750CC5" w:rsidRDefault="00750CC5" w:rsidP="00650E0C">
      <w:r>
        <w:t>Bij industriële armen wordt voor de scharnierpunten gebruik gemaakt van st</w:t>
      </w:r>
      <w:r w:rsidR="00FE3A80">
        <w:t>a</w:t>
      </w:r>
      <w:r>
        <w:t>ppe</w:t>
      </w:r>
      <w:r w:rsidR="00FE3A80">
        <w:t>n</w:t>
      </w:r>
      <w:r>
        <w:t>motoren en servomotoren. Afhankelijk van het type motor is een andere mechanische ontwerpstrategie nodig. Het prototype</w:t>
      </w:r>
      <w:r w:rsidR="00690D2C">
        <w:t>,</w:t>
      </w:r>
      <w:r>
        <w:t xml:space="preserve"> besproken in dit dossier</w:t>
      </w:r>
      <w:r w:rsidR="00690D2C">
        <w:t>,</w:t>
      </w:r>
      <w:r>
        <w:t xml:space="preserve"> </w:t>
      </w:r>
      <w:r w:rsidR="00F76DA4">
        <w:t xml:space="preserve">wordt </w:t>
      </w:r>
      <w:r>
        <w:t xml:space="preserve">uitgewerkt met een 3D-printer, ook dat is een belangrijk punt om rekening mee te houden. De verschillende mogelijkheden met deze eigenschappen kunnen worden opgedeeld in </w:t>
      </w:r>
      <w:r w:rsidR="00AC496B">
        <w:t>drie</w:t>
      </w:r>
      <w:r>
        <w:t xml:space="preserve"> groepen</w:t>
      </w:r>
      <w:r w:rsidR="00A468C8">
        <w:t>.</w:t>
      </w:r>
      <w:r w:rsidR="00A468C8">
        <w:br/>
        <w:t>Deze groepen bestaan</w:t>
      </w:r>
      <w:r w:rsidR="00385C03">
        <w:t xml:space="preserve"> uit een cartesische, een articulated en een SCARA-robotarm</w:t>
      </w:r>
      <w:r w:rsidR="00BF3A9E">
        <w:t xml:space="preserve">, </w:t>
      </w:r>
      <w:r w:rsidR="00E14ECD">
        <w:t xml:space="preserve">deze is te zien op </w:t>
      </w:r>
      <w:r w:rsidR="004C173C">
        <w:t xml:space="preserve">de </w:t>
      </w:r>
      <w:r w:rsidR="00E14ECD">
        <w:t xml:space="preserve">figuur </w:t>
      </w:r>
      <w:r w:rsidR="00BF3A9E">
        <w:t>hieronder</w:t>
      </w:r>
      <w:r w:rsidR="00E14ECD">
        <w:t>.</w:t>
      </w:r>
      <w:r w:rsidR="00A961BE">
        <w:t xml:space="preserve"> </w:t>
      </w:r>
      <w:r w:rsidR="00A961BE">
        <w:fldChar w:fldCharType="begin"/>
      </w:r>
      <w:r w:rsidR="00A961BE">
        <w:instrText xml:space="preserve"> REF _Ref130494019 \h </w:instrText>
      </w:r>
      <w:r w:rsidR="00A961BE">
        <w:fldChar w:fldCharType="separate"/>
      </w:r>
      <w:r w:rsidR="00B95FD8">
        <w:t xml:space="preserve">Figuur </w:t>
      </w:r>
      <w:r w:rsidR="00B95FD8">
        <w:rPr>
          <w:noProof/>
        </w:rPr>
        <w:t>7</w:t>
      </w:r>
      <w:r w:rsidR="00A961BE">
        <w:fldChar w:fldCharType="end"/>
      </w:r>
      <w:sdt>
        <w:sdtPr>
          <w:id w:val="933473012"/>
          <w:citation/>
        </w:sdtPr>
        <w:sdtContent>
          <w:r w:rsidR="005A4E8E">
            <w:fldChar w:fldCharType="begin"/>
          </w:r>
          <w:r w:rsidR="005A4E8E">
            <w:rPr>
              <w:lang w:val="nl-NL"/>
            </w:rPr>
            <w:instrText xml:space="preserve"> CITATION Soortenrobotarmen \l 1043 </w:instrText>
          </w:r>
          <w:r w:rsidR="005A4E8E">
            <w:fldChar w:fldCharType="separate"/>
          </w:r>
          <w:r w:rsidR="004A4ECC">
            <w:rPr>
              <w:noProof/>
              <w:lang w:val="nl-NL"/>
            </w:rPr>
            <w:t xml:space="preserve"> </w:t>
          </w:r>
          <w:r w:rsidR="004A4ECC" w:rsidRPr="004A4ECC">
            <w:rPr>
              <w:noProof/>
              <w:lang w:val="nl-NL"/>
            </w:rPr>
            <w:t>[14]</w:t>
          </w:r>
          <w:r w:rsidR="005A4E8E">
            <w:fldChar w:fldCharType="end"/>
          </w:r>
        </w:sdtContent>
      </w:sdt>
    </w:p>
    <w:p w14:paraId="5C8FF637" w14:textId="73F754D0" w:rsidR="00AC496B" w:rsidRDefault="00AC496B" w:rsidP="00AC496B">
      <w:pPr>
        <w:keepNext/>
        <w:spacing w:before="144" w:after="144"/>
        <w:jc w:val="center"/>
      </w:pPr>
      <w:r>
        <w:rPr>
          <w:noProof/>
        </w:rPr>
        <w:drawing>
          <wp:inline distT="0" distB="0" distL="0" distR="0" wp14:anchorId="2C9F5B19" wp14:editId="47BDFEB5">
            <wp:extent cx="3415145" cy="1922220"/>
            <wp:effectExtent l="0" t="0" r="0" b="1905"/>
            <wp:docPr id="35" name="Afbeelding 35"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diagram&#10;&#10;Automatisch gegenereerde beschrijving"/>
                    <pic:cNvPicPr/>
                  </pic:nvPicPr>
                  <pic:blipFill>
                    <a:blip r:embed="rId28"/>
                    <a:stretch>
                      <a:fillRect/>
                    </a:stretch>
                  </pic:blipFill>
                  <pic:spPr>
                    <a:xfrm>
                      <a:off x="0" y="0"/>
                      <a:ext cx="3430400" cy="1930806"/>
                    </a:xfrm>
                    <a:prstGeom prst="rect">
                      <a:avLst/>
                    </a:prstGeom>
                  </pic:spPr>
                </pic:pic>
              </a:graphicData>
            </a:graphic>
          </wp:inline>
        </w:drawing>
      </w:r>
    </w:p>
    <w:p w14:paraId="4540E044" w14:textId="7F2E3D05" w:rsidR="00750CC5" w:rsidRDefault="00AC496B" w:rsidP="00AC496B">
      <w:pPr>
        <w:pStyle w:val="Bijschrift"/>
        <w:jc w:val="center"/>
      </w:pPr>
      <w:bookmarkStart w:id="52" w:name="_Ref130494019"/>
      <w:bookmarkStart w:id="53" w:name="_Toc133405071"/>
      <w:r>
        <w:t xml:space="preserve">Figuur </w:t>
      </w:r>
      <w:r>
        <w:fldChar w:fldCharType="begin"/>
      </w:r>
      <w:r>
        <w:instrText xml:space="preserve"> SEQ Figuur \* ARABIC </w:instrText>
      </w:r>
      <w:r>
        <w:fldChar w:fldCharType="separate"/>
      </w:r>
      <w:r w:rsidR="00B95FD8">
        <w:rPr>
          <w:noProof/>
        </w:rPr>
        <w:t>7</w:t>
      </w:r>
      <w:r>
        <w:fldChar w:fldCharType="end"/>
      </w:r>
      <w:bookmarkEnd w:id="52"/>
      <w:r>
        <w:t>: Verschillende types robotarmen</w:t>
      </w:r>
      <w:sdt>
        <w:sdtPr>
          <w:id w:val="222257772"/>
          <w:citation/>
        </w:sdtPr>
        <w:sdtContent>
          <w:r w:rsidR="008C4E6D">
            <w:fldChar w:fldCharType="begin"/>
          </w:r>
          <w:r w:rsidR="008C4E6D">
            <w:rPr>
              <w:lang w:val="nl-NL"/>
            </w:rPr>
            <w:instrText xml:space="preserve"> CITATION Soortenrobotarmen \l 1043 </w:instrText>
          </w:r>
          <w:r w:rsidR="008C4E6D">
            <w:fldChar w:fldCharType="separate"/>
          </w:r>
          <w:r w:rsidR="004A4ECC">
            <w:rPr>
              <w:noProof/>
              <w:lang w:val="nl-NL"/>
            </w:rPr>
            <w:t xml:space="preserve"> </w:t>
          </w:r>
          <w:r w:rsidR="004A4ECC" w:rsidRPr="004A4ECC">
            <w:rPr>
              <w:noProof/>
              <w:lang w:val="nl-NL"/>
            </w:rPr>
            <w:t>[14]</w:t>
          </w:r>
          <w:r w:rsidR="008C4E6D">
            <w:fldChar w:fldCharType="end"/>
          </w:r>
        </w:sdtContent>
      </w:sdt>
      <w:bookmarkEnd w:id="53"/>
    </w:p>
    <w:p w14:paraId="2194DF3B" w14:textId="27603581" w:rsidR="006E4195" w:rsidRPr="0018520F" w:rsidRDefault="006E4195" w:rsidP="006E4195">
      <w:pPr>
        <w:pStyle w:val="Kop3"/>
      </w:pPr>
      <w:bookmarkStart w:id="54" w:name="_Toc133405031"/>
      <w:r>
        <w:t>Cartesische</w:t>
      </w:r>
      <w:r w:rsidR="009A7F33">
        <w:t xml:space="preserve"> robotarm</w:t>
      </w:r>
      <w:bookmarkEnd w:id="54"/>
    </w:p>
    <w:p w14:paraId="2C5117CE" w14:textId="590801D2" w:rsidR="001828A1" w:rsidRDefault="00603ED9" w:rsidP="001828A1">
      <w:pPr>
        <w:spacing w:before="144" w:after="144"/>
        <w:sectPr w:rsidR="001828A1" w:rsidSect="00995550">
          <w:pgSz w:w="11906" w:h="16838"/>
          <w:pgMar w:top="1417" w:right="1417" w:bottom="1417" w:left="1417" w:header="708" w:footer="708" w:gutter="0"/>
          <w:cols w:space="708"/>
          <w:titlePg/>
          <w:docGrid w:linePitch="360"/>
        </w:sectPr>
      </w:pPr>
      <w:r>
        <w:rPr>
          <w:noProof/>
        </w:rPr>
        <mc:AlternateContent>
          <mc:Choice Requires="wps">
            <w:drawing>
              <wp:anchor distT="0" distB="0" distL="114300" distR="114300" simplePos="0" relativeHeight="251650560" behindDoc="0" locked="0" layoutInCell="1" allowOverlap="1" wp14:anchorId="6336CBF7" wp14:editId="32B30A40">
                <wp:simplePos x="0" y="0"/>
                <wp:positionH relativeFrom="column">
                  <wp:posOffset>48260</wp:posOffset>
                </wp:positionH>
                <wp:positionV relativeFrom="paragraph">
                  <wp:posOffset>2830195</wp:posOffset>
                </wp:positionV>
                <wp:extent cx="1738630" cy="635"/>
                <wp:effectExtent l="0" t="0" r="0" b="0"/>
                <wp:wrapSquare wrapText="bothSides"/>
                <wp:docPr id="39" name="Tekstvak 39"/>
                <wp:cNvGraphicFramePr/>
                <a:graphic xmlns:a="http://schemas.openxmlformats.org/drawingml/2006/main">
                  <a:graphicData uri="http://schemas.microsoft.com/office/word/2010/wordprocessingShape">
                    <wps:wsp>
                      <wps:cNvSpPr txBox="1"/>
                      <wps:spPr>
                        <a:xfrm>
                          <a:off x="0" y="0"/>
                          <a:ext cx="1738630" cy="635"/>
                        </a:xfrm>
                        <a:prstGeom prst="rect">
                          <a:avLst/>
                        </a:prstGeom>
                        <a:solidFill>
                          <a:prstClr val="white"/>
                        </a:solidFill>
                        <a:ln>
                          <a:noFill/>
                        </a:ln>
                      </wps:spPr>
                      <wps:txbx>
                        <w:txbxContent>
                          <w:p w14:paraId="5AD21EFF" w14:textId="2AACA0DA" w:rsidR="00603ED9" w:rsidRPr="0052024D" w:rsidRDefault="00603ED9" w:rsidP="00603ED9">
                            <w:pPr>
                              <w:pStyle w:val="Bijschrift"/>
                              <w:rPr>
                                <w:noProof/>
                                <w:sz w:val="24"/>
                              </w:rPr>
                            </w:pPr>
                            <w:bookmarkStart w:id="55" w:name="_Ref130494385"/>
                            <w:bookmarkStart w:id="56" w:name="_Toc133405072"/>
                            <w:r>
                              <w:t xml:space="preserve">Figuur </w:t>
                            </w:r>
                            <w:r>
                              <w:fldChar w:fldCharType="begin"/>
                            </w:r>
                            <w:r>
                              <w:instrText xml:space="preserve"> SEQ Figuur \* ARABIC </w:instrText>
                            </w:r>
                            <w:r>
                              <w:fldChar w:fldCharType="separate"/>
                            </w:r>
                            <w:r w:rsidR="00B95FD8">
                              <w:rPr>
                                <w:noProof/>
                              </w:rPr>
                              <w:t>8</w:t>
                            </w:r>
                            <w:r>
                              <w:fldChar w:fldCharType="end"/>
                            </w:r>
                            <w:bookmarkEnd w:id="55"/>
                            <w:r>
                              <w:t>: Cartesische robotarm en de aluminium profielen</w:t>
                            </w:r>
                            <w:sdt>
                              <w:sdtPr>
                                <w:id w:val="2112160580"/>
                                <w:citation/>
                              </w:sdtPr>
                              <w:sdtContent>
                                <w:r w:rsidR="008C4E6D">
                                  <w:fldChar w:fldCharType="begin"/>
                                </w:r>
                                <w:r w:rsidR="008C4E6D">
                                  <w:rPr>
                                    <w:lang w:val="nl-NL"/>
                                  </w:rPr>
                                  <w:instrText xml:space="preserve"> CITATION aluminiumprofiel \l 1043 </w:instrText>
                                </w:r>
                                <w:r w:rsidR="008C4E6D">
                                  <w:fldChar w:fldCharType="separate"/>
                                </w:r>
                                <w:r>
                                  <w:rPr>
                                    <w:noProof/>
                                    <w:lang w:val="nl-NL"/>
                                  </w:rPr>
                                  <w:t xml:space="preserve"> [16]</w:t>
                                </w:r>
                                <w:r w:rsidR="008C4E6D">
                                  <w:fldChar w:fldCharType="end"/>
                                </w:r>
                              </w:sdtContent>
                            </w:sdt>
                            <w:sdt>
                              <w:sdtPr>
                                <w:id w:val="-199176352"/>
                                <w:citation/>
                              </w:sdtPr>
                              <w:sdtContent>
                                <w:r w:rsidR="001F7D45">
                                  <w:fldChar w:fldCharType="begin"/>
                                </w:r>
                                <w:r w:rsidR="001F7D45">
                                  <w:rPr>
                                    <w:lang w:val="nl-NL"/>
                                  </w:rPr>
                                  <w:instrText xml:space="preserve"> CITATION cartesischerobotarm \l 1043 </w:instrText>
                                </w:r>
                                <w:r w:rsidR="001F7D45">
                                  <w:fldChar w:fldCharType="separate"/>
                                </w:r>
                                <w:r>
                                  <w:rPr>
                                    <w:noProof/>
                                    <w:lang w:val="nl-NL"/>
                                  </w:rPr>
                                  <w:t xml:space="preserve"> [15]</w:t>
                                </w:r>
                                <w:r w:rsidR="001F7D45">
                                  <w:fldChar w:fldCharType="end"/>
                                </w:r>
                              </w:sdtContent>
                            </w:sdt>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CBF7" id="Tekstvak 39" o:spid="_x0000_s1035" type="#_x0000_t202" style="position:absolute;margin-left:3.8pt;margin-top:222.85pt;width:136.9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16dGQIAAD8EAAAOAAAAZHJzL2Uyb0RvYy54bWysU1Fv2jAQfp+0/2D5fQSKRqu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" stroked="f">
                <v:textbox style="mso-fit-shape-to-text:t" inset="0,0,0,0">
                  <w:txbxContent>
                    <w:p w14:paraId="5AD21EFF" w14:textId="2AACA0DA" w:rsidR="00603ED9" w:rsidRPr="0052024D" w:rsidRDefault="00603ED9" w:rsidP="00603ED9">
                      <w:pPr>
                        <w:pStyle w:val="Bijschrift"/>
                        <w:rPr>
                          <w:noProof/>
                          <w:sz w:val="24"/>
                        </w:rPr>
                      </w:pPr>
                      <w:bookmarkStart w:id="57" w:name="_Ref130494385"/>
                      <w:bookmarkStart w:id="58" w:name="_Toc133405072"/>
                      <w:r>
                        <w:t xml:space="preserve">Figuur </w:t>
                      </w:r>
                      <w:r>
                        <w:fldChar w:fldCharType="begin"/>
                      </w:r>
                      <w:r>
                        <w:instrText xml:space="preserve"> SEQ Figuur \* ARABIC </w:instrText>
                      </w:r>
                      <w:r>
                        <w:fldChar w:fldCharType="separate"/>
                      </w:r>
                      <w:r w:rsidR="00B95FD8">
                        <w:rPr>
                          <w:noProof/>
                        </w:rPr>
                        <w:t>8</w:t>
                      </w:r>
                      <w:r>
                        <w:fldChar w:fldCharType="end"/>
                      </w:r>
                      <w:bookmarkEnd w:id="57"/>
                      <w:r>
                        <w:t>: Cartesische robotarm en de aluminium profielen</w:t>
                      </w:r>
                      <w:sdt>
                        <w:sdtPr>
                          <w:id w:val="2112160580"/>
                          <w:citation/>
                        </w:sdtPr>
                        <w:sdtContent>
                          <w:r w:rsidR="008C4E6D">
                            <w:fldChar w:fldCharType="begin"/>
                          </w:r>
                          <w:r w:rsidR="008C4E6D">
                            <w:rPr>
                              <w:lang w:val="nl-NL"/>
                            </w:rPr>
                            <w:instrText xml:space="preserve"> CITATION aluminiumprofiel \l 1043 </w:instrText>
                          </w:r>
                          <w:r w:rsidR="008C4E6D">
                            <w:fldChar w:fldCharType="separate"/>
                          </w:r>
                          <w:r>
                            <w:rPr>
                              <w:noProof/>
                              <w:lang w:val="nl-NL"/>
                            </w:rPr>
                            <w:t xml:space="preserve"> [16]</w:t>
                          </w:r>
                          <w:r w:rsidR="008C4E6D">
                            <w:fldChar w:fldCharType="end"/>
                          </w:r>
                        </w:sdtContent>
                      </w:sdt>
                      <w:sdt>
                        <w:sdtPr>
                          <w:id w:val="-199176352"/>
                          <w:citation/>
                        </w:sdtPr>
                        <w:sdtContent>
                          <w:r w:rsidR="001F7D45">
                            <w:fldChar w:fldCharType="begin"/>
                          </w:r>
                          <w:r w:rsidR="001F7D45">
                            <w:rPr>
                              <w:lang w:val="nl-NL"/>
                            </w:rPr>
                            <w:instrText xml:space="preserve"> CITATION cartesischerobotarm \l 1043 </w:instrText>
                          </w:r>
                          <w:r w:rsidR="001F7D45">
                            <w:fldChar w:fldCharType="separate"/>
                          </w:r>
                          <w:r>
                            <w:rPr>
                              <w:noProof/>
                              <w:lang w:val="nl-NL"/>
                            </w:rPr>
                            <w:t xml:space="preserve"> [15]</w:t>
                          </w:r>
                          <w:r w:rsidR="001F7D45">
                            <w:fldChar w:fldCharType="end"/>
                          </w:r>
                        </w:sdtContent>
                      </w:sdt>
                      <w:bookmarkEnd w:id="58"/>
                    </w:p>
                  </w:txbxContent>
                </v:textbox>
                <w10:wrap type="square"/>
              </v:shape>
            </w:pict>
          </mc:Fallback>
        </mc:AlternateContent>
      </w:r>
      <w:r>
        <w:rPr>
          <w:noProof/>
        </w:rPr>
        <w:drawing>
          <wp:anchor distT="0" distB="0" distL="114300" distR="114300" simplePos="0" relativeHeight="251654656" behindDoc="0" locked="0" layoutInCell="1" allowOverlap="1" wp14:anchorId="0605D100" wp14:editId="67723780">
            <wp:simplePos x="0" y="0"/>
            <wp:positionH relativeFrom="column">
              <wp:posOffset>48837</wp:posOffset>
            </wp:positionH>
            <wp:positionV relativeFrom="paragraph">
              <wp:posOffset>87341</wp:posOffset>
            </wp:positionV>
            <wp:extent cx="1738630" cy="2686050"/>
            <wp:effectExtent l="0" t="0" r="635" b="0"/>
            <wp:wrapSquare wrapText="bothSides"/>
            <wp:docPr id="38" name="Afbeelding 38" descr="Afbeelding met tekst, gereedschap, molenaa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 gereedschap, molenaar&#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1738630" cy="2686050"/>
                    </a:xfrm>
                    <a:prstGeom prst="rect">
                      <a:avLst/>
                    </a:prstGeom>
                  </pic:spPr>
                </pic:pic>
              </a:graphicData>
            </a:graphic>
            <wp14:sizeRelH relativeFrom="margin">
              <wp14:pctWidth>0</wp14:pctWidth>
            </wp14:sizeRelH>
            <wp14:sizeRelV relativeFrom="margin">
              <wp14:pctHeight>0</wp14:pctHeight>
            </wp14:sizeRelV>
          </wp:anchor>
        </w:drawing>
      </w:r>
      <w:r w:rsidR="0018520F">
        <w:t>D</w:t>
      </w:r>
      <w:r w:rsidR="0018520F" w:rsidRPr="00650E0C">
        <w:t>e cartesische</w:t>
      </w:r>
      <w:r w:rsidR="00750CC5" w:rsidRPr="00650E0C">
        <w:t xml:space="preserve"> robot </w:t>
      </w:r>
      <w:r w:rsidR="00750CC5" w:rsidRPr="00AE6901">
        <w:t xml:space="preserve">lijkt het meeste op een klassieke CNC-machine of 3D-printer. Cartesische of lineaire robots werken op </w:t>
      </w:r>
      <w:r w:rsidR="00E135CB" w:rsidRPr="00AE6901">
        <w:t>drie</w:t>
      </w:r>
      <w:r w:rsidR="00750CC5" w:rsidRPr="00AE6901">
        <w:t xml:space="preserve"> assen: X,Y en Z. </w:t>
      </w:r>
      <w:r w:rsidR="000417B8" w:rsidRPr="00AE6901">
        <w:t>Deze drie assen maken het mogelijk om in drie dimensies te bewegen</w:t>
      </w:r>
      <w:r w:rsidR="00C6161B" w:rsidRPr="00AE6901">
        <w:t>: horizontaal (X- en Y-as)</w:t>
      </w:r>
      <w:r w:rsidR="008518CC" w:rsidRPr="00AE6901">
        <w:t xml:space="preserve"> en verticaal (Z-as)</w:t>
      </w:r>
      <w:r w:rsidR="00C6161B" w:rsidRPr="00AE6901">
        <w:t>.</w:t>
      </w:r>
      <w:r w:rsidR="00555B74" w:rsidRPr="00AE6901">
        <w:t xml:space="preserve"> Dit</w:t>
      </w:r>
      <w:r w:rsidR="00750CC5" w:rsidRPr="00AE6901">
        <w:t xml:space="preserve"> type</w:t>
      </w:r>
      <w:r w:rsidR="00F244C6" w:rsidRPr="00AE6901">
        <w:t xml:space="preserve"> robot</w:t>
      </w:r>
      <w:r w:rsidR="00750CC5" w:rsidRPr="00AE6901">
        <w:t xml:space="preserve"> is erg flexibel</w:t>
      </w:r>
      <w:r w:rsidR="004B50BC" w:rsidRPr="00AE6901">
        <w:t xml:space="preserve"> dankzij de specifieke </w:t>
      </w:r>
      <w:r w:rsidR="00163095" w:rsidRPr="00AE6901">
        <w:t>opbouw</w:t>
      </w:r>
      <w:r w:rsidR="00750CC5" w:rsidRPr="00AE6901">
        <w:t>. Zo kan die snel en eenvoudig worden aangepast</w:t>
      </w:r>
      <w:r w:rsidR="00E00A5E">
        <w:t xml:space="preserve">, </w:t>
      </w:r>
      <w:r w:rsidR="00750CC5" w:rsidRPr="00AE6901">
        <w:t>afhankelijk van de toepassing</w:t>
      </w:r>
      <w:r w:rsidR="00750CC5" w:rsidRPr="00650E0C">
        <w:t>. Deze hoge flexibiliteit is te danken aan de typerende aluminiumprofielen waaruit d</w:t>
      </w:r>
      <w:r w:rsidR="001D5CDC">
        <w:t>e robot</w:t>
      </w:r>
      <w:r w:rsidR="00750CC5" w:rsidRPr="00650E0C">
        <w:t xml:space="preserve"> is opgebouwd. Deze profielen zijn internationaal verkrijgbaar in verschillende lengtes en breedtes en laten zich erg makkelijk bewerken. Hierdoor kunnen lagers, </w:t>
      </w:r>
      <w:r w:rsidR="00750CC5" w:rsidRPr="00401AEE">
        <w:t>geleiders</w:t>
      </w:r>
      <w:r w:rsidR="00D36D26" w:rsidRPr="00401AEE">
        <w:t xml:space="preserve"> </w:t>
      </w:r>
      <w:r w:rsidR="009F48FC" w:rsidRPr="00401AEE">
        <w:t xml:space="preserve">en </w:t>
      </w:r>
      <w:r w:rsidR="00D36D26" w:rsidRPr="00401AEE">
        <w:t>andere componenten</w:t>
      </w:r>
      <w:r w:rsidR="00750CC5" w:rsidRPr="00401AEE">
        <w:t xml:space="preserve"> makkelijk en snel worden gemonteerd. Door deze standaardprofielen kan ook de prijs van een</w:t>
      </w:r>
      <w:r w:rsidR="00750CC5" w:rsidRPr="00650E0C">
        <w:t xml:space="preserve"> cartesisch systeem erg aantrekkelijk zijn.</w:t>
      </w:r>
      <w:r w:rsidR="00044F4D">
        <w:t xml:space="preserve"> </w:t>
      </w:r>
      <w:r w:rsidR="00044F4D">
        <w:fldChar w:fldCharType="begin"/>
      </w:r>
      <w:r w:rsidR="00044F4D">
        <w:instrText xml:space="preserve"> REF _Ref130494385 \h </w:instrText>
      </w:r>
      <w:r w:rsidR="00044F4D">
        <w:fldChar w:fldCharType="separate"/>
      </w:r>
      <w:r w:rsidR="00B95FD8">
        <w:t xml:space="preserve">Figuur </w:t>
      </w:r>
      <w:r w:rsidR="00B95FD8">
        <w:rPr>
          <w:noProof/>
        </w:rPr>
        <w:t>8</w:t>
      </w:r>
      <w:r w:rsidR="00044F4D">
        <w:fldChar w:fldCharType="end"/>
      </w:r>
      <w:sdt>
        <w:sdtPr>
          <w:id w:val="-1058553302"/>
          <w:citation/>
        </w:sdtPr>
        <w:sdtContent>
          <w:r w:rsidR="008C2278">
            <w:fldChar w:fldCharType="begin"/>
          </w:r>
          <w:r w:rsidR="00282361">
            <w:rPr>
              <w:lang w:val="nl-NL"/>
            </w:rPr>
            <w:instrText xml:space="preserve">CITATION cartesischerobotarm \l 1043 </w:instrText>
          </w:r>
          <w:r w:rsidR="008C2278">
            <w:fldChar w:fldCharType="separate"/>
          </w:r>
          <w:r w:rsidR="004A4ECC">
            <w:rPr>
              <w:noProof/>
              <w:lang w:val="nl-NL"/>
            </w:rPr>
            <w:t xml:space="preserve"> </w:t>
          </w:r>
          <w:r w:rsidR="004A4ECC" w:rsidRPr="004A4ECC">
            <w:rPr>
              <w:noProof/>
              <w:lang w:val="nl-NL"/>
            </w:rPr>
            <w:t>[15]</w:t>
          </w:r>
          <w:r w:rsidR="008C2278">
            <w:fldChar w:fldCharType="end"/>
          </w:r>
        </w:sdtContent>
      </w:sdt>
      <w:sdt>
        <w:sdtPr>
          <w:id w:val="1544093271"/>
          <w:citation/>
        </w:sdtPr>
        <w:sdtContent>
          <w:r w:rsidR="001828A1">
            <w:fldChar w:fldCharType="begin"/>
          </w:r>
          <w:r w:rsidR="001828A1">
            <w:rPr>
              <w:lang w:val="nl-NL"/>
            </w:rPr>
            <w:instrText xml:space="preserve"> CITATION aluminiumprofiel \l 1043 </w:instrText>
          </w:r>
          <w:r w:rsidR="001828A1">
            <w:fldChar w:fldCharType="separate"/>
          </w:r>
          <w:r w:rsidR="004A4ECC">
            <w:rPr>
              <w:noProof/>
              <w:lang w:val="nl-NL"/>
            </w:rPr>
            <w:t xml:space="preserve"> </w:t>
          </w:r>
          <w:r w:rsidR="004A4ECC" w:rsidRPr="004A4ECC">
            <w:rPr>
              <w:noProof/>
              <w:lang w:val="nl-NL"/>
            </w:rPr>
            <w:t>[16]</w:t>
          </w:r>
          <w:r w:rsidR="001828A1">
            <w:fldChar w:fldCharType="end"/>
          </w:r>
        </w:sdtContent>
      </w:sdt>
    </w:p>
    <w:p w14:paraId="64724FD7" w14:textId="71EDB14A" w:rsidR="00D33F04" w:rsidRDefault="00D33F04" w:rsidP="00650E0C">
      <w:r>
        <w:lastRenderedPageBreak/>
        <w:t xml:space="preserve">Een mogelijke toepassing van dit ontwerp is het </w:t>
      </w:r>
      <w:r w:rsidR="001953A3">
        <w:t>open</w:t>
      </w:r>
      <w:r w:rsidR="00E7087D">
        <w:t xml:space="preserve"> </w:t>
      </w:r>
      <w:r w:rsidR="001953A3">
        <w:t>source</w:t>
      </w:r>
      <w:r>
        <w:t xml:space="preserve"> </w:t>
      </w:r>
      <w:r w:rsidR="001953A3">
        <w:t>LumenP</w:t>
      </w:r>
      <w:r w:rsidR="00C53B14">
        <w:t>n</w:t>
      </w:r>
      <w:r w:rsidR="001953A3">
        <w:t>P</w:t>
      </w:r>
      <w:r w:rsidR="00B336A9">
        <w:t>-</w:t>
      </w:r>
      <w:r>
        <w:t>project door Opulo.</w:t>
      </w:r>
      <w:r w:rsidR="00044F4D">
        <w:t xml:space="preserve"> </w:t>
      </w:r>
      <w:r w:rsidR="00044F4D">
        <w:fldChar w:fldCharType="begin"/>
      </w:r>
      <w:r w:rsidR="00044F4D">
        <w:instrText xml:space="preserve"> REF _Ref130494417 \h </w:instrText>
      </w:r>
      <w:r w:rsidR="00044F4D">
        <w:fldChar w:fldCharType="separate"/>
      </w:r>
      <w:r w:rsidR="00B95FD8">
        <w:t xml:space="preserve">Figuur </w:t>
      </w:r>
      <w:r w:rsidR="00B95FD8">
        <w:rPr>
          <w:noProof/>
        </w:rPr>
        <w:t>9</w:t>
      </w:r>
      <w:r w:rsidR="00044F4D">
        <w:fldChar w:fldCharType="end"/>
      </w:r>
      <w:sdt>
        <w:sdtPr>
          <w:id w:val="86038647"/>
          <w:citation/>
        </w:sdtPr>
        <w:sdtContent>
          <w:r w:rsidR="00CF7258">
            <w:fldChar w:fldCharType="begin"/>
          </w:r>
          <w:r w:rsidR="00CF7258">
            <w:rPr>
              <w:lang w:val="nl-NL"/>
            </w:rPr>
            <w:instrText xml:space="preserve"> CITATION LumenPnP \l 1043 </w:instrText>
          </w:r>
          <w:r w:rsidR="00CF7258">
            <w:fldChar w:fldCharType="separate"/>
          </w:r>
          <w:r w:rsidR="004A4ECC">
            <w:rPr>
              <w:noProof/>
              <w:lang w:val="nl-NL"/>
            </w:rPr>
            <w:t xml:space="preserve"> </w:t>
          </w:r>
          <w:r w:rsidR="004A4ECC" w:rsidRPr="004A4ECC">
            <w:rPr>
              <w:noProof/>
              <w:lang w:val="nl-NL"/>
            </w:rPr>
            <w:t>[17]</w:t>
          </w:r>
          <w:r w:rsidR="00CF7258">
            <w:fldChar w:fldCharType="end"/>
          </w:r>
        </w:sdtContent>
      </w:sdt>
    </w:p>
    <w:p w14:paraId="658DC081" w14:textId="77777777" w:rsidR="00603ED9" w:rsidRDefault="001953A3" w:rsidP="00603ED9">
      <w:pPr>
        <w:keepNext/>
        <w:spacing w:before="144" w:after="144"/>
      </w:pPr>
      <w:r>
        <w:rPr>
          <w:noProof/>
        </w:rPr>
        <w:drawing>
          <wp:inline distT="0" distB="0" distL="0" distR="0" wp14:anchorId="37C8ED83" wp14:editId="5E072EF4">
            <wp:extent cx="2376261" cy="1584960"/>
            <wp:effectExtent l="0" t="0" r="5080" b="0"/>
            <wp:docPr id="61" name="Afbeelding 61" descr="Afbeelding met overdekt, 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overdekt, apparaat&#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7518" cy="1599138"/>
                    </a:xfrm>
                    <a:prstGeom prst="rect">
                      <a:avLst/>
                    </a:prstGeom>
                    <a:noFill/>
                    <a:ln>
                      <a:noFill/>
                    </a:ln>
                  </pic:spPr>
                </pic:pic>
              </a:graphicData>
            </a:graphic>
          </wp:inline>
        </w:drawing>
      </w:r>
    </w:p>
    <w:p w14:paraId="106DDFD9" w14:textId="0526799D" w:rsidR="00D33F04" w:rsidRDefault="00603ED9" w:rsidP="00603ED9">
      <w:pPr>
        <w:pStyle w:val="Bijschrift"/>
      </w:pPr>
      <w:bookmarkStart w:id="59" w:name="_Ref130494417"/>
      <w:bookmarkStart w:id="60" w:name="_Toc133405073"/>
      <w:r>
        <w:t xml:space="preserve">Figuur </w:t>
      </w:r>
      <w:r>
        <w:fldChar w:fldCharType="begin"/>
      </w:r>
      <w:r>
        <w:instrText xml:space="preserve"> SEQ Figuur \* ARABIC </w:instrText>
      </w:r>
      <w:r>
        <w:fldChar w:fldCharType="separate"/>
      </w:r>
      <w:r w:rsidR="00B95FD8">
        <w:rPr>
          <w:noProof/>
        </w:rPr>
        <w:t>9</w:t>
      </w:r>
      <w:r>
        <w:fldChar w:fldCharType="end"/>
      </w:r>
      <w:bookmarkEnd w:id="59"/>
      <w:r>
        <w:t>: LumenPnP cartesische robotarm</w:t>
      </w:r>
      <w:sdt>
        <w:sdtPr>
          <w:id w:val="1033225422"/>
          <w:citation/>
        </w:sdtPr>
        <w:sdtContent>
          <w:r w:rsidR="00406429">
            <w:fldChar w:fldCharType="begin"/>
          </w:r>
          <w:r w:rsidR="00406429">
            <w:rPr>
              <w:lang w:val="nl-NL"/>
            </w:rPr>
            <w:instrText xml:space="preserve"> CITATION LumenPnP \l 1043 </w:instrText>
          </w:r>
          <w:r w:rsidR="00406429">
            <w:fldChar w:fldCharType="separate"/>
          </w:r>
          <w:r w:rsidR="004A4ECC">
            <w:rPr>
              <w:noProof/>
              <w:lang w:val="nl-NL"/>
            </w:rPr>
            <w:t xml:space="preserve"> </w:t>
          </w:r>
          <w:r w:rsidR="004A4ECC" w:rsidRPr="004A4ECC">
            <w:rPr>
              <w:noProof/>
              <w:lang w:val="nl-NL"/>
            </w:rPr>
            <w:t>[17]</w:t>
          </w:r>
          <w:r w:rsidR="00406429">
            <w:fldChar w:fldCharType="end"/>
          </w:r>
        </w:sdtContent>
      </w:sdt>
      <w:bookmarkEnd w:id="60"/>
    </w:p>
    <w:p w14:paraId="15B757A2" w14:textId="7DBC16F4" w:rsidR="00D33F04" w:rsidRDefault="00D33F04" w:rsidP="00650E0C">
      <w:r>
        <w:t xml:space="preserve">Deze machine maakt het voor iedereen mogelijk </w:t>
      </w:r>
      <w:r w:rsidR="00DB6164" w:rsidRPr="00504C09">
        <w:t>printplaten</w:t>
      </w:r>
      <w:r>
        <w:t xml:space="preserve"> op </w:t>
      </w:r>
      <w:r w:rsidR="00851C81">
        <w:t>één</w:t>
      </w:r>
      <w:r>
        <w:t xml:space="preserve"> niveau met hoge precisie te bestukken. De machine beweegt op de </w:t>
      </w:r>
      <w:r w:rsidR="004B4A15">
        <w:t>drie</w:t>
      </w:r>
      <w:r>
        <w:t xml:space="preserve"> assen in rechte lijnen, een toepassing waar de cartesische robot uiterst geschikt </w:t>
      </w:r>
      <w:r w:rsidR="00E646E9">
        <w:t xml:space="preserve">voor </w:t>
      </w:r>
      <w:r>
        <w:t xml:space="preserve">is. </w:t>
      </w:r>
    </w:p>
    <w:p w14:paraId="35A99D1F" w14:textId="3287716B" w:rsidR="00D33F04" w:rsidRPr="000352A6" w:rsidRDefault="00D33F04" w:rsidP="00650E0C">
      <w:r>
        <w:t xml:space="preserve">Zoals al eerder vermeld </w:t>
      </w:r>
      <w:r w:rsidR="007F3BD0">
        <w:t>wordt</w:t>
      </w:r>
      <w:r>
        <w:t xml:space="preserve"> het volledige werkgebied </w:t>
      </w:r>
      <w:r w:rsidR="00DB6164" w:rsidRPr="00986EA5">
        <w:t>af</w:t>
      </w:r>
      <w:r w:rsidR="00B3612D" w:rsidRPr="00986EA5">
        <w:t>gebakend</w:t>
      </w:r>
      <w:r>
        <w:t>. Dit is een nadeel voor de robot die in dit onderzoek wordt gemaakt, aangezien bewegingsvrijheid een belangrijk punt is.</w:t>
      </w:r>
    </w:p>
    <w:p w14:paraId="79665551" w14:textId="6C31A531" w:rsidR="00C7299A" w:rsidRPr="00AB1F3F" w:rsidRDefault="00C7299A" w:rsidP="00C7299A">
      <w:pPr>
        <w:pStyle w:val="Kop3"/>
      </w:pPr>
      <w:bookmarkStart w:id="61" w:name="_Toc133405032"/>
      <w:r>
        <w:t>Articulated robotarm</w:t>
      </w:r>
      <w:bookmarkEnd w:id="61"/>
    </w:p>
    <w:p w14:paraId="65E3FB2F" w14:textId="2091DA3D" w:rsidR="00C7299A" w:rsidRDefault="00C7299A" w:rsidP="00C7299A">
      <w:r>
        <w:t>Een derde type is de articulated of vrijdraaiende robot. Dit type robot lijkt het best op een menselijke arm met alle bijbehorende voordelen. Deze robotarm wordt gemonteerd op een draaiende basis. Met een basisaantal motoren kan de volledige 3D-ruimte rondom de arm worden bereikt. Naarmate meer motoren en assen worden toegevoegd, wordt de toegankelijkheid van dit gebied nog verbeterd. Dit type robot kent een wijde inzetbaarheid in de industrie; van taken zoals lassen en materialen verplaatsen tot volledige assemblage en inpakken.</w:t>
      </w:r>
      <w:r w:rsidR="00044F4D">
        <w:t xml:space="preserve"> </w:t>
      </w:r>
      <w:r w:rsidR="00A42090">
        <w:fldChar w:fldCharType="begin"/>
      </w:r>
      <w:r w:rsidR="00A42090">
        <w:instrText xml:space="preserve"> REF _Ref130495029 \h </w:instrText>
      </w:r>
      <w:r w:rsidR="00A42090">
        <w:fldChar w:fldCharType="separate"/>
      </w:r>
      <w:r w:rsidR="00B95FD8">
        <w:t xml:space="preserve">Figuur </w:t>
      </w:r>
      <w:r w:rsidR="00B95FD8">
        <w:rPr>
          <w:noProof/>
        </w:rPr>
        <w:t>10</w:t>
      </w:r>
      <w:r w:rsidR="00A42090">
        <w:fldChar w:fldCharType="end"/>
      </w:r>
      <w:sdt>
        <w:sdtPr>
          <w:id w:val="1809353531"/>
          <w:citation/>
        </w:sdtPr>
        <w:sdtContent>
          <w:r>
            <w:fldChar w:fldCharType="begin"/>
          </w:r>
          <w:r>
            <w:rPr>
              <w:lang w:val="nl-NL"/>
            </w:rPr>
            <w:instrText xml:space="preserve"> CITATION kuka \l 1043 </w:instrText>
          </w:r>
          <w:r>
            <w:fldChar w:fldCharType="separate"/>
          </w:r>
          <w:r w:rsidR="004A4ECC">
            <w:rPr>
              <w:noProof/>
              <w:lang w:val="nl-NL"/>
            </w:rPr>
            <w:t xml:space="preserve"> </w:t>
          </w:r>
          <w:r w:rsidR="004A4ECC" w:rsidRPr="004A4ECC">
            <w:rPr>
              <w:noProof/>
              <w:lang w:val="nl-NL"/>
            </w:rPr>
            <w:t>[18]</w:t>
          </w:r>
          <w:r>
            <w:fldChar w:fldCharType="end"/>
          </w:r>
        </w:sdtContent>
      </w:sdt>
    </w:p>
    <w:p w14:paraId="337F4484" w14:textId="32E104EE" w:rsidR="001833FB" w:rsidRDefault="00C7299A" w:rsidP="001833FB">
      <w:pPr>
        <w:pStyle w:val="Bijschrift"/>
      </w:pPr>
      <w:r>
        <w:rPr>
          <w:noProof/>
        </w:rPr>
        <w:drawing>
          <wp:inline distT="0" distB="0" distL="0" distR="0" wp14:anchorId="0F974316" wp14:editId="1CD6A6D5">
            <wp:extent cx="2169165" cy="1219200"/>
            <wp:effectExtent l="0" t="0" r="2540" b="0"/>
            <wp:docPr id="64" name="Afbeelding 64" descr="Afbeelding met overdek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overdekt&#10;&#10;Automatisch gegenereerde beschrijvi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4004" cy="1244402"/>
                    </a:xfrm>
                    <a:prstGeom prst="rect">
                      <a:avLst/>
                    </a:prstGeom>
                    <a:noFill/>
                    <a:ln>
                      <a:noFill/>
                    </a:ln>
                  </pic:spPr>
                </pic:pic>
              </a:graphicData>
            </a:graphic>
          </wp:inline>
        </w:drawing>
      </w:r>
      <w:r w:rsidR="001833FB">
        <w:tab/>
      </w:r>
      <w:r w:rsidR="001833FB">
        <w:tab/>
      </w:r>
      <w:r w:rsidR="001833FB">
        <w:rPr>
          <w:noProof/>
        </w:rPr>
        <w:drawing>
          <wp:inline distT="0" distB="0" distL="0" distR="0" wp14:anchorId="68286A5F" wp14:editId="5AA8E860">
            <wp:extent cx="2172209" cy="1222586"/>
            <wp:effectExtent l="0" t="0" r="0" b="0"/>
            <wp:docPr id="12" name="Afbeelding 12" descr="HRC system at BMW's production plant | KUKA 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RC system at BMW's production plant | KUKA A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22374" cy="1250820"/>
                    </a:xfrm>
                    <a:prstGeom prst="rect">
                      <a:avLst/>
                    </a:prstGeom>
                    <a:noFill/>
                    <a:ln>
                      <a:noFill/>
                    </a:ln>
                  </pic:spPr>
                </pic:pic>
              </a:graphicData>
            </a:graphic>
          </wp:inline>
        </w:drawing>
      </w:r>
    </w:p>
    <w:p w14:paraId="681C54CC" w14:textId="2B74C8B0" w:rsidR="00C076AB" w:rsidRDefault="001833FB" w:rsidP="00C7299A">
      <w:pPr>
        <w:pStyle w:val="Bijschrift"/>
      </w:pPr>
      <w:bookmarkStart w:id="62" w:name="_Ref130495029"/>
      <w:bookmarkStart w:id="63" w:name="_Toc133405074"/>
      <w:r>
        <w:t xml:space="preserve">Figuur </w:t>
      </w:r>
      <w:r>
        <w:fldChar w:fldCharType="begin"/>
      </w:r>
      <w:r>
        <w:instrText xml:space="preserve"> SEQ Figuur \* ARABIC </w:instrText>
      </w:r>
      <w:r>
        <w:fldChar w:fldCharType="separate"/>
      </w:r>
      <w:r w:rsidR="00B95FD8">
        <w:rPr>
          <w:noProof/>
        </w:rPr>
        <w:t>10</w:t>
      </w:r>
      <w:r>
        <w:fldChar w:fldCharType="end"/>
      </w:r>
      <w:bookmarkEnd w:id="62"/>
      <w:r>
        <w:t>: Lasrobot</w:t>
      </w:r>
      <w:r w:rsidR="00C7299A">
        <w:tab/>
      </w:r>
      <w:sdt>
        <w:sdtPr>
          <w:id w:val="-189988726"/>
          <w:citation/>
        </w:sdtPr>
        <w:sdtContent>
          <w:r w:rsidR="00406429">
            <w:fldChar w:fldCharType="begin"/>
          </w:r>
          <w:r w:rsidR="00406429">
            <w:rPr>
              <w:lang w:val="nl-NL"/>
            </w:rPr>
            <w:instrText xml:space="preserve"> CITATION kuka \l 1043 </w:instrText>
          </w:r>
          <w:r w:rsidR="00406429">
            <w:fldChar w:fldCharType="separate"/>
          </w:r>
          <w:r w:rsidR="004A4ECC" w:rsidRPr="004A4ECC">
            <w:rPr>
              <w:noProof/>
              <w:lang w:val="nl-NL"/>
            </w:rPr>
            <w:t>[18]</w:t>
          </w:r>
          <w:r w:rsidR="00406429">
            <w:fldChar w:fldCharType="end"/>
          </w:r>
        </w:sdtContent>
      </w:sdt>
      <w:r w:rsidR="00C7299A">
        <w:tab/>
      </w:r>
      <w:r>
        <w:tab/>
      </w:r>
      <w:r>
        <w:tab/>
      </w:r>
      <w:r>
        <w:tab/>
      </w:r>
      <w:r w:rsidR="00C076AB">
        <w:t xml:space="preserve">Figuur </w:t>
      </w:r>
      <w:r w:rsidR="00C076AB">
        <w:fldChar w:fldCharType="begin"/>
      </w:r>
      <w:r w:rsidR="00C076AB">
        <w:instrText xml:space="preserve"> SEQ Figuur \* ARABIC </w:instrText>
      </w:r>
      <w:r w:rsidR="00C076AB">
        <w:fldChar w:fldCharType="separate"/>
      </w:r>
      <w:r w:rsidR="00B95FD8">
        <w:rPr>
          <w:noProof/>
        </w:rPr>
        <w:t>11</w:t>
      </w:r>
      <w:r w:rsidR="00C076AB">
        <w:fldChar w:fldCharType="end"/>
      </w:r>
      <w:r w:rsidR="00C076AB">
        <w:t>: Assemblagerobot</w:t>
      </w:r>
      <w:sdt>
        <w:sdtPr>
          <w:id w:val="484056961"/>
          <w:citation/>
        </w:sdtPr>
        <w:sdtContent>
          <w:r w:rsidR="00C076AB">
            <w:fldChar w:fldCharType="begin"/>
          </w:r>
          <w:r w:rsidR="00C076AB">
            <w:rPr>
              <w:lang w:val="nl-NL"/>
            </w:rPr>
            <w:instrText xml:space="preserve"> CITATION kuka \l 1043 </w:instrText>
          </w:r>
          <w:r w:rsidR="00C076AB">
            <w:fldChar w:fldCharType="separate"/>
          </w:r>
          <w:r w:rsidR="004A4ECC">
            <w:rPr>
              <w:noProof/>
              <w:lang w:val="nl-NL"/>
            </w:rPr>
            <w:t xml:space="preserve"> </w:t>
          </w:r>
          <w:r w:rsidR="004A4ECC" w:rsidRPr="004A4ECC">
            <w:rPr>
              <w:noProof/>
              <w:lang w:val="nl-NL"/>
            </w:rPr>
            <w:t>[18]</w:t>
          </w:r>
          <w:r w:rsidR="00C076AB">
            <w:fldChar w:fldCharType="end"/>
          </w:r>
        </w:sdtContent>
      </w:sdt>
      <w:bookmarkEnd w:id="63"/>
    </w:p>
    <w:p w14:paraId="22A90B17" w14:textId="77777777" w:rsidR="00C7299A" w:rsidRDefault="00C7299A" w:rsidP="00C7299A">
      <w:r>
        <w:t>Eén van de voordelen van dit ontwerp is de centrale basis waar de hele arm op draait. In dit onderzoek brengt dit een belangrijk punt met zich mee, namelijk dat het volledige gewicht op één centrale motor en as terechtkomt. De andere motoren werken wel mee aan de beweging, op voorwaarde dat de onderste as die kan ondersteunen.</w:t>
      </w:r>
    </w:p>
    <w:p w14:paraId="354DA487" w14:textId="72327226" w:rsidR="00C7299A" w:rsidRDefault="00C7299A" w:rsidP="00C7299A">
      <w:pPr>
        <w:sectPr w:rsidR="00C7299A" w:rsidSect="00995550">
          <w:pgSz w:w="11906" w:h="16838"/>
          <w:pgMar w:top="1417" w:right="1417" w:bottom="1417" w:left="1417" w:header="708" w:footer="708" w:gutter="0"/>
          <w:cols w:space="708"/>
          <w:titlePg/>
          <w:docGrid w:linePitch="360"/>
        </w:sectPr>
      </w:pPr>
      <w:r>
        <w:t>Om dit allemaal mogelijk te maken</w:t>
      </w:r>
      <w:r w:rsidR="006649F5">
        <w:t>,</w:t>
      </w:r>
      <w:r>
        <w:t xml:space="preserve"> zijn overbrengingen op de motoren erg belangrijk.</w:t>
      </w:r>
    </w:p>
    <w:p w14:paraId="0580D476" w14:textId="19EC540D" w:rsidR="00D33F04" w:rsidRPr="00DE53EA" w:rsidRDefault="00867476" w:rsidP="007330ED">
      <w:pPr>
        <w:pStyle w:val="Kop3"/>
      </w:pPr>
      <w:bookmarkStart w:id="64" w:name="_Toc133405033"/>
      <w:r>
        <w:rPr>
          <w:noProof/>
        </w:rPr>
        <w:lastRenderedPageBreak/>
        <w:drawing>
          <wp:anchor distT="0" distB="0" distL="114300" distR="114300" simplePos="0" relativeHeight="251660800" behindDoc="0" locked="0" layoutInCell="1" allowOverlap="1" wp14:anchorId="3FA1E93A" wp14:editId="3F667896">
            <wp:simplePos x="0" y="0"/>
            <wp:positionH relativeFrom="column">
              <wp:posOffset>-635</wp:posOffset>
            </wp:positionH>
            <wp:positionV relativeFrom="paragraph">
              <wp:posOffset>266065</wp:posOffset>
            </wp:positionV>
            <wp:extent cx="2173605" cy="1691640"/>
            <wp:effectExtent l="0" t="0" r="0" b="3810"/>
            <wp:wrapSquare wrapText="bothSides"/>
            <wp:docPr id="9" name="Afbeelding 9" descr="Machinedesign Com Sites Machinedesign com Files Uploads 2013 09 121213 1 Cartesian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design Com Sites Machinedesign com Files Uploads 2013 09 121213 1 Cartesian Robot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7360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F04" w:rsidRPr="00DE53EA">
        <w:t>SCARA</w:t>
      </w:r>
      <w:r w:rsidR="00603ED9">
        <w:t>-</w:t>
      </w:r>
      <w:r w:rsidR="007330ED">
        <w:t>robotarm</w:t>
      </w:r>
      <w:bookmarkEnd w:id="64"/>
    </w:p>
    <w:p w14:paraId="3A635B54" w14:textId="42D5FD99" w:rsidR="00D33F04" w:rsidRPr="00DE53EA" w:rsidRDefault="00D33F04" w:rsidP="00650E0C">
      <w:r>
        <w:t>Het SCARA</w:t>
      </w:r>
      <w:r w:rsidR="00102149">
        <w:t>-</w:t>
      </w:r>
      <w:r>
        <w:t xml:space="preserve">ontwerp heeft net zoals </w:t>
      </w:r>
      <w:r w:rsidR="00A05B69">
        <w:t>de</w:t>
      </w:r>
      <w:r>
        <w:t xml:space="preserve"> </w:t>
      </w:r>
      <w:r w:rsidR="00E566A8">
        <w:t>c</w:t>
      </w:r>
      <w:r w:rsidR="001953A3">
        <w:t>artesische</w:t>
      </w:r>
      <w:r>
        <w:t xml:space="preserve"> </w:t>
      </w:r>
      <w:r w:rsidR="00A05B69">
        <w:t xml:space="preserve">robot </w:t>
      </w:r>
      <w:r w:rsidR="00A46624">
        <w:t>drie</w:t>
      </w:r>
      <w:r>
        <w:t xml:space="preserve"> assen waarop die beweegt. Het verschil tussen </w:t>
      </w:r>
      <w:r w:rsidR="001953A3">
        <w:t>beide</w:t>
      </w:r>
      <w:r w:rsidR="00D8061B">
        <w:t xml:space="preserve"> is </w:t>
      </w:r>
      <w:r>
        <w:t xml:space="preserve">de manier waarop wordt bewogen. Het cartesische ontwerp doet dat telkens in een hoek van 90°, terwijl een SCARA-robot om </w:t>
      </w:r>
      <w:r w:rsidR="003639F3">
        <w:t>zijn</w:t>
      </w:r>
      <w:r>
        <w:t xml:space="preserve"> eigen as kan draaien. Dat maakt dit ontwerp </w:t>
      </w:r>
      <w:r w:rsidR="001953A3">
        <w:t>uiterst</w:t>
      </w:r>
      <w:r>
        <w:t xml:space="preserve"> geschikt voor het stapelen van dozen of </w:t>
      </w:r>
      <w:r w:rsidR="009A768B">
        <w:t xml:space="preserve">voor </w:t>
      </w:r>
      <w:r>
        <w:t>assemblage.</w:t>
      </w:r>
      <w:r w:rsidR="002D2F6C">
        <w:t xml:space="preserve"> </w:t>
      </w:r>
      <w:r w:rsidR="00A42090">
        <w:fldChar w:fldCharType="begin"/>
      </w:r>
      <w:r w:rsidR="00A42090">
        <w:instrText xml:space="preserve"> REF _Ref130495009 \h </w:instrText>
      </w:r>
      <w:r w:rsidR="00A42090">
        <w:fldChar w:fldCharType="separate"/>
      </w:r>
      <w:r w:rsidR="00B95FD8">
        <w:t xml:space="preserve">Figuur </w:t>
      </w:r>
      <w:r w:rsidR="00B95FD8">
        <w:rPr>
          <w:noProof/>
        </w:rPr>
        <w:t>12</w:t>
      </w:r>
      <w:r w:rsidR="00A42090">
        <w:fldChar w:fldCharType="end"/>
      </w:r>
      <w:sdt>
        <w:sdtPr>
          <w:id w:val="-1486540033"/>
          <w:citation/>
        </w:sdtPr>
        <w:sdtContent>
          <w:r w:rsidR="00282361">
            <w:fldChar w:fldCharType="begin"/>
          </w:r>
          <w:r w:rsidR="00282361">
            <w:rPr>
              <w:lang w:val="nl-NL"/>
            </w:rPr>
            <w:instrText xml:space="preserve"> CITATION cartesischerobotarm \l 1043 </w:instrText>
          </w:r>
          <w:r w:rsidR="00282361">
            <w:fldChar w:fldCharType="separate"/>
          </w:r>
          <w:r w:rsidR="004A4ECC">
            <w:rPr>
              <w:noProof/>
              <w:lang w:val="nl-NL"/>
            </w:rPr>
            <w:t xml:space="preserve"> </w:t>
          </w:r>
          <w:r w:rsidR="004A4ECC" w:rsidRPr="004A4ECC">
            <w:rPr>
              <w:noProof/>
              <w:lang w:val="nl-NL"/>
            </w:rPr>
            <w:t>[15]</w:t>
          </w:r>
          <w:r w:rsidR="00282361">
            <w:fldChar w:fldCharType="end"/>
          </w:r>
        </w:sdtContent>
      </w:sdt>
    </w:p>
    <w:p w14:paraId="34C8FDB5" w14:textId="072C65DD" w:rsidR="00867476" w:rsidRDefault="00370E3E" w:rsidP="00650E0C">
      <w:r>
        <w:rPr>
          <w:noProof/>
        </w:rPr>
        <mc:AlternateContent>
          <mc:Choice Requires="wps">
            <w:drawing>
              <wp:anchor distT="0" distB="0" distL="114300" distR="114300" simplePos="0" relativeHeight="251662848" behindDoc="0" locked="0" layoutInCell="1" allowOverlap="1" wp14:anchorId="5141BAA1" wp14:editId="5FE50E7E">
                <wp:simplePos x="0" y="0"/>
                <wp:positionH relativeFrom="column">
                  <wp:posOffset>635</wp:posOffset>
                </wp:positionH>
                <wp:positionV relativeFrom="paragraph">
                  <wp:posOffset>40005</wp:posOffset>
                </wp:positionV>
                <wp:extent cx="2476500" cy="635"/>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0F09B5BF" w14:textId="38BB0C22" w:rsidR="001833FB" w:rsidRPr="001617CF" w:rsidRDefault="001833FB" w:rsidP="001833FB">
                            <w:pPr>
                              <w:pStyle w:val="Bijschrift"/>
                              <w:rPr>
                                <w:noProof/>
                                <w:sz w:val="24"/>
                              </w:rPr>
                            </w:pPr>
                            <w:bookmarkStart w:id="65" w:name="_Ref130495009"/>
                            <w:bookmarkStart w:id="66" w:name="_Toc133405075"/>
                            <w:r>
                              <w:t xml:space="preserve">Figuur </w:t>
                            </w:r>
                            <w:r>
                              <w:fldChar w:fldCharType="begin"/>
                            </w:r>
                            <w:r>
                              <w:instrText xml:space="preserve"> SEQ Figuur \* ARABIC </w:instrText>
                            </w:r>
                            <w:r>
                              <w:fldChar w:fldCharType="separate"/>
                            </w:r>
                            <w:r w:rsidR="00B95FD8">
                              <w:rPr>
                                <w:noProof/>
                              </w:rPr>
                              <w:t>12</w:t>
                            </w:r>
                            <w:r>
                              <w:fldChar w:fldCharType="end"/>
                            </w:r>
                            <w:bookmarkEnd w:id="65"/>
                            <w:r>
                              <w:t>: Scara-robotarm</w:t>
                            </w:r>
                            <w:r w:rsidR="0039486E" w:rsidRPr="0039486E">
                              <w:t xml:space="preserve"> </w:t>
                            </w:r>
                            <w:sdt>
                              <w:sdtPr>
                                <w:id w:val="-1482604373"/>
                                <w:citation/>
                              </w:sdtPr>
                              <w:sdtContent>
                                <w:r w:rsidR="0039486E">
                                  <w:fldChar w:fldCharType="begin"/>
                                </w:r>
                                <w:r w:rsidR="0039486E">
                                  <w:rPr>
                                    <w:lang w:val="nl-NL"/>
                                  </w:rPr>
                                  <w:instrText xml:space="preserve"> CITATION cartesischerobotarm \l 1043 </w:instrText>
                                </w:r>
                                <w:r w:rsidR="0039486E">
                                  <w:fldChar w:fldCharType="separate"/>
                                </w:r>
                                <w:r>
                                  <w:rPr>
                                    <w:noProof/>
                                    <w:lang w:val="nl-NL"/>
                                  </w:rPr>
                                  <w:t>[15]</w:t>
                                </w:r>
                                <w:r w:rsidR="0039486E">
                                  <w:fldChar w:fldCharType="end"/>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1BAA1" id="Tekstvak 15" o:spid="_x0000_s1036" type="#_x0000_t202" style="position:absolute;margin-left:.05pt;margin-top:3.15pt;width:19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azGg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fZzZh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" stroked="f">
                <v:textbox style="mso-fit-shape-to-text:t" inset="0,0,0,0">
                  <w:txbxContent>
                    <w:p w14:paraId="0F09B5BF" w14:textId="38BB0C22" w:rsidR="001833FB" w:rsidRPr="001617CF" w:rsidRDefault="001833FB" w:rsidP="001833FB">
                      <w:pPr>
                        <w:pStyle w:val="Bijschrift"/>
                        <w:rPr>
                          <w:noProof/>
                          <w:sz w:val="24"/>
                        </w:rPr>
                      </w:pPr>
                      <w:bookmarkStart w:id="67" w:name="_Ref130495009"/>
                      <w:bookmarkStart w:id="68" w:name="_Toc133405075"/>
                      <w:r>
                        <w:t xml:space="preserve">Figuur </w:t>
                      </w:r>
                      <w:r>
                        <w:fldChar w:fldCharType="begin"/>
                      </w:r>
                      <w:r>
                        <w:instrText xml:space="preserve"> SEQ Figuur \* ARABIC </w:instrText>
                      </w:r>
                      <w:r>
                        <w:fldChar w:fldCharType="separate"/>
                      </w:r>
                      <w:r w:rsidR="00B95FD8">
                        <w:rPr>
                          <w:noProof/>
                        </w:rPr>
                        <w:t>12</w:t>
                      </w:r>
                      <w:r>
                        <w:fldChar w:fldCharType="end"/>
                      </w:r>
                      <w:bookmarkEnd w:id="67"/>
                      <w:r>
                        <w:t>: Scara-robotarm</w:t>
                      </w:r>
                      <w:r w:rsidR="0039486E" w:rsidRPr="0039486E">
                        <w:t xml:space="preserve"> </w:t>
                      </w:r>
                      <w:sdt>
                        <w:sdtPr>
                          <w:id w:val="-1482604373"/>
                          <w:citation/>
                        </w:sdtPr>
                        <w:sdtContent>
                          <w:r w:rsidR="0039486E">
                            <w:fldChar w:fldCharType="begin"/>
                          </w:r>
                          <w:r w:rsidR="0039486E">
                            <w:rPr>
                              <w:lang w:val="nl-NL"/>
                            </w:rPr>
                            <w:instrText xml:space="preserve"> CITATION cartesischerobotarm \l 1043 </w:instrText>
                          </w:r>
                          <w:r w:rsidR="0039486E">
                            <w:fldChar w:fldCharType="separate"/>
                          </w:r>
                          <w:r>
                            <w:rPr>
                              <w:noProof/>
                              <w:lang w:val="nl-NL"/>
                            </w:rPr>
                            <w:t>[15]</w:t>
                          </w:r>
                          <w:r w:rsidR="0039486E">
                            <w:fldChar w:fldCharType="end"/>
                          </w:r>
                        </w:sdtContent>
                      </w:sdt>
                      <w:bookmarkEnd w:id="68"/>
                    </w:p>
                  </w:txbxContent>
                </v:textbox>
                <w10:wrap type="square"/>
              </v:shape>
            </w:pict>
          </mc:Fallback>
        </mc:AlternateContent>
      </w:r>
    </w:p>
    <w:p w14:paraId="168262DF" w14:textId="0500DF1D" w:rsidR="00DA1B46" w:rsidRDefault="003F7E3A" w:rsidP="00650E0C">
      <w:r>
        <w:t>V</w:t>
      </w:r>
      <w:r w:rsidR="00DA1B46">
        <w:t>oor dit ontwerp zijn verschillende opensourc</w:t>
      </w:r>
      <w:r w:rsidR="002641F3">
        <w:t>e</w:t>
      </w:r>
      <w:r w:rsidR="00DA1B46">
        <w:t>toepassingen beschikbaar. Bijvoorbeeld dit type door PyBot.</w:t>
      </w:r>
      <w:sdt>
        <w:sdtPr>
          <w:id w:val="-771320343"/>
          <w:citation/>
        </w:sdtPr>
        <w:sdtContent>
          <w:r w:rsidR="008B5F96">
            <w:fldChar w:fldCharType="begin"/>
          </w:r>
          <w:r w:rsidR="008B5F96">
            <w:rPr>
              <w:lang w:val="nl-NL"/>
            </w:rPr>
            <w:instrText xml:space="preserve"> CITATION Tomnardi \l 1043 </w:instrText>
          </w:r>
          <w:r w:rsidR="008B5F96">
            <w:fldChar w:fldCharType="separate"/>
          </w:r>
          <w:r w:rsidR="004A4ECC">
            <w:rPr>
              <w:noProof/>
              <w:lang w:val="nl-NL"/>
            </w:rPr>
            <w:t xml:space="preserve"> </w:t>
          </w:r>
          <w:r w:rsidR="004A4ECC" w:rsidRPr="004A4ECC">
            <w:rPr>
              <w:noProof/>
              <w:lang w:val="nl-NL"/>
            </w:rPr>
            <w:t>[19]</w:t>
          </w:r>
          <w:r w:rsidR="008B5F96">
            <w:fldChar w:fldCharType="end"/>
          </w:r>
        </w:sdtContent>
      </w:sdt>
    </w:p>
    <w:p w14:paraId="7A53C2F0" w14:textId="614CA868" w:rsidR="00DA1B46" w:rsidRDefault="00DA1B46" w:rsidP="00D63F1D">
      <w:pPr>
        <w:keepNext/>
        <w:spacing w:before="144" w:after="144"/>
      </w:pPr>
      <w:r>
        <w:rPr>
          <w:noProof/>
        </w:rPr>
        <w:drawing>
          <wp:inline distT="0" distB="0" distL="0" distR="0" wp14:anchorId="4FDC738C" wp14:editId="03285B79">
            <wp:extent cx="2534920" cy="1425892"/>
            <wp:effectExtent l="0" t="0" r="0" b="3175"/>
            <wp:docPr id="62" name="Afbeelding 62" descr="PyBot Is A 3D Printed SCARA Arm For The Masses | Hacka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Bot Is A 3D Printed SCARA Arm For The Masses | Hackada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4086" cy="1447923"/>
                    </a:xfrm>
                    <a:prstGeom prst="rect">
                      <a:avLst/>
                    </a:prstGeom>
                    <a:noFill/>
                    <a:ln>
                      <a:noFill/>
                    </a:ln>
                  </pic:spPr>
                </pic:pic>
              </a:graphicData>
            </a:graphic>
          </wp:inline>
        </w:drawing>
      </w:r>
      <w:r w:rsidR="00D63F1D">
        <w:tab/>
      </w:r>
      <w:r w:rsidR="00D63F1D">
        <w:tab/>
      </w:r>
      <w:r w:rsidR="00370E3E">
        <w:rPr>
          <w:noProof/>
        </w:rPr>
        <w:drawing>
          <wp:inline distT="0" distB="0" distL="0" distR="0" wp14:anchorId="54E575BF" wp14:editId="01E303AC">
            <wp:extent cx="1683328" cy="1306263"/>
            <wp:effectExtent l="0" t="0" r="0" b="8255"/>
            <wp:docPr id="63" name="Afbeelding 63" descr="want Z axis is up not Y axis, second contour problem | WPF Char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ant Z axis is up not Y axis, second contour problem | WPF Chart Forum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6158" cy="1347259"/>
                    </a:xfrm>
                    <a:prstGeom prst="rect">
                      <a:avLst/>
                    </a:prstGeom>
                    <a:noFill/>
                    <a:ln>
                      <a:noFill/>
                    </a:ln>
                  </pic:spPr>
                </pic:pic>
              </a:graphicData>
            </a:graphic>
          </wp:inline>
        </w:drawing>
      </w:r>
    </w:p>
    <w:p w14:paraId="0BB2F43B" w14:textId="2C2671A1" w:rsidR="00D63F1D" w:rsidRPr="00D63F1D" w:rsidRDefault="00D63F1D" w:rsidP="00D63F1D">
      <w:pPr>
        <w:pStyle w:val="Bijschrift"/>
      </w:pPr>
      <w:bookmarkStart w:id="69" w:name="_Ref130495017"/>
      <w:bookmarkStart w:id="70" w:name="_Toc133405076"/>
      <w:r>
        <w:t xml:space="preserve">Figuur </w:t>
      </w:r>
      <w:r>
        <w:fldChar w:fldCharType="begin"/>
      </w:r>
      <w:r>
        <w:instrText xml:space="preserve"> SEQ Figuur \* ARABIC </w:instrText>
      </w:r>
      <w:r>
        <w:fldChar w:fldCharType="separate"/>
      </w:r>
      <w:r w:rsidR="00B95FD8">
        <w:rPr>
          <w:noProof/>
        </w:rPr>
        <w:t>13</w:t>
      </w:r>
      <w:r>
        <w:fldChar w:fldCharType="end"/>
      </w:r>
      <w:bookmarkEnd w:id="69"/>
      <w:r w:rsidR="00370E3E">
        <w:t>: Uitgewerkt versie PyBot</w:t>
      </w:r>
      <w:sdt>
        <w:sdtPr>
          <w:id w:val="1373504622"/>
          <w:citation/>
        </w:sdtPr>
        <w:sdtContent>
          <w:r w:rsidR="0039486E">
            <w:fldChar w:fldCharType="begin"/>
          </w:r>
          <w:r w:rsidR="0039486E">
            <w:rPr>
              <w:lang w:val="nl-NL"/>
            </w:rPr>
            <w:instrText xml:space="preserve"> CITATION Tomnardi \l 1043 </w:instrText>
          </w:r>
          <w:r w:rsidR="0039486E">
            <w:fldChar w:fldCharType="separate"/>
          </w:r>
          <w:r w:rsidR="004A4ECC">
            <w:rPr>
              <w:noProof/>
              <w:lang w:val="nl-NL"/>
            </w:rPr>
            <w:t xml:space="preserve"> </w:t>
          </w:r>
          <w:r w:rsidR="004A4ECC" w:rsidRPr="004A4ECC">
            <w:rPr>
              <w:noProof/>
              <w:lang w:val="nl-NL"/>
            </w:rPr>
            <w:t>[19]</w:t>
          </w:r>
          <w:r w:rsidR="0039486E">
            <w:fldChar w:fldCharType="end"/>
          </w:r>
        </w:sdtContent>
      </w:sdt>
      <w:r w:rsidR="00370E3E">
        <w:tab/>
      </w:r>
      <w:r w:rsidR="00370E3E">
        <w:tab/>
      </w:r>
      <w:r w:rsidR="00370E3E">
        <w:tab/>
        <w:t xml:space="preserve">Figuur </w:t>
      </w:r>
      <w:r>
        <w:fldChar w:fldCharType="begin"/>
      </w:r>
      <w:r>
        <w:instrText xml:space="preserve"> SEQ Figuur \* ARABIC </w:instrText>
      </w:r>
      <w:r>
        <w:fldChar w:fldCharType="separate"/>
      </w:r>
      <w:r w:rsidR="00B95FD8">
        <w:rPr>
          <w:noProof/>
        </w:rPr>
        <w:t>14</w:t>
      </w:r>
      <w:r>
        <w:fldChar w:fldCharType="end"/>
      </w:r>
      <w:r>
        <w:t>: 3D-Assenstelsel</w:t>
      </w:r>
      <w:r w:rsidR="00226F86" w:rsidRPr="00226F86">
        <w:t xml:space="preserve"> </w:t>
      </w:r>
      <w:sdt>
        <w:sdtPr>
          <w:id w:val="-1836140269"/>
          <w:citation/>
        </w:sdtPr>
        <w:sdtContent>
          <w:r w:rsidR="00226F86">
            <w:fldChar w:fldCharType="begin"/>
          </w:r>
          <w:r w:rsidR="00226F86">
            <w:rPr>
              <w:lang w:val="nl-NL"/>
            </w:rPr>
            <w:instrText xml:space="preserve"> CITATION Tomnardi \l 1043 </w:instrText>
          </w:r>
          <w:r w:rsidR="00226F86">
            <w:fldChar w:fldCharType="separate"/>
          </w:r>
          <w:r w:rsidR="004A4ECC" w:rsidRPr="004A4ECC">
            <w:rPr>
              <w:noProof/>
              <w:lang w:val="nl-NL"/>
            </w:rPr>
            <w:t>[19]</w:t>
          </w:r>
          <w:r w:rsidR="00226F86">
            <w:fldChar w:fldCharType="end"/>
          </w:r>
        </w:sdtContent>
      </w:sdt>
      <w:bookmarkEnd w:id="70"/>
    </w:p>
    <w:p w14:paraId="78A1BC46" w14:textId="77777777" w:rsidR="00DA1B46" w:rsidRDefault="00DA1B46" w:rsidP="00650E0C"/>
    <w:p w14:paraId="40044054" w14:textId="5298EE0B" w:rsidR="00DA1B46" w:rsidRPr="00AB1F3F" w:rsidRDefault="008523D9" w:rsidP="00650E0C">
      <w:r>
        <w:t>Het is o</w:t>
      </w:r>
      <w:r w:rsidR="00DA1B46">
        <w:t>pnieuw volledig uitgewerkt op een 3D</w:t>
      </w:r>
      <w:r w:rsidR="00582956">
        <w:t>-</w:t>
      </w:r>
      <w:r w:rsidR="00DA1B46">
        <w:t xml:space="preserve">printer met standaardcomponenten erin verwerkt. Dit type geeft door zijn enkele roterende basis een beter beeld van de toepassing in dit onderzoek. </w:t>
      </w:r>
      <w:r w:rsidR="006A68AC">
        <w:t>Hij is</w:t>
      </w:r>
      <w:r w:rsidR="00DA1B46">
        <w:t xml:space="preserve"> gelimiteerd in de beweging</w:t>
      </w:r>
      <w:r w:rsidR="00FE7E6F">
        <w:t>en</w:t>
      </w:r>
      <w:r w:rsidR="00DA1B46">
        <w:t xml:space="preserve"> die worden</w:t>
      </w:r>
      <w:r w:rsidR="00FE7E6F">
        <w:t xml:space="preserve"> </w:t>
      </w:r>
      <w:r w:rsidR="00DA1B46">
        <w:t xml:space="preserve">gemaakt. Zo is iedere beweging in de Z-richting of hoogte afhankelijk van </w:t>
      </w:r>
      <w:r w:rsidR="00A07A25">
        <w:t>één</w:t>
      </w:r>
      <w:r w:rsidR="00DA1B46">
        <w:t xml:space="preserve"> motor.</w:t>
      </w:r>
      <w:r w:rsidR="00A42090">
        <w:t xml:space="preserve"> </w:t>
      </w:r>
      <w:r w:rsidR="00A42090">
        <w:fldChar w:fldCharType="begin"/>
      </w:r>
      <w:r w:rsidR="00A42090">
        <w:instrText xml:space="preserve"> REF _Ref130495017 \h </w:instrText>
      </w:r>
      <w:r w:rsidR="00A42090">
        <w:fldChar w:fldCharType="separate"/>
      </w:r>
      <w:r w:rsidR="00B95FD8">
        <w:t xml:space="preserve">Figuur </w:t>
      </w:r>
      <w:r w:rsidR="00B95FD8">
        <w:rPr>
          <w:noProof/>
        </w:rPr>
        <w:t>13</w:t>
      </w:r>
      <w:r w:rsidR="00A42090">
        <w:fldChar w:fldCharType="end"/>
      </w:r>
      <w:r w:rsidR="00CA5864">
        <w:t>/</w:t>
      </w:r>
      <w:r w:rsidR="009A4D57">
        <w:t xml:space="preserve"> </w:t>
      </w:r>
      <w:r w:rsidR="00CA5864">
        <w:t>14</w:t>
      </w:r>
    </w:p>
    <w:p w14:paraId="658EEAAF" w14:textId="0B8039E2" w:rsidR="00E11664" w:rsidRPr="00E11664" w:rsidRDefault="00E11664" w:rsidP="00F27027">
      <w:pPr>
        <w:rPr>
          <w:lang w:val="nl-NL"/>
        </w:rPr>
        <w:sectPr w:rsidR="00E11664" w:rsidRPr="00E11664" w:rsidSect="00995550">
          <w:pgSz w:w="11906" w:h="16838"/>
          <w:pgMar w:top="1417" w:right="1417" w:bottom="1417" w:left="1417" w:header="708" w:footer="708" w:gutter="0"/>
          <w:cols w:space="708"/>
          <w:titlePg/>
          <w:docGrid w:linePitch="360"/>
        </w:sectPr>
      </w:pPr>
    </w:p>
    <w:p w14:paraId="55FAD062" w14:textId="1AEDDBFB" w:rsidR="00A9047A" w:rsidRDefault="00A9047A" w:rsidP="00A9047A">
      <w:pPr>
        <w:pStyle w:val="Kop2"/>
        <w:rPr>
          <w:lang w:val="nl-NL"/>
        </w:rPr>
      </w:pPr>
      <w:bookmarkStart w:id="71" w:name="_Toc133405034"/>
      <w:r>
        <w:rPr>
          <w:lang w:val="nl-NL"/>
        </w:rPr>
        <w:lastRenderedPageBreak/>
        <w:t>Veiligheid</w:t>
      </w:r>
      <w:bookmarkEnd w:id="71"/>
    </w:p>
    <w:p w14:paraId="098DDB64" w14:textId="43F90791" w:rsidR="00A63678" w:rsidRDefault="00A63678" w:rsidP="00DD2090">
      <w:r>
        <w:t>Bij het ontwerpen en realiseren van een robotarm zijn verschillende aspecten van veiligheid van belang. Het uitvoeren van een goede risicoanalyse is cruciaal om mogelijke gevaren te identificeren</w:t>
      </w:r>
      <w:r w:rsidR="004E292B">
        <w:t>. Deze gevaren</w:t>
      </w:r>
      <w:r>
        <w:t xml:space="preserve"> </w:t>
      </w:r>
      <w:r w:rsidR="00967244">
        <w:t>zouden zich</w:t>
      </w:r>
      <w:r>
        <w:t xml:space="preserve"> kunnen voordoen tijdens het gebruik van de robotarm. Het is daarbij van belang om potentiële gevaren voor zowel de bediener als andere personen in de omgeving van de robotarm te evalueren.</w:t>
      </w:r>
    </w:p>
    <w:p w14:paraId="22264AA5" w14:textId="5192A4EB" w:rsidR="00A63678" w:rsidRDefault="00A63678" w:rsidP="00DD2090">
      <w:r>
        <w:t xml:space="preserve">Stap </w:t>
      </w:r>
      <w:r w:rsidR="00A07D22">
        <w:t>één</w:t>
      </w:r>
      <w:r>
        <w:t xml:space="preserve"> van de risicoanalyse omvat de identificatie van mogelijke gevaren, zoals snelle bewegingen van de robotarm die letsels kunnen veroorzaken, hoge temp</w:t>
      </w:r>
      <w:r w:rsidR="002E1A54">
        <w:t>e</w:t>
      </w:r>
      <w:r>
        <w:t>raturen bij het gebruik van de robotarm, blootstelling aan elektrische stroom en mogelijke botsingen met personen of objecten in de buurt.</w:t>
      </w:r>
    </w:p>
    <w:p w14:paraId="320A6213" w14:textId="1183F9A1" w:rsidR="00A63678" w:rsidRDefault="00A63678" w:rsidP="00DD2090">
      <w:r>
        <w:t xml:space="preserve">Stap </w:t>
      </w:r>
      <w:r w:rsidR="00A07D22">
        <w:t>twee</w:t>
      </w:r>
      <w:r>
        <w:t xml:space="preserve"> van de risicoanalyse omvat de evaluatie van de waarschijnlijkheid dat de gevaren zich zullen voordoen en de mogelijke ernst van de gevolgen als ze zich voordoen. Op basis hiervan kan worden bepaald welke risico’s prioriteit hebben bij het nemen van beheersmaatregelen.</w:t>
      </w:r>
    </w:p>
    <w:p w14:paraId="53614D57" w14:textId="34E9A9BD" w:rsidR="00A63678" w:rsidRDefault="00A63678" w:rsidP="00DD2090">
      <w:r>
        <w:t xml:space="preserve">Stap </w:t>
      </w:r>
      <w:r w:rsidR="00C7187B">
        <w:t>drie</w:t>
      </w:r>
      <w:r>
        <w:t xml:space="preserve"> van de risicoanalyse omvat het identificeren van beheersmaatregelen om de risico’s te verminderen of te elimineren. Dit kan bijvoorbeeld worden bereikt door het installeren van fysieke barrières rondom de robotarm of door gebruik te maken van sensoren die de robotarm kunnen stoppen wanneer een persoon in de buurt komt. Het is daarbij van belang om noodstoppen te insta</w:t>
      </w:r>
      <w:r w:rsidR="00820640">
        <w:t>l</w:t>
      </w:r>
      <w:r>
        <w:t>leren die</w:t>
      </w:r>
      <w:r w:rsidR="00857A46">
        <w:t xml:space="preserve"> </w:t>
      </w:r>
      <w:r>
        <w:t>de robotarm onmiddellijk stoppen wanneer er een onverwachte situatie ontstaat. Verder moeten alle gebruikers van de robotarm getraind zijn om</w:t>
      </w:r>
      <w:r w:rsidR="006E551A">
        <w:t xml:space="preserve"> </w:t>
      </w:r>
      <w:r w:rsidR="00BF6D22">
        <w:t>v</w:t>
      </w:r>
      <w:r>
        <w:t>eilig gebruik</w:t>
      </w:r>
      <w:r w:rsidR="006E551A">
        <w:t xml:space="preserve"> </w:t>
      </w:r>
      <w:r w:rsidR="00EE3DC1">
        <w:t>te maken</w:t>
      </w:r>
      <w:r w:rsidR="00A167C8">
        <w:t xml:space="preserve"> van de robotarm</w:t>
      </w:r>
      <w:r w:rsidR="00EE3DC1">
        <w:t xml:space="preserve"> </w:t>
      </w:r>
      <w:r w:rsidR="00A01B6C">
        <w:t xml:space="preserve">en eveneens van de </w:t>
      </w:r>
      <w:r>
        <w:t>bijhorende apparatuur. Ook regelmatig onderhoud en inspectie zijn belangrijk om preventief te kunnen handelen.</w:t>
      </w:r>
    </w:p>
    <w:p w14:paraId="01F91ADF" w14:textId="7820D35A" w:rsidR="00896EB5" w:rsidRDefault="00A63678" w:rsidP="00DD2090">
      <w:pPr>
        <w:sectPr w:rsidR="00896EB5" w:rsidSect="00995550">
          <w:pgSz w:w="11906" w:h="16838"/>
          <w:pgMar w:top="1417" w:right="1417" w:bottom="1417" w:left="1417" w:header="708" w:footer="708" w:gutter="0"/>
          <w:cols w:space="708"/>
          <w:titlePg/>
          <w:docGrid w:linePitch="360"/>
        </w:sectPr>
      </w:pPr>
      <w:r>
        <w:t>Door rekening te houden met deze factoren en andere belangrijke veiligheidsaspecten, kunnen ontwerpers en gebruikers ervoor zorgen dat de robotarm veilig en efficiënt werkt.</w:t>
      </w:r>
      <w:sdt>
        <w:sdtPr>
          <w:id w:val="-1691369222"/>
          <w:citation/>
        </w:sdtPr>
        <w:sdtContent>
          <w:r w:rsidR="00B27A3C">
            <w:fldChar w:fldCharType="begin"/>
          </w:r>
          <w:r w:rsidR="00B27A3C">
            <w:rPr>
              <w:lang w:val="nl-NL"/>
            </w:rPr>
            <w:instrText xml:space="preserve"> CITATION veiligheid \l 1043 </w:instrText>
          </w:r>
          <w:r w:rsidR="00B27A3C">
            <w:fldChar w:fldCharType="separate"/>
          </w:r>
          <w:r w:rsidR="004A4ECC">
            <w:rPr>
              <w:noProof/>
              <w:lang w:val="nl-NL"/>
            </w:rPr>
            <w:t xml:space="preserve"> </w:t>
          </w:r>
          <w:r w:rsidR="004A4ECC" w:rsidRPr="004A4ECC">
            <w:rPr>
              <w:noProof/>
              <w:lang w:val="nl-NL"/>
            </w:rPr>
            <w:t>[20]</w:t>
          </w:r>
          <w:r w:rsidR="00B27A3C">
            <w:fldChar w:fldCharType="end"/>
          </w:r>
        </w:sdtContent>
      </w:sdt>
    </w:p>
    <w:p w14:paraId="4A3F8D41" w14:textId="52FBEB45" w:rsidR="00F70358" w:rsidRPr="00F70358" w:rsidRDefault="006B7E0E" w:rsidP="00F70358">
      <w:pPr>
        <w:pStyle w:val="Kop2"/>
        <w:rPr>
          <w:lang w:val="nl-NL"/>
        </w:rPr>
      </w:pPr>
      <w:bookmarkStart w:id="72" w:name="_Toc133405035"/>
      <w:r>
        <w:rPr>
          <w:lang w:val="nl-NL"/>
        </w:rPr>
        <w:lastRenderedPageBreak/>
        <w:t>O</w:t>
      </w:r>
      <w:r w:rsidRPr="006B7E0E">
        <w:rPr>
          <w:lang w:val="nl-NL"/>
        </w:rPr>
        <w:t>pzetstuk</w:t>
      </w:r>
      <w:bookmarkEnd w:id="72"/>
    </w:p>
    <w:p w14:paraId="38167444" w14:textId="00A2D0E8" w:rsidR="005A5BF3" w:rsidRDefault="007C5F2A" w:rsidP="00DD2090">
      <w:r>
        <w:t>E</w:t>
      </w:r>
      <w:r w:rsidR="00E84F44">
        <w:t>é</w:t>
      </w:r>
      <w:r>
        <w:t>n van de belangrijkste aspecten bij het maken van een robotarm is het ontwerpen van de opzetstukken. Een opzetstuk is het deel van de robotarm dat in contact komt met het object dat</w:t>
      </w:r>
      <w:r w:rsidR="008244D7">
        <w:t xml:space="preserve"> </w:t>
      </w:r>
      <w:r w:rsidR="00A31B79">
        <w:t xml:space="preserve">wordt </w:t>
      </w:r>
      <w:r>
        <w:t>verplaatst of bewerkt. Het type opzetstuk dat wordt gebruikt, hangt af van de toepassing en het gewenste resultaat.</w:t>
      </w:r>
    </w:p>
    <w:p w14:paraId="17D3A32B" w14:textId="1C0A1F11" w:rsidR="006D5B56" w:rsidRDefault="006900CD" w:rsidP="00DD2090">
      <w:r w:rsidRPr="00C234C7">
        <w:rPr>
          <w:noProof/>
        </w:rPr>
        <mc:AlternateContent>
          <mc:Choice Requires="wps">
            <w:drawing>
              <wp:anchor distT="0" distB="0" distL="114300" distR="114300" simplePos="0" relativeHeight="251648512" behindDoc="0" locked="0" layoutInCell="1" allowOverlap="1" wp14:anchorId="0FC2FB3E" wp14:editId="76B68428">
                <wp:simplePos x="0" y="0"/>
                <wp:positionH relativeFrom="column">
                  <wp:posOffset>4027805</wp:posOffset>
                </wp:positionH>
                <wp:positionV relativeFrom="paragraph">
                  <wp:posOffset>1762125</wp:posOffset>
                </wp:positionV>
                <wp:extent cx="1790700" cy="584200"/>
                <wp:effectExtent l="0" t="0" r="0" b="6350"/>
                <wp:wrapSquare wrapText="bothSides"/>
                <wp:docPr id="25" name="Tekstvak 25"/>
                <wp:cNvGraphicFramePr/>
                <a:graphic xmlns:a="http://schemas.openxmlformats.org/drawingml/2006/main">
                  <a:graphicData uri="http://schemas.microsoft.com/office/word/2010/wordprocessingShape">
                    <wps:wsp>
                      <wps:cNvSpPr txBox="1"/>
                      <wps:spPr>
                        <a:xfrm>
                          <a:off x="0" y="0"/>
                          <a:ext cx="1790700" cy="584200"/>
                        </a:xfrm>
                        <a:prstGeom prst="rect">
                          <a:avLst/>
                        </a:prstGeom>
                        <a:solidFill>
                          <a:prstClr val="white"/>
                        </a:solidFill>
                        <a:ln>
                          <a:noFill/>
                        </a:ln>
                      </wps:spPr>
                      <wps:txbx>
                        <w:txbxContent>
                          <w:p w14:paraId="550C5798" w14:textId="0240CD79" w:rsidR="00B57D51" w:rsidRPr="00577036" w:rsidRDefault="00B57D51" w:rsidP="00B57D51">
                            <w:pPr>
                              <w:pStyle w:val="Bijschrift"/>
                              <w:rPr>
                                <w:noProof/>
                                <w:sz w:val="24"/>
                              </w:rPr>
                            </w:pPr>
                            <w:bookmarkStart w:id="73" w:name="_Ref131060704"/>
                            <w:bookmarkStart w:id="74" w:name="_Toc133405077"/>
                            <w:r>
                              <w:t xml:space="preserve">Figuur </w:t>
                            </w:r>
                            <w:r>
                              <w:fldChar w:fldCharType="begin"/>
                            </w:r>
                            <w:r>
                              <w:instrText xml:space="preserve"> SEQ Figuur \* ARABIC </w:instrText>
                            </w:r>
                            <w:r>
                              <w:fldChar w:fldCharType="separate"/>
                            </w:r>
                            <w:r w:rsidR="00B95FD8">
                              <w:rPr>
                                <w:noProof/>
                              </w:rPr>
                              <w:t>15</w:t>
                            </w:r>
                            <w:r>
                              <w:fldChar w:fldCharType="end"/>
                            </w:r>
                            <w:bookmarkEnd w:id="73"/>
                            <w:r>
                              <w:t xml:space="preserve">: </w:t>
                            </w:r>
                            <w:r w:rsidR="009318D9">
                              <w:t>P</w:t>
                            </w:r>
                            <w:r>
                              <w:t>arallelle grijper</w:t>
                            </w:r>
                            <w:sdt>
                              <w:sdtPr>
                                <w:id w:val="-1313328662"/>
                                <w:citation/>
                              </w:sdtPr>
                              <w:sdtContent>
                                <w:r w:rsidR="00CC15E6">
                                  <w:fldChar w:fldCharType="begin"/>
                                </w:r>
                                <w:r w:rsidR="00CC15E6">
                                  <w:rPr>
                                    <w:lang w:val="nl-NL"/>
                                  </w:rPr>
                                  <w:instrText xml:space="preserve"> CITATION parallellegrijper \l 1043 </w:instrText>
                                </w:r>
                                <w:r w:rsidR="00CC15E6">
                                  <w:fldChar w:fldCharType="separate"/>
                                </w:r>
                                <w:r>
                                  <w:rPr>
                                    <w:noProof/>
                                    <w:lang w:val="nl-NL"/>
                                  </w:rPr>
                                  <w:t xml:space="preserve"> [20]</w:t>
                                </w:r>
                                <w:r w:rsidR="00CC15E6">
                                  <w:fldChar w:fldCharType="end"/>
                                </w:r>
                              </w:sdtContent>
                            </w:sdt>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C2FB3E" id="Tekstvak 25" o:spid="_x0000_s1037" type="#_x0000_t202" style="position:absolute;margin-left:317.15pt;margin-top:138.75pt;width:141pt;height:46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" stroked="f">
                <v:textbox inset="0,0,0,0">
                  <w:txbxContent>
                    <w:p w14:paraId="550C5798" w14:textId="0240CD79" w:rsidR="00B57D51" w:rsidRPr="00577036" w:rsidRDefault="00B57D51" w:rsidP="00B57D51">
                      <w:pPr>
                        <w:pStyle w:val="Bijschrift"/>
                        <w:rPr>
                          <w:noProof/>
                          <w:sz w:val="24"/>
                        </w:rPr>
                      </w:pPr>
                      <w:bookmarkStart w:id="75" w:name="_Ref131060704"/>
                      <w:bookmarkStart w:id="76" w:name="_Toc133405077"/>
                      <w:r>
                        <w:t xml:space="preserve">Figuur </w:t>
                      </w:r>
                      <w:r>
                        <w:fldChar w:fldCharType="begin"/>
                      </w:r>
                      <w:r>
                        <w:instrText xml:space="preserve"> SEQ Figuur \* ARABIC </w:instrText>
                      </w:r>
                      <w:r>
                        <w:fldChar w:fldCharType="separate"/>
                      </w:r>
                      <w:r w:rsidR="00B95FD8">
                        <w:rPr>
                          <w:noProof/>
                        </w:rPr>
                        <w:t>15</w:t>
                      </w:r>
                      <w:r>
                        <w:fldChar w:fldCharType="end"/>
                      </w:r>
                      <w:bookmarkEnd w:id="75"/>
                      <w:r>
                        <w:t xml:space="preserve">: </w:t>
                      </w:r>
                      <w:r w:rsidR="009318D9">
                        <w:t>P</w:t>
                      </w:r>
                      <w:r>
                        <w:t>arallelle grijper</w:t>
                      </w:r>
                      <w:sdt>
                        <w:sdtPr>
                          <w:id w:val="-1313328662"/>
                          <w:citation/>
                        </w:sdtPr>
                        <w:sdtContent>
                          <w:r w:rsidR="00CC15E6">
                            <w:fldChar w:fldCharType="begin"/>
                          </w:r>
                          <w:r w:rsidR="00CC15E6">
                            <w:rPr>
                              <w:lang w:val="nl-NL"/>
                            </w:rPr>
                            <w:instrText xml:space="preserve"> CITATION parallellegrijper \l 1043 </w:instrText>
                          </w:r>
                          <w:r w:rsidR="00CC15E6">
                            <w:fldChar w:fldCharType="separate"/>
                          </w:r>
                          <w:r>
                            <w:rPr>
                              <w:noProof/>
                              <w:lang w:val="nl-NL"/>
                            </w:rPr>
                            <w:t xml:space="preserve"> [20]</w:t>
                          </w:r>
                          <w:r w:rsidR="00CC15E6">
                            <w:fldChar w:fldCharType="end"/>
                          </w:r>
                        </w:sdtContent>
                      </w:sdt>
                      <w:bookmarkEnd w:id="76"/>
                    </w:p>
                  </w:txbxContent>
                </v:textbox>
                <w10:wrap type="square"/>
              </v:shape>
            </w:pict>
          </mc:Fallback>
        </mc:AlternateContent>
      </w:r>
      <w:r w:rsidRPr="00C234C7">
        <w:rPr>
          <w:noProof/>
        </w:rPr>
        <w:drawing>
          <wp:anchor distT="0" distB="0" distL="114300" distR="114300" simplePos="0" relativeHeight="251656704" behindDoc="1" locked="0" layoutInCell="1" allowOverlap="1" wp14:anchorId="7A7AB6CC" wp14:editId="77BB1C07">
            <wp:simplePos x="0" y="0"/>
            <wp:positionH relativeFrom="margin">
              <wp:posOffset>4078605</wp:posOffset>
            </wp:positionH>
            <wp:positionV relativeFrom="paragraph">
              <wp:posOffset>128270</wp:posOffset>
            </wp:positionV>
            <wp:extent cx="1790700" cy="1629410"/>
            <wp:effectExtent l="0" t="0" r="0" b="0"/>
            <wp:wrapSquare wrapText="bothSides"/>
            <wp:docPr id="2" name="Afbeelding 2"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elektronica&#10;&#10;Automatisch gegenereerde beschrijv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0700" cy="1629410"/>
                    </a:xfrm>
                    <a:prstGeom prst="rect">
                      <a:avLst/>
                    </a:prstGeom>
                    <a:noFill/>
                  </pic:spPr>
                </pic:pic>
              </a:graphicData>
            </a:graphic>
            <wp14:sizeRelH relativeFrom="margin">
              <wp14:pctWidth>0</wp14:pctWidth>
            </wp14:sizeRelH>
            <wp14:sizeRelV relativeFrom="margin">
              <wp14:pctHeight>0</wp14:pctHeight>
            </wp14:sizeRelV>
          </wp:anchor>
        </w:drawing>
      </w:r>
      <w:r w:rsidRPr="00C234C7">
        <w:rPr>
          <w:noProof/>
        </w:rPr>
        <w:drawing>
          <wp:anchor distT="0" distB="0" distL="114300" distR="114300" simplePos="0" relativeHeight="251658752" behindDoc="0" locked="0" layoutInCell="1" allowOverlap="1" wp14:anchorId="6D9987DF" wp14:editId="4AE6886C">
            <wp:simplePos x="0" y="0"/>
            <wp:positionH relativeFrom="margin">
              <wp:posOffset>4034155</wp:posOffset>
            </wp:positionH>
            <wp:positionV relativeFrom="paragraph">
              <wp:posOffset>2432685</wp:posOffset>
            </wp:positionV>
            <wp:extent cx="1781810" cy="2045335"/>
            <wp:effectExtent l="0" t="0" r="8890" b="0"/>
            <wp:wrapSquare wrapText="bothSides"/>
            <wp:docPr id="24" name="Afbeelding 24" descr="Pneumatische Grijpers - Robotgrijpers - ZVS Techni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eumatische Grijpers - Robotgrijpers - ZVS Technie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81810" cy="2045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180F" w:rsidRPr="00AD180F">
        <w:t xml:space="preserve">Eén van de meest voorkomende opzetstukken voor een robotarm is de grijper. Dit opzetstuk wordt gebruikt om objecten vast te pakken en te verplaatsen. Er zijn verschillende soorten grijpers, zoals parallelle grijpers, hoekgrijpers en pneumatische grijpers. Parallelle grijpers worden vaak gebruikt </w:t>
      </w:r>
      <w:r w:rsidR="00697DE4">
        <w:t>bij</w:t>
      </w:r>
      <w:r w:rsidR="00AD180F" w:rsidRPr="00AD180F">
        <w:t xml:space="preserve"> industriële toepassingen, zoals het assembleren van producten, het verpakken van goederen of het laden en lossen van vrachtwagens. Ze zijn ook populair in laboratoriumomgevingen en in de gezondheidszorg voor het hanteren van delicate en gevoelige objecten. Over het algemeen bieden parallelle grijpers een betrouwbare en efficiënte manier om objecten vast te pakken en te hanteren met behulp van een </w:t>
      </w:r>
      <w:r w:rsidR="00AD180F" w:rsidRPr="00985E8B">
        <w:t xml:space="preserve">robotarm. </w:t>
      </w:r>
      <w:r w:rsidR="003554E6" w:rsidRPr="00985E8B">
        <w:fldChar w:fldCharType="begin"/>
      </w:r>
      <w:r w:rsidR="003554E6" w:rsidRPr="00985E8B">
        <w:instrText xml:space="preserve"> REF _Ref131060704 \h  \* MERGEFORMAT </w:instrText>
      </w:r>
      <w:r w:rsidR="003554E6" w:rsidRPr="00985E8B">
        <w:fldChar w:fldCharType="separate"/>
      </w:r>
      <w:r w:rsidR="00B95FD8">
        <w:t xml:space="preserve">Figuur </w:t>
      </w:r>
      <w:r w:rsidR="00B95FD8">
        <w:rPr>
          <w:noProof/>
        </w:rPr>
        <w:t>15</w:t>
      </w:r>
      <w:r w:rsidR="003554E6" w:rsidRPr="00985E8B">
        <w:fldChar w:fldCharType="end"/>
      </w:r>
    </w:p>
    <w:p w14:paraId="5408E424" w14:textId="13E00444" w:rsidR="007C5F2A" w:rsidRDefault="006900CD" w:rsidP="00DD2090">
      <w:r w:rsidRPr="00C234C7">
        <w:rPr>
          <w:noProof/>
        </w:rPr>
        <mc:AlternateContent>
          <mc:Choice Requires="wps">
            <w:drawing>
              <wp:anchor distT="0" distB="0" distL="114300" distR="114300" simplePos="0" relativeHeight="251664896" behindDoc="0" locked="0" layoutInCell="1" allowOverlap="1" wp14:anchorId="4E2C512B" wp14:editId="71E173E5">
                <wp:simplePos x="0" y="0"/>
                <wp:positionH relativeFrom="column">
                  <wp:posOffset>4076065</wp:posOffset>
                </wp:positionH>
                <wp:positionV relativeFrom="paragraph">
                  <wp:posOffset>1779693</wp:posOffset>
                </wp:positionV>
                <wp:extent cx="1781810" cy="635"/>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1781810" cy="635"/>
                        </a:xfrm>
                        <a:prstGeom prst="rect">
                          <a:avLst/>
                        </a:prstGeom>
                        <a:solidFill>
                          <a:prstClr val="white"/>
                        </a:solidFill>
                        <a:ln>
                          <a:noFill/>
                        </a:ln>
                      </wps:spPr>
                      <wps:txbx>
                        <w:txbxContent>
                          <w:p w14:paraId="121AB556" w14:textId="5748B3A1" w:rsidR="00B57D51" w:rsidRPr="006C1076" w:rsidRDefault="00B57D51" w:rsidP="00B57D51">
                            <w:pPr>
                              <w:pStyle w:val="Bijschrift"/>
                              <w:rPr>
                                <w:noProof/>
                                <w:sz w:val="24"/>
                              </w:rPr>
                            </w:pPr>
                            <w:bookmarkStart w:id="77" w:name="_Ref131060724"/>
                            <w:bookmarkStart w:id="78" w:name="_Toc133405078"/>
                            <w:r>
                              <w:t xml:space="preserve">Figuur </w:t>
                            </w:r>
                            <w:r>
                              <w:fldChar w:fldCharType="begin"/>
                            </w:r>
                            <w:r>
                              <w:instrText xml:space="preserve"> SEQ Figuur \* ARABIC </w:instrText>
                            </w:r>
                            <w:r>
                              <w:fldChar w:fldCharType="separate"/>
                            </w:r>
                            <w:r w:rsidR="00B95FD8">
                              <w:rPr>
                                <w:noProof/>
                              </w:rPr>
                              <w:t>16</w:t>
                            </w:r>
                            <w:r>
                              <w:fldChar w:fldCharType="end"/>
                            </w:r>
                            <w:bookmarkEnd w:id="77"/>
                            <w:r>
                              <w:t xml:space="preserve">: </w:t>
                            </w:r>
                            <w:r w:rsidR="009318D9">
                              <w:t>P</w:t>
                            </w:r>
                            <w:r w:rsidR="00C03509">
                              <w:t xml:space="preserve">neumatische </w:t>
                            </w:r>
                            <w:r>
                              <w:t>hoek-grijper</w:t>
                            </w:r>
                            <w:sdt>
                              <w:sdtPr>
                                <w:id w:val="-1469127106"/>
                                <w:citation/>
                              </w:sdtPr>
                              <w:sdtContent>
                                <w:r w:rsidR="00285EBB">
                                  <w:fldChar w:fldCharType="begin"/>
                                </w:r>
                                <w:r w:rsidR="00285EBB">
                                  <w:rPr>
                                    <w:lang w:val="nl-NL"/>
                                  </w:rPr>
                                  <w:instrText xml:space="preserve"> CITATION pneumatischehoekgrijper \l 1043 </w:instrText>
                                </w:r>
                                <w:r w:rsidR="00285EBB">
                                  <w:fldChar w:fldCharType="separate"/>
                                </w:r>
                                <w:r>
                                  <w:rPr>
                                    <w:noProof/>
                                    <w:lang w:val="nl-NL"/>
                                  </w:rPr>
                                  <w:t xml:space="preserve"> [21]</w:t>
                                </w:r>
                                <w:r w:rsidR="00285EBB">
                                  <w:fldChar w:fldCharType="end"/>
                                </w:r>
                              </w:sdtContent>
                            </w:sdt>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C512B" id="Tekstvak 26" o:spid="_x0000_s1038" type="#_x0000_t202" style="position:absolute;margin-left:320.95pt;margin-top:140.15pt;width:140.3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" stroked="f">
                <v:textbox style="mso-fit-shape-to-text:t" inset="0,0,0,0">
                  <w:txbxContent>
                    <w:p w14:paraId="121AB556" w14:textId="5748B3A1" w:rsidR="00B57D51" w:rsidRPr="006C1076" w:rsidRDefault="00B57D51" w:rsidP="00B57D51">
                      <w:pPr>
                        <w:pStyle w:val="Bijschrift"/>
                        <w:rPr>
                          <w:noProof/>
                          <w:sz w:val="24"/>
                        </w:rPr>
                      </w:pPr>
                      <w:bookmarkStart w:id="79" w:name="_Ref131060724"/>
                      <w:bookmarkStart w:id="80" w:name="_Toc133405078"/>
                      <w:r>
                        <w:t xml:space="preserve">Figuur </w:t>
                      </w:r>
                      <w:r>
                        <w:fldChar w:fldCharType="begin"/>
                      </w:r>
                      <w:r>
                        <w:instrText xml:space="preserve"> SEQ Figuur \* ARABIC </w:instrText>
                      </w:r>
                      <w:r>
                        <w:fldChar w:fldCharType="separate"/>
                      </w:r>
                      <w:r w:rsidR="00B95FD8">
                        <w:rPr>
                          <w:noProof/>
                        </w:rPr>
                        <w:t>16</w:t>
                      </w:r>
                      <w:r>
                        <w:fldChar w:fldCharType="end"/>
                      </w:r>
                      <w:bookmarkEnd w:id="79"/>
                      <w:r>
                        <w:t xml:space="preserve">: </w:t>
                      </w:r>
                      <w:r w:rsidR="009318D9">
                        <w:t>P</w:t>
                      </w:r>
                      <w:r w:rsidR="00C03509">
                        <w:t xml:space="preserve">neumatische </w:t>
                      </w:r>
                      <w:r>
                        <w:t>hoek-grijper</w:t>
                      </w:r>
                      <w:sdt>
                        <w:sdtPr>
                          <w:id w:val="-1469127106"/>
                          <w:citation/>
                        </w:sdtPr>
                        <w:sdtContent>
                          <w:r w:rsidR="00285EBB">
                            <w:fldChar w:fldCharType="begin"/>
                          </w:r>
                          <w:r w:rsidR="00285EBB">
                            <w:rPr>
                              <w:lang w:val="nl-NL"/>
                            </w:rPr>
                            <w:instrText xml:space="preserve"> CITATION pneumatischehoekgrijper \l 1043 </w:instrText>
                          </w:r>
                          <w:r w:rsidR="00285EBB">
                            <w:fldChar w:fldCharType="separate"/>
                          </w:r>
                          <w:r>
                            <w:rPr>
                              <w:noProof/>
                              <w:lang w:val="nl-NL"/>
                            </w:rPr>
                            <w:t xml:space="preserve"> [21]</w:t>
                          </w:r>
                          <w:r w:rsidR="00285EBB">
                            <w:fldChar w:fldCharType="end"/>
                          </w:r>
                        </w:sdtContent>
                      </w:sdt>
                      <w:bookmarkEnd w:id="80"/>
                    </w:p>
                  </w:txbxContent>
                </v:textbox>
                <w10:wrap type="square"/>
              </v:shape>
            </w:pict>
          </mc:Fallback>
        </mc:AlternateContent>
      </w:r>
      <w:r w:rsidR="00AD180F" w:rsidRPr="00AD180F">
        <w:t xml:space="preserve">Hoekgrijpers zijn een ander type grijper dat vaak wordt gebruikt. Zoals de naam al aangeeft, zijn hoekgrijpers ontworpen om objecten vast te pakken en vast te houden met behulp van een set vingers die in een hoek zijn gepositioneerd ten opzichte van elkaar. Dit type grijper wordt gebruikt in toepassingen waarbij het vast te pakken voorwerp niet plat of rechthoekig is, maar een onregelmatige vorm heeft. Pneumatische grijpers worden voornamelijk gebruikt voor het hanteren van delicate objecten zoals objecten die gemaakt zijn van glas of breekbaar </w:t>
      </w:r>
      <w:r w:rsidR="00AD180F" w:rsidRPr="00985E8B">
        <w:t>materiaal.</w:t>
      </w:r>
      <w:r w:rsidR="003554E6" w:rsidRPr="00985E8B">
        <w:t xml:space="preserve"> </w:t>
      </w:r>
      <w:r w:rsidR="003554E6" w:rsidRPr="00985E8B">
        <w:fldChar w:fldCharType="begin"/>
      </w:r>
      <w:r w:rsidR="003554E6" w:rsidRPr="00985E8B">
        <w:instrText xml:space="preserve"> REF _Ref131060724 \h  \* MERGEFORMAT </w:instrText>
      </w:r>
      <w:r w:rsidR="003554E6" w:rsidRPr="00985E8B">
        <w:fldChar w:fldCharType="separate"/>
      </w:r>
      <w:r w:rsidR="00B95FD8">
        <w:t xml:space="preserve">Figuur </w:t>
      </w:r>
      <w:r w:rsidR="00B95FD8">
        <w:rPr>
          <w:noProof/>
        </w:rPr>
        <w:t>16</w:t>
      </w:r>
      <w:r w:rsidR="003554E6" w:rsidRPr="00985E8B">
        <w:fldChar w:fldCharType="end"/>
      </w:r>
    </w:p>
    <w:p w14:paraId="74252D70" w14:textId="7F2DF1A1" w:rsidR="007C5F2A" w:rsidRDefault="007C5F2A" w:rsidP="00DD2090">
      <w:r>
        <w:t xml:space="preserve">Een ander type opzetstuk is een lasersnijder. Dit opzetstuk gebruikt lasers om materialen te snijden. Het is vooral handig </w:t>
      </w:r>
      <w:r w:rsidR="00B54E81">
        <w:t>bij</w:t>
      </w:r>
      <w:r>
        <w:t xml:space="preserve"> industriële toepassingen waar precisie en snelheid van belang zijn, zoals bij het snijden van metaalplaten.</w:t>
      </w:r>
    </w:p>
    <w:p w14:paraId="767102B1" w14:textId="0CF3F7D4" w:rsidR="00B9778F" w:rsidRDefault="00623A8E" w:rsidP="00DD2090">
      <w:r>
        <w:t xml:space="preserve">Schuurmachines zijn een </w:t>
      </w:r>
      <w:r w:rsidR="007C5F2A">
        <w:t>ander</w:t>
      </w:r>
      <w:r w:rsidR="00816833">
        <w:t>e</w:t>
      </w:r>
      <w:r w:rsidR="007C5F2A">
        <w:t xml:space="preserve"> soort veelvoorkomend</w:t>
      </w:r>
      <w:r w:rsidR="00452A4A">
        <w:t>e</w:t>
      </w:r>
      <w:r w:rsidR="007C5F2A">
        <w:t xml:space="preserve"> type</w:t>
      </w:r>
      <w:r w:rsidR="00452A4A">
        <w:t>s</w:t>
      </w:r>
      <w:r w:rsidR="007C5F2A">
        <w:t xml:space="preserve"> van opzetstuk</w:t>
      </w:r>
      <w:r w:rsidR="00452A4A">
        <w:t>ken</w:t>
      </w:r>
      <w:r w:rsidR="007C5F2A">
        <w:t xml:space="preserve"> voor een robotarm. Ze worden gebruikt om materialen te schuren en glad te maken. Dit type opzetstuk wordt het meest gebruikt in de automobiel- en meubelindustrie.</w:t>
      </w:r>
    </w:p>
    <w:p w14:paraId="3D757600" w14:textId="77777777" w:rsidR="008C6D2D" w:rsidRDefault="008C6D2D" w:rsidP="00DD2090"/>
    <w:p w14:paraId="7EA257A0" w14:textId="68812501" w:rsidR="00A25295" w:rsidRDefault="00A25295" w:rsidP="00DD2090">
      <w:pPr>
        <w:rPr>
          <w:ins w:id="81" w:author="Lukas Verschraegen" w:date="2023-03-23T17:23:00Z"/>
        </w:rPr>
        <w:sectPr w:rsidR="00A25295" w:rsidSect="00995550">
          <w:pgSz w:w="11906" w:h="16838"/>
          <w:pgMar w:top="1417" w:right="1417" w:bottom="1417" w:left="1417" w:header="708" w:footer="708" w:gutter="0"/>
          <w:cols w:space="708"/>
          <w:titlePg/>
          <w:docGrid w:linePitch="360"/>
        </w:sectPr>
      </w:pPr>
    </w:p>
    <w:p w14:paraId="179B53AF" w14:textId="5154E416" w:rsidR="007C5F2A" w:rsidRDefault="007C5F2A" w:rsidP="00DD2090">
      <w:r>
        <w:lastRenderedPageBreak/>
        <w:t>Een magnetisch opzetstuk wordt gebruikt om metalen voorwerpen op te tillen en te verplaatsen. Dit type opzetstuk is handig voor het hanteren van zware of gevaarlijke metalen voorwerpen. Dit kan</w:t>
      </w:r>
      <w:r w:rsidR="00857A46">
        <w:t xml:space="preserve"> </w:t>
      </w:r>
      <w:r>
        <w:t>bijvoorbeeld van pas komen in een fabriek waar zware metalen onderdelen worden geproduceerd. Het gebruik van een magnetisch opzetstuk kan de efficiëntie en productiviteit van de robotarm verbeteren</w:t>
      </w:r>
      <w:r w:rsidR="00105CCB">
        <w:t>. Het kan immers</w:t>
      </w:r>
      <w:r>
        <w:t xml:space="preserve"> snel en gemakkelijk objecten</w:t>
      </w:r>
      <w:r w:rsidR="00581F07">
        <w:t xml:space="preserve"> </w:t>
      </w:r>
      <w:r>
        <w:t xml:space="preserve">oppakken en verplaatsen zonder dat er veel aanpassingen nodig zijn. Bovendien </w:t>
      </w:r>
      <w:r w:rsidR="005E4E36">
        <w:t xml:space="preserve">verkleint </w:t>
      </w:r>
      <w:r>
        <w:t xml:space="preserve">de kans op ongevallen door vallende voorwerpen </w:t>
      </w:r>
      <w:r w:rsidR="00100797">
        <w:t>omdat ze</w:t>
      </w:r>
      <w:r>
        <w:t xml:space="preserve"> beter </w:t>
      </w:r>
      <w:r w:rsidR="00402215">
        <w:t>vasthangen</w:t>
      </w:r>
      <w:r>
        <w:t xml:space="preserve"> aan de robotarm. </w:t>
      </w:r>
    </w:p>
    <w:p w14:paraId="3CE619F8" w14:textId="4FE858C7" w:rsidR="007C5F2A" w:rsidRDefault="007C5F2A" w:rsidP="00DD2090">
      <w:r>
        <w:t xml:space="preserve">Het is ook mogelijk om camerasystemen </w:t>
      </w:r>
      <w:r w:rsidR="00F72BDF">
        <w:t>t</w:t>
      </w:r>
      <w:r>
        <w:t xml:space="preserve">e gebruiken als opzetstuk. Dit type opzetstuk wordt gebruik om beelden vast te leggen en te analyseren. Het wordt vaak gebruikt in de industrie voor kwaliteitscontrole, inspectie en robotica-onderzoek. </w:t>
      </w:r>
      <w:r w:rsidR="00EA6A0A">
        <w:t xml:space="preserve">Het camerasysteem kan </w:t>
      </w:r>
      <w:r w:rsidR="00486E88">
        <w:t>er</w:t>
      </w:r>
      <w:r w:rsidR="000A46A8">
        <w:t xml:space="preserve"> in combinatie met andere types opzetstukken </w:t>
      </w:r>
      <w:r w:rsidR="00250555">
        <w:t xml:space="preserve">voor zorgen dat </w:t>
      </w:r>
      <w:r w:rsidR="00D71A7C">
        <w:t xml:space="preserve">bijvoorbeeld </w:t>
      </w:r>
      <w:r w:rsidR="00787DBF">
        <w:t>delicate voorwerpen beter gegrepen kunnen worden omdat er voorziening is van een beter beeld.</w:t>
      </w:r>
    </w:p>
    <w:p w14:paraId="627F1E2D" w14:textId="180CE02C" w:rsidR="007C5F2A" w:rsidRDefault="007C5F2A" w:rsidP="00DD2090">
      <w:r>
        <w:t>Men kan een robotarm ook uitrusten met een boormachine als opzetstuk</w:t>
      </w:r>
      <w:r w:rsidR="003D173B">
        <w:t xml:space="preserve"> om</w:t>
      </w:r>
      <w:r>
        <w:t xml:space="preserve"> gaten te maken in materialen. Dit soort opzetstuk is ideaal voor situaties waarbij precisie, consciëntie en herhaalbaarheid van cruciaal belang zijn. Een robotarm met een boormachin</w:t>
      </w:r>
      <w:r w:rsidR="00E35B0B">
        <w:t>e</w:t>
      </w:r>
      <w:r>
        <w:t>opzetstuk kan ook worden gebruikt om schroeve</w:t>
      </w:r>
      <w:r w:rsidR="001B2861">
        <w:t xml:space="preserve">n </w:t>
      </w:r>
      <w:r>
        <w:t>te draaien in onderdelen die al voorzien zijn van schroefgate</w:t>
      </w:r>
      <w:r w:rsidR="003C00F5">
        <w:t>n</w:t>
      </w:r>
      <w:r>
        <w:t>. Dit vermindert de noodzaak van menselijke arbeid en verbetert de efficiëntie van het productieproces. Naast boren en schroeven kan</w:t>
      </w:r>
      <w:r w:rsidR="00E52089">
        <w:t xml:space="preserve"> de robotarm</w:t>
      </w:r>
      <w:r>
        <w:t xml:space="preserve"> gebruik maken van een boormachineopzetstuk om</w:t>
      </w:r>
      <w:r w:rsidR="008950A4">
        <w:t xml:space="preserve"> </w:t>
      </w:r>
      <w:r w:rsidR="00337F0D">
        <w:t>een bepaald patroon</w:t>
      </w:r>
      <w:r w:rsidR="00D401D1">
        <w:t xml:space="preserve"> in een materiaal</w:t>
      </w:r>
      <w:r>
        <w:t xml:space="preserve"> te frezen</w:t>
      </w:r>
      <w:r w:rsidR="00D401D1">
        <w:t>.</w:t>
      </w:r>
      <w:r w:rsidR="000278CA">
        <w:t xml:space="preserve"> </w:t>
      </w:r>
    </w:p>
    <w:p w14:paraId="518C4DC9" w14:textId="1455B737" w:rsidR="00AD6571" w:rsidRDefault="00BB6480" w:rsidP="00DD2090">
      <w:pPr>
        <w:sectPr w:rsidR="00AD6571" w:rsidSect="00995550">
          <w:pgSz w:w="11906" w:h="16838"/>
          <w:pgMar w:top="1417" w:right="1417" w:bottom="1417" w:left="1417" w:header="708" w:footer="708" w:gutter="0"/>
          <w:cols w:space="708"/>
          <w:titlePg/>
          <w:docGrid w:linePitch="360"/>
        </w:sectPr>
      </w:pPr>
      <w:r w:rsidRPr="00F14FC5">
        <w:t>D</w:t>
      </w:r>
      <w:r w:rsidR="007C5F2A" w:rsidRPr="00F14FC5">
        <w:t>e keuze</w:t>
      </w:r>
      <w:r w:rsidR="003A1D03" w:rsidRPr="00F14FC5">
        <w:t xml:space="preserve"> in gebruik van het</w:t>
      </w:r>
      <w:r w:rsidR="007C5F2A" w:rsidRPr="00F14FC5">
        <w:t xml:space="preserve"> soort opzetstuk is belangrijk in het </w:t>
      </w:r>
      <w:r w:rsidR="00402215" w:rsidRPr="00F14FC5">
        <w:t>designproces</w:t>
      </w:r>
      <w:r w:rsidR="007C5F2A" w:rsidRPr="00F14FC5">
        <w:t xml:space="preserve"> van de robotarm</w:t>
      </w:r>
      <w:r w:rsidR="00D12729" w:rsidRPr="00F14FC5">
        <w:t>.</w:t>
      </w:r>
      <w:r w:rsidR="007C5F2A" w:rsidRPr="00F14FC5">
        <w:t xml:space="preserve"> </w:t>
      </w:r>
      <w:r w:rsidR="00796F4A" w:rsidRPr="00F14FC5">
        <w:t>Hij</w:t>
      </w:r>
      <w:r w:rsidR="000D633E" w:rsidRPr="00F14FC5">
        <w:t xml:space="preserve"> kan op die manier volledig naar wens worden gemaakt</w:t>
      </w:r>
      <w:r w:rsidR="009D6E79" w:rsidRPr="00F14FC5">
        <w:t xml:space="preserve"> en er k</w:t>
      </w:r>
      <w:r w:rsidR="00DC3825" w:rsidRPr="00F14FC5">
        <w:t>an</w:t>
      </w:r>
      <w:r w:rsidR="009D6E79" w:rsidRPr="00F14FC5">
        <w:t xml:space="preserve"> eventueel</w:t>
      </w:r>
      <w:r w:rsidR="007C5F2A" w:rsidRPr="00F14FC5">
        <w:t xml:space="preserve"> extra gewicht </w:t>
      </w:r>
      <w:r w:rsidR="00F14FC5">
        <w:t xml:space="preserve">worden </w:t>
      </w:r>
      <w:r w:rsidR="007C5F2A" w:rsidRPr="00F14FC5">
        <w:t>toe</w:t>
      </w:r>
      <w:r w:rsidR="00DC3825" w:rsidRPr="00F14FC5">
        <w:t>ge</w:t>
      </w:r>
      <w:r w:rsidR="007C5F2A" w:rsidRPr="00F14FC5">
        <w:t>voeg</w:t>
      </w:r>
      <w:r w:rsidR="00DC3825" w:rsidRPr="00F14FC5">
        <w:t>d</w:t>
      </w:r>
      <w:r w:rsidR="007C5F2A" w:rsidRPr="00F14FC5">
        <w:t xml:space="preserve"> aan de basis van de arm zodat </w:t>
      </w:r>
      <w:r w:rsidR="00445943" w:rsidRPr="00F14FC5">
        <w:t>hij</w:t>
      </w:r>
      <w:r w:rsidR="007C5F2A" w:rsidRPr="00F14FC5">
        <w:t xml:space="preserve"> objecten</w:t>
      </w:r>
      <w:r w:rsidR="008E228A">
        <w:t xml:space="preserve"> van</w:t>
      </w:r>
      <w:r w:rsidR="00F8167D">
        <w:t xml:space="preserve"> </w:t>
      </w:r>
      <w:r w:rsidR="00F41197">
        <w:t>250 tot 500 gram</w:t>
      </w:r>
      <w:r w:rsidR="007C5F2A" w:rsidRPr="00F14FC5">
        <w:t xml:space="preserve"> kan tillen.</w:t>
      </w:r>
    </w:p>
    <w:p w14:paraId="64CC6571" w14:textId="6077F080" w:rsidR="000D201D" w:rsidRDefault="000D201D" w:rsidP="000D201D">
      <w:pPr>
        <w:pStyle w:val="Kop1"/>
      </w:pPr>
      <w:bookmarkStart w:id="82" w:name="_Toc133405036"/>
      <w:r>
        <w:lastRenderedPageBreak/>
        <w:t>Ontwerp</w:t>
      </w:r>
      <w:bookmarkEnd w:id="82"/>
    </w:p>
    <w:p w14:paraId="44279992" w14:textId="7E0F3E20" w:rsidR="00A9047A" w:rsidRDefault="001630FF" w:rsidP="00A9047A">
      <w:pPr>
        <w:pStyle w:val="Kop2"/>
      </w:pPr>
      <w:bookmarkStart w:id="83" w:name="_Toc133405037"/>
      <w:r>
        <w:t>Blokschema</w:t>
      </w:r>
      <w:bookmarkEnd w:id="83"/>
    </w:p>
    <w:p w14:paraId="192078A5" w14:textId="77777777" w:rsidR="006A1485" w:rsidRDefault="00857DA0" w:rsidP="006A1485">
      <w:pPr>
        <w:keepNext/>
      </w:pPr>
      <w:r>
        <w:rPr>
          <w:noProof/>
        </w:rPr>
        <w:drawing>
          <wp:inline distT="0" distB="0" distL="0" distR="0" wp14:anchorId="0860FA76" wp14:editId="69F319B7">
            <wp:extent cx="6278880" cy="3819097"/>
            <wp:effectExtent l="0" t="0" r="7620" b="0"/>
            <wp:docPr id="1616271982" name="Afbeelding 1616271982"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71982" name="Afbeelding 1" descr="Afbeelding met grafiek&#10;&#10;Automatisch gegenereerde beschrijving"/>
                    <pic:cNvPicPr/>
                  </pic:nvPicPr>
                  <pic:blipFill>
                    <a:blip r:embed="rId38"/>
                    <a:stretch>
                      <a:fillRect/>
                    </a:stretch>
                  </pic:blipFill>
                  <pic:spPr>
                    <a:xfrm>
                      <a:off x="0" y="0"/>
                      <a:ext cx="6293937" cy="3828255"/>
                    </a:xfrm>
                    <a:prstGeom prst="rect">
                      <a:avLst/>
                    </a:prstGeom>
                  </pic:spPr>
                </pic:pic>
              </a:graphicData>
            </a:graphic>
          </wp:inline>
        </w:drawing>
      </w:r>
    </w:p>
    <w:p w14:paraId="56F02681" w14:textId="146BD799" w:rsidR="00857DA0" w:rsidRDefault="006A1485" w:rsidP="006A1485">
      <w:pPr>
        <w:pStyle w:val="Bijschrift"/>
      </w:pPr>
      <w:bookmarkStart w:id="84" w:name="_Ref133339223"/>
      <w:bookmarkStart w:id="85" w:name="_Toc133405079"/>
      <w:r>
        <w:t xml:space="preserve">Figuur </w:t>
      </w:r>
      <w:r>
        <w:fldChar w:fldCharType="begin"/>
      </w:r>
      <w:r>
        <w:instrText xml:space="preserve"> SEQ Figuur \* ARABIC </w:instrText>
      </w:r>
      <w:r>
        <w:fldChar w:fldCharType="separate"/>
      </w:r>
      <w:r w:rsidR="00B95FD8">
        <w:rPr>
          <w:noProof/>
        </w:rPr>
        <w:t>17</w:t>
      </w:r>
      <w:r>
        <w:fldChar w:fldCharType="end"/>
      </w:r>
      <w:bookmarkEnd w:id="84"/>
      <w:r>
        <w:t>: Blokschema</w:t>
      </w:r>
      <w:bookmarkEnd w:id="85"/>
    </w:p>
    <w:p w14:paraId="354C7FB8" w14:textId="77777777" w:rsidR="00D30ED6" w:rsidRDefault="00D30ED6" w:rsidP="00857DA0"/>
    <w:p w14:paraId="58388938" w14:textId="1FA068D1" w:rsidR="00646E51" w:rsidRDefault="00F27BE3" w:rsidP="00857DA0">
      <w:r>
        <w:t xml:space="preserve">Dit </w:t>
      </w:r>
      <w:r w:rsidR="007768D2">
        <w:t>blokschema</w:t>
      </w:r>
      <w:r>
        <w:t xml:space="preserve"> zorgt ervoor </w:t>
      </w:r>
      <w:r w:rsidR="00D07996">
        <w:t xml:space="preserve">dat er een duidelijk overzicht is </w:t>
      </w:r>
      <w:r w:rsidR="00DB4926">
        <w:t xml:space="preserve">van alle </w:t>
      </w:r>
      <w:r w:rsidR="007768D2">
        <w:t>belangrijke</w:t>
      </w:r>
      <w:r w:rsidR="00DB4926">
        <w:t xml:space="preserve"> </w:t>
      </w:r>
      <w:r w:rsidR="00286542">
        <w:t>componenten die</w:t>
      </w:r>
      <w:r w:rsidR="00CD04ED">
        <w:t xml:space="preserve"> worde</w:t>
      </w:r>
      <w:r w:rsidR="00B16EB7">
        <w:t>n gebruikt</w:t>
      </w:r>
      <w:r w:rsidR="00286542">
        <w:t xml:space="preserve"> in het project.</w:t>
      </w:r>
      <w:r w:rsidR="00646E51">
        <w:t xml:space="preserve"> Wat opvalt</w:t>
      </w:r>
      <w:r w:rsidR="009C4E31">
        <w:t>,</w:t>
      </w:r>
      <w:r w:rsidR="00646E51">
        <w:t xml:space="preserve"> is dat er </w:t>
      </w:r>
      <w:r w:rsidR="007768D2">
        <w:t>verbindingen</w:t>
      </w:r>
      <w:r w:rsidR="0077486F">
        <w:t xml:space="preserve"> worden ge</w:t>
      </w:r>
      <w:r w:rsidR="00E922DC">
        <w:t>maakt</w:t>
      </w:r>
      <w:r w:rsidR="00EE0756">
        <w:t xml:space="preserve"> tussen de blokken. </w:t>
      </w:r>
      <w:r w:rsidR="00686555">
        <w:t>D</w:t>
      </w:r>
      <w:r w:rsidR="00AE4CB4">
        <w:t>e pijlen</w:t>
      </w:r>
      <w:r w:rsidR="00E60805">
        <w:t xml:space="preserve"> geven de richting aan waarin de </w:t>
      </w:r>
      <w:r w:rsidR="006038A3">
        <w:t>communicatie loopt</w:t>
      </w:r>
      <w:r w:rsidR="00E60805">
        <w:t>.</w:t>
      </w:r>
      <w:r w:rsidR="00074707">
        <w:t xml:space="preserve"> </w:t>
      </w:r>
    </w:p>
    <w:p w14:paraId="493D9E0C" w14:textId="77777777" w:rsidR="00FA02F5" w:rsidRDefault="007A239E" w:rsidP="00857DA0">
      <w:r>
        <w:t xml:space="preserve">De functie van de pijlen </w:t>
      </w:r>
      <w:r w:rsidR="00FA02F5">
        <w:t>– input/ output, programmeren, power – staat erbij vermeld.</w:t>
      </w:r>
    </w:p>
    <w:p w14:paraId="3DA8D270" w14:textId="71B20A25" w:rsidR="00E13467" w:rsidRDefault="00F85AC9" w:rsidP="00857DA0">
      <w:r>
        <w:t xml:space="preserve">De ESP32-S2 is </w:t>
      </w:r>
      <w:r w:rsidR="008E7C83">
        <w:t>hier duidelijk het centrale communicati</w:t>
      </w:r>
      <w:r w:rsidR="003661BE">
        <w:t>e</w:t>
      </w:r>
      <w:r w:rsidR="008E7C83">
        <w:t xml:space="preserve">punt. Dit is logisch omdat deze chip </w:t>
      </w:r>
      <w:r w:rsidR="00C564F0">
        <w:t xml:space="preserve">het brein van het systeem </w:t>
      </w:r>
      <w:r w:rsidR="007768D2">
        <w:t>vo</w:t>
      </w:r>
      <w:r w:rsidR="003661BE">
        <w:t>rmt</w:t>
      </w:r>
      <w:r w:rsidR="00C564F0">
        <w:t xml:space="preserve">. </w:t>
      </w:r>
      <w:r w:rsidR="006D09C9">
        <w:t>De chip stuurt signalen zoals PWM</w:t>
      </w:r>
      <w:r w:rsidR="00CC46C4">
        <w:t>/</w:t>
      </w:r>
      <w:r w:rsidR="00D374FC">
        <w:t xml:space="preserve"> </w:t>
      </w:r>
      <w:r w:rsidR="00CC46C4">
        <w:t>I2C/</w:t>
      </w:r>
      <w:r w:rsidR="00D374FC">
        <w:t xml:space="preserve"> </w:t>
      </w:r>
      <w:r w:rsidR="00CC46C4">
        <w:t xml:space="preserve">SPI uit via de </w:t>
      </w:r>
      <w:r w:rsidR="00D374FC">
        <w:t>outputs</w:t>
      </w:r>
      <w:r w:rsidR="00CC46C4">
        <w:t xml:space="preserve"> en kan</w:t>
      </w:r>
      <w:r w:rsidR="0018652B">
        <w:t xml:space="preserve"> analoge</w:t>
      </w:r>
      <w:r w:rsidR="00D374FC">
        <w:t xml:space="preserve"> ingang</w:t>
      </w:r>
      <w:r w:rsidR="00707B88">
        <w:t>en</w:t>
      </w:r>
      <w:r w:rsidR="00D374FC">
        <w:t xml:space="preserve"> uitlezen van bijvoorbeeld een potentiometer</w:t>
      </w:r>
      <w:r w:rsidR="00421C84">
        <w:t>.</w:t>
      </w:r>
    </w:p>
    <w:p w14:paraId="2E2E7B64" w14:textId="6543222D" w:rsidR="00D30A9E" w:rsidRDefault="00EF024E" w:rsidP="00857DA0">
      <w:pPr>
        <w:sectPr w:rsidR="00D30A9E" w:rsidSect="00995550">
          <w:pgSz w:w="11906" w:h="16838"/>
          <w:pgMar w:top="1417" w:right="1417" w:bottom="1417" w:left="1417" w:header="708" w:footer="708" w:gutter="0"/>
          <w:cols w:space="708"/>
          <w:titlePg/>
          <w:docGrid w:linePitch="360"/>
        </w:sectPr>
      </w:pPr>
      <w:r>
        <w:t>Het blokschema heeft een kleur</w:t>
      </w:r>
      <w:r w:rsidR="00C77144">
        <w:t>en</w:t>
      </w:r>
      <w:r>
        <w:t xml:space="preserve">code, hierdoor wordt in </w:t>
      </w:r>
      <w:r w:rsidR="00F85F3F">
        <w:t>éé</w:t>
      </w:r>
      <w:r>
        <w:t>n oog</w:t>
      </w:r>
      <w:r w:rsidR="00587AA3">
        <w:t>opslag duideli</w:t>
      </w:r>
      <w:r w:rsidR="000A026E">
        <w:t>jk hoe de werking en opstelling van het b</w:t>
      </w:r>
      <w:r w:rsidR="00130D7D">
        <w:t xml:space="preserve">ord </w:t>
      </w:r>
      <w:r w:rsidR="00312920">
        <w:t>i</w:t>
      </w:r>
      <w:r w:rsidR="00383CF3">
        <w:t>s</w:t>
      </w:r>
      <w:r w:rsidR="00130D7D">
        <w:t>.</w:t>
      </w:r>
    </w:p>
    <w:p w14:paraId="08B95778" w14:textId="7EFB1DF8" w:rsidR="00B31ED8" w:rsidRDefault="00B31ED8" w:rsidP="00857DA0">
      <w:r>
        <w:lastRenderedPageBreak/>
        <w:t>De legende is als volgt</w:t>
      </w:r>
      <w:r w:rsidR="006A1485">
        <w:t xml:space="preserve"> voor </w:t>
      </w:r>
      <w:r w:rsidR="006A1485">
        <w:fldChar w:fldCharType="begin"/>
      </w:r>
      <w:r w:rsidR="006A1485">
        <w:instrText xml:space="preserve"> REF _Ref133339223 \h </w:instrText>
      </w:r>
      <w:r w:rsidR="006A1485">
        <w:fldChar w:fldCharType="separate"/>
      </w:r>
      <w:r w:rsidR="00B95FD8">
        <w:t xml:space="preserve">Figuur </w:t>
      </w:r>
      <w:r w:rsidR="00B95FD8">
        <w:rPr>
          <w:noProof/>
        </w:rPr>
        <w:t>17</w:t>
      </w:r>
      <w:r w:rsidR="006A1485">
        <w:fldChar w:fldCharType="end"/>
      </w:r>
      <w:r>
        <w:t>:</w:t>
      </w:r>
    </w:p>
    <w:p w14:paraId="247B0E7D" w14:textId="7A24F599" w:rsidR="00B31ED8" w:rsidRDefault="00B64A6D" w:rsidP="009C1971">
      <w:pPr>
        <w:pStyle w:val="Lijstalinea"/>
        <w:numPr>
          <w:ilvl w:val="0"/>
          <w:numId w:val="48"/>
        </w:numPr>
      </w:pPr>
      <w:r>
        <w:t>Roze:</w:t>
      </w:r>
      <w:r w:rsidR="00935A15">
        <w:t xml:space="preserve"> alle inputsystemen zoals de communicatie voor de chip en de analoge ingangen.</w:t>
      </w:r>
    </w:p>
    <w:p w14:paraId="7077727A" w14:textId="2D14CA39" w:rsidR="00B64A6D" w:rsidRDefault="00B64A6D" w:rsidP="009C1971">
      <w:pPr>
        <w:pStyle w:val="Lijstalinea"/>
        <w:numPr>
          <w:ilvl w:val="0"/>
          <w:numId w:val="48"/>
        </w:numPr>
      </w:pPr>
      <w:r>
        <w:t>Geel:</w:t>
      </w:r>
      <w:r w:rsidR="00A52329">
        <w:t xml:space="preserve"> alle outputs naar drivers/ servo</w:t>
      </w:r>
      <w:r w:rsidR="00B0702D">
        <w:t>motoren</w:t>
      </w:r>
      <w:r w:rsidR="00A52329">
        <w:t xml:space="preserve"> en een </w:t>
      </w:r>
      <w:r w:rsidR="00E36ABA">
        <w:t>lcd</w:t>
      </w:r>
      <w:r w:rsidR="00A52329">
        <w:t>.</w:t>
      </w:r>
    </w:p>
    <w:p w14:paraId="73BB4C36" w14:textId="3E40FA46" w:rsidR="00B64A6D" w:rsidRDefault="00B64A6D" w:rsidP="009C1971">
      <w:pPr>
        <w:pStyle w:val="Lijstalinea"/>
        <w:numPr>
          <w:ilvl w:val="0"/>
          <w:numId w:val="48"/>
        </w:numPr>
      </w:pPr>
      <w:r>
        <w:t>Groen:</w:t>
      </w:r>
      <w:r w:rsidR="00652066">
        <w:t xml:space="preserve"> de stappenmotor</w:t>
      </w:r>
      <w:r w:rsidR="00392C28">
        <w:t>en</w:t>
      </w:r>
      <w:r w:rsidR="00652066">
        <w:t xml:space="preserve"> die afhankelijk zijn van een driver </w:t>
      </w:r>
      <w:r w:rsidR="005E3BDF">
        <w:t>zoals de TMC2208</w:t>
      </w:r>
    </w:p>
    <w:p w14:paraId="40D5F9B7" w14:textId="19833B7E" w:rsidR="00B64A6D" w:rsidRDefault="00B64A6D" w:rsidP="009C1971">
      <w:pPr>
        <w:pStyle w:val="Lijstalinea"/>
        <w:numPr>
          <w:ilvl w:val="0"/>
          <w:numId w:val="48"/>
        </w:numPr>
      </w:pPr>
      <w:r>
        <w:t>Blauw:</w:t>
      </w:r>
      <w:r w:rsidR="00E858D6">
        <w:t xml:space="preserve"> het brein van het systeem</w:t>
      </w:r>
      <w:r w:rsidR="00F02782">
        <w:t>,</w:t>
      </w:r>
      <w:r w:rsidR="003A019C">
        <w:t xml:space="preserve"> de</w:t>
      </w:r>
      <w:r w:rsidR="00E858D6">
        <w:t xml:space="preserve"> ESP32-S2</w:t>
      </w:r>
      <w:r w:rsidR="003A019C">
        <w:t>.</w:t>
      </w:r>
    </w:p>
    <w:p w14:paraId="40895B2A" w14:textId="62958749" w:rsidR="00B64A6D" w:rsidRDefault="00B64A6D" w:rsidP="009C1971">
      <w:pPr>
        <w:pStyle w:val="Lijstalinea"/>
        <w:numPr>
          <w:ilvl w:val="0"/>
          <w:numId w:val="48"/>
        </w:numPr>
      </w:pPr>
      <w:r>
        <w:t>Rood:</w:t>
      </w:r>
      <w:r w:rsidR="00E858D6">
        <w:t xml:space="preserve"> </w:t>
      </w:r>
      <w:r w:rsidR="00A56C83">
        <w:t>voeding naar het systeem.</w:t>
      </w:r>
    </w:p>
    <w:p w14:paraId="7BCC6E14" w14:textId="77777777" w:rsidR="00A56C83" w:rsidRDefault="00A56C83" w:rsidP="00A56C83">
      <w:pPr>
        <w:pStyle w:val="Lijstalinea"/>
        <w:ind w:left="0"/>
      </w:pPr>
    </w:p>
    <w:p w14:paraId="64263AC6" w14:textId="4E17A5B7" w:rsidR="00305C61" w:rsidRDefault="00305C61" w:rsidP="00A56C83">
      <w:pPr>
        <w:pStyle w:val="Lijstalinea"/>
        <w:ind w:left="0"/>
      </w:pPr>
      <w:r>
        <w:t>Het</w:t>
      </w:r>
      <w:r w:rsidR="00294308">
        <w:t xml:space="preserve"> blokschema is nuttig, aangezien dit een vertrekpunt is voor een elektrisch schema</w:t>
      </w:r>
      <w:r w:rsidR="00FF3E75">
        <w:t>.</w:t>
      </w:r>
    </w:p>
    <w:p w14:paraId="1466CDB5" w14:textId="2B482387" w:rsidR="0063362A" w:rsidRDefault="00FF3E75" w:rsidP="00A56C83">
      <w:pPr>
        <w:pStyle w:val="Lijstalinea"/>
        <w:ind w:left="0"/>
        <w:sectPr w:rsidR="0063362A" w:rsidSect="00995550">
          <w:pgSz w:w="11906" w:h="16838"/>
          <w:pgMar w:top="1417" w:right="1417" w:bottom="1417" w:left="1417" w:header="708" w:footer="708" w:gutter="0"/>
          <w:cols w:space="708"/>
          <w:titlePg/>
          <w:docGrid w:linePitch="360"/>
        </w:sectPr>
      </w:pPr>
      <w:r>
        <w:t xml:space="preserve">Het elektrisch schema </w:t>
      </w:r>
      <w:r w:rsidR="0049701A">
        <w:t>wordt</w:t>
      </w:r>
      <w:r>
        <w:t xml:space="preserve"> besproken in hoofdstuk</w:t>
      </w:r>
      <w:r w:rsidR="0063362A">
        <w:t xml:space="preserve"> </w:t>
      </w:r>
      <w:r w:rsidR="0063362A">
        <w:fldChar w:fldCharType="begin"/>
      </w:r>
      <w:r w:rsidR="0063362A">
        <w:instrText xml:space="preserve"> REF _Ref133323281 \w \h </w:instrText>
      </w:r>
      <w:r w:rsidR="0063362A">
        <w:fldChar w:fldCharType="separate"/>
      </w:r>
      <w:r w:rsidR="00B95FD8">
        <w:t>2.4</w:t>
      </w:r>
      <w:r w:rsidR="0063362A">
        <w:fldChar w:fldCharType="end"/>
      </w:r>
      <w:r w:rsidR="0063362A">
        <w:t>.</w:t>
      </w:r>
    </w:p>
    <w:p w14:paraId="4A05D911" w14:textId="747D4A18" w:rsidR="006E281A" w:rsidRDefault="000D353E" w:rsidP="00857DA0">
      <w:pPr>
        <w:pStyle w:val="Kop2"/>
      </w:pPr>
      <w:bookmarkStart w:id="86" w:name="_Toc133405038"/>
      <w:r>
        <w:lastRenderedPageBreak/>
        <w:t>Componenten</w:t>
      </w:r>
      <w:bookmarkEnd w:id="86"/>
    </w:p>
    <w:p w14:paraId="47354405" w14:textId="119EB2B1" w:rsidR="00F8132C" w:rsidRPr="00F8132C" w:rsidRDefault="00F8132C" w:rsidP="00F8132C">
      <w:r>
        <w:t>Alle componenten kunnen individueel</w:t>
      </w:r>
      <w:r w:rsidR="00C02580">
        <w:t xml:space="preserve"> </w:t>
      </w:r>
      <w:r>
        <w:t>w</w:t>
      </w:r>
      <w:r w:rsidR="00F71A20">
        <w:t>orden</w:t>
      </w:r>
      <w:r w:rsidR="00C02580">
        <w:t xml:space="preserve"> gerealiseerd</w:t>
      </w:r>
      <w:r w:rsidR="00BA4D37">
        <w:t>.</w:t>
      </w:r>
      <w:r w:rsidR="00683638">
        <w:t xml:space="preserve"> Dit is de reden waarom elk belangrijk</w:t>
      </w:r>
      <w:r w:rsidR="005D2583">
        <w:t xml:space="preserve"> stuk van het schema </w:t>
      </w:r>
      <w:r w:rsidR="00C91BEC">
        <w:t xml:space="preserve">eerst </w:t>
      </w:r>
      <w:r w:rsidR="005D2583">
        <w:t>apart</w:t>
      </w:r>
      <w:r w:rsidR="00942040">
        <w:t xml:space="preserve"> </w:t>
      </w:r>
      <w:r w:rsidR="00E70D8B">
        <w:t xml:space="preserve">wordt besproken. </w:t>
      </w:r>
      <w:r w:rsidR="003A3B97">
        <w:t>Uiteraard wordt het belangrijkste stuk eerst besproken, namelijk</w:t>
      </w:r>
      <w:r w:rsidR="00AF51E7">
        <w:t xml:space="preserve"> de ESP32-S2</w:t>
      </w:r>
      <w:r w:rsidR="00566BF9">
        <w:t>.</w:t>
      </w:r>
    </w:p>
    <w:p w14:paraId="11B1AE1B" w14:textId="06BBF943" w:rsidR="00146A82" w:rsidRDefault="00BC2D57" w:rsidP="00BC2D57">
      <w:pPr>
        <w:pStyle w:val="Kop3"/>
      </w:pPr>
      <w:bookmarkStart w:id="87" w:name="_Toc133405039"/>
      <w:r>
        <w:t>ESP32-S2</w:t>
      </w:r>
      <w:bookmarkEnd w:id="87"/>
    </w:p>
    <w:p w14:paraId="038DF903" w14:textId="0AE735B0" w:rsidR="006B40B4" w:rsidRDefault="005E4FF3" w:rsidP="006B40B4">
      <w:pPr>
        <w:keepNext/>
      </w:pPr>
      <w:r>
        <w:rPr>
          <w:noProof/>
        </w:rPr>
        <w:drawing>
          <wp:anchor distT="0" distB="0" distL="114300" distR="114300" simplePos="0" relativeHeight="251667968" behindDoc="1" locked="0" layoutInCell="1" allowOverlap="1" wp14:anchorId="1E78A792" wp14:editId="3E5431F2">
            <wp:simplePos x="0" y="0"/>
            <wp:positionH relativeFrom="column">
              <wp:posOffset>3044613</wp:posOffset>
            </wp:positionH>
            <wp:positionV relativeFrom="paragraph">
              <wp:posOffset>77470</wp:posOffset>
            </wp:positionV>
            <wp:extent cx="1345565" cy="2149475"/>
            <wp:effectExtent l="0" t="0" r="6985" b="3175"/>
            <wp:wrapTight wrapText="bothSides">
              <wp:wrapPolygon edited="0">
                <wp:start x="0" y="0"/>
                <wp:lineTo x="0" y="21440"/>
                <wp:lineTo x="21406" y="21440"/>
                <wp:lineTo x="21406" y="0"/>
                <wp:lineTo x="0" y="0"/>
              </wp:wrapPolygon>
            </wp:wrapTight>
            <wp:docPr id="1188894642" name="Afbeelding 1188894642" descr="Afbeelding met tekst, stroomkring, elektronica, houd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94642" name="Afbeelding 1" descr="Afbeelding met tekst, stroomkring, elektronica, houder&#10;&#10;Automatisch gegenereerde beschrijv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5565" cy="2149475"/>
                    </a:xfrm>
                    <a:prstGeom prst="rect">
                      <a:avLst/>
                    </a:prstGeom>
                  </pic:spPr>
                </pic:pic>
              </a:graphicData>
            </a:graphic>
          </wp:anchor>
        </w:drawing>
      </w:r>
      <w:r w:rsidR="00506233">
        <w:rPr>
          <w:noProof/>
        </w:rPr>
        <w:drawing>
          <wp:inline distT="0" distB="0" distL="0" distR="0" wp14:anchorId="7CC93739" wp14:editId="0B96D434">
            <wp:extent cx="2573866" cy="2071767"/>
            <wp:effectExtent l="0" t="0" r="0" b="5080"/>
            <wp:docPr id="320218125" name="Afbeelding 320218125" descr="Afbeelding met tekst, elektronica, stroomk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18125" name="Afbeelding 1" descr="Afbeelding met tekst, elektronica, stroomkring&#10;&#10;Automatisch gegenereerde beschrijving"/>
                    <pic:cNvPicPr/>
                  </pic:nvPicPr>
                  <pic:blipFill>
                    <a:blip r:embed="rId40"/>
                    <a:stretch>
                      <a:fillRect/>
                    </a:stretch>
                  </pic:blipFill>
                  <pic:spPr>
                    <a:xfrm>
                      <a:off x="0" y="0"/>
                      <a:ext cx="2577734" cy="2074881"/>
                    </a:xfrm>
                    <a:prstGeom prst="rect">
                      <a:avLst/>
                    </a:prstGeom>
                  </pic:spPr>
                </pic:pic>
              </a:graphicData>
            </a:graphic>
          </wp:inline>
        </w:drawing>
      </w:r>
    </w:p>
    <w:p w14:paraId="4D6D78BA" w14:textId="2637F038" w:rsidR="006B40B4" w:rsidRDefault="006B40B4" w:rsidP="006B40B4">
      <w:pPr>
        <w:keepNext/>
      </w:pPr>
    </w:p>
    <w:p w14:paraId="1623A846" w14:textId="3EA22B22" w:rsidR="006B40B4" w:rsidRPr="006B40B4" w:rsidRDefault="006B40B4" w:rsidP="006B40B4">
      <w:pPr>
        <w:pStyle w:val="Bijschrift"/>
        <w:rPr>
          <w:lang w:val="en-US"/>
        </w:rPr>
      </w:pPr>
      <w:bookmarkStart w:id="88" w:name="_Ref133339953"/>
      <w:bookmarkStart w:id="89" w:name="_Toc133405080"/>
      <w:r w:rsidRPr="006B40B4">
        <w:rPr>
          <w:lang w:val="en-US"/>
        </w:rPr>
        <w:t xml:space="preserve">Figuur </w:t>
      </w:r>
      <w:r>
        <w:fldChar w:fldCharType="begin"/>
      </w:r>
      <w:r w:rsidRPr="006B40B4">
        <w:rPr>
          <w:lang w:val="en-US"/>
        </w:rPr>
        <w:instrText xml:space="preserve"> SEQ Figuur \* ARABIC </w:instrText>
      </w:r>
      <w:r>
        <w:fldChar w:fldCharType="separate"/>
      </w:r>
      <w:r w:rsidR="00B95FD8">
        <w:rPr>
          <w:noProof/>
          <w:lang w:val="en-US"/>
        </w:rPr>
        <w:t>18</w:t>
      </w:r>
      <w:r>
        <w:fldChar w:fldCharType="end"/>
      </w:r>
      <w:bookmarkEnd w:id="88"/>
      <w:r w:rsidRPr="006B40B4">
        <w:rPr>
          <w:lang w:val="en-US"/>
        </w:rPr>
        <w:t>: SparkFun Thing Plus - ESP32-S2 WROOM</w:t>
      </w:r>
      <w:r w:rsidR="00596DB6">
        <w:rPr>
          <w:lang w:val="en-US"/>
        </w:rPr>
        <w:t xml:space="preserve">  </w:t>
      </w:r>
      <w:sdt>
        <w:sdtPr>
          <w:rPr>
            <w:lang w:val="en-US"/>
          </w:rPr>
          <w:id w:val="-1046063364"/>
          <w:citation/>
        </w:sdtPr>
        <w:sdtContent>
          <w:r w:rsidR="00596DB6">
            <w:rPr>
              <w:lang w:val="en-US"/>
            </w:rPr>
            <w:fldChar w:fldCharType="begin"/>
          </w:r>
          <w:r w:rsidR="00173F3B">
            <w:rPr>
              <w:lang w:val="en-US"/>
            </w:rPr>
            <w:instrText xml:space="preserve">CITATION Sparkfunesp \l 1043 </w:instrText>
          </w:r>
          <w:r w:rsidR="00596DB6">
            <w:rPr>
              <w:lang w:val="en-US"/>
            </w:rPr>
            <w:fldChar w:fldCharType="separate"/>
          </w:r>
          <w:r w:rsidR="004A4ECC" w:rsidRPr="004A4ECC">
            <w:rPr>
              <w:noProof/>
              <w:lang w:val="en-US"/>
            </w:rPr>
            <w:t>[21]</w:t>
          </w:r>
          <w:r w:rsidR="00596DB6">
            <w:rPr>
              <w:lang w:val="en-US"/>
            </w:rPr>
            <w:fldChar w:fldCharType="end"/>
          </w:r>
        </w:sdtContent>
      </w:sdt>
      <w:r>
        <w:rPr>
          <w:lang w:val="en-US"/>
        </w:rPr>
        <w:tab/>
      </w:r>
      <w:r>
        <w:rPr>
          <w:lang w:val="en-US"/>
        </w:rPr>
        <w:tab/>
      </w:r>
      <w:r w:rsidRPr="006B40B4">
        <w:rPr>
          <w:lang w:val="en-US"/>
        </w:rPr>
        <w:t xml:space="preserve">Figuur </w:t>
      </w:r>
      <w:r>
        <w:fldChar w:fldCharType="begin"/>
      </w:r>
      <w:r w:rsidRPr="006B40B4">
        <w:rPr>
          <w:lang w:val="en-US"/>
        </w:rPr>
        <w:instrText xml:space="preserve"> SEQ Figuur \* ARABIC </w:instrText>
      </w:r>
      <w:r>
        <w:fldChar w:fldCharType="separate"/>
      </w:r>
      <w:r w:rsidR="00B95FD8">
        <w:rPr>
          <w:noProof/>
          <w:lang w:val="en-US"/>
        </w:rPr>
        <w:t>19</w:t>
      </w:r>
      <w:r>
        <w:fldChar w:fldCharType="end"/>
      </w:r>
      <w:r w:rsidRPr="006B40B4">
        <w:rPr>
          <w:lang w:val="en-US"/>
        </w:rPr>
        <w:t>: ESP32-S2 chip</w:t>
      </w:r>
      <w:r w:rsidR="00173F3B" w:rsidRPr="00173F3B">
        <w:rPr>
          <w:lang w:val="en-US"/>
        </w:rPr>
        <w:t xml:space="preserve"> </w:t>
      </w:r>
      <w:sdt>
        <w:sdtPr>
          <w:id w:val="1757712674"/>
          <w:citation/>
        </w:sdtPr>
        <w:sdtContent>
          <w:r w:rsidR="00173F3B">
            <w:fldChar w:fldCharType="begin"/>
          </w:r>
          <w:r w:rsidR="00173F3B" w:rsidRPr="00173F3B">
            <w:rPr>
              <w:lang w:val="en-US"/>
            </w:rPr>
            <w:instrText xml:space="preserve"> CITATION Esp23 \l 1043 </w:instrText>
          </w:r>
          <w:r w:rsidR="00173F3B">
            <w:fldChar w:fldCharType="separate"/>
          </w:r>
          <w:r w:rsidR="004A4ECC" w:rsidRPr="004A4ECC">
            <w:rPr>
              <w:noProof/>
              <w:lang w:val="en-US"/>
            </w:rPr>
            <w:t>[22]</w:t>
          </w:r>
          <w:r w:rsidR="00173F3B">
            <w:fldChar w:fldCharType="end"/>
          </w:r>
        </w:sdtContent>
      </w:sdt>
      <w:bookmarkEnd w:id="89"/>
    </w:p>
    <w:p w14:paraId="33FCAC4D" w14:textId="1BA42FC6" w:rsidR="006B40B4" w:rsidRDefault="000A2E46" w:rsidP="00BC2D57">
      <w:r>
        <w:t>Om van start te gaan met de ESP32-S2 is het belangrijk de eigenschappen te bekijken van de chip.</w:t>
      </w:r>
      <w:r w:rsidR="00C72EDD">
        <w:t xml:space="preserve"> De meest </w:t>
      </w:r>
      <w:r w:rsidR="00D71D9A">
        <w:t xml:space="preserve">belangrijke eigenschappen zijn USB-C, </w:t>
      </w:r>
      <w:r w:rsidR="00E36ABA">
        <w:t>w</w:t>
      </w:r>
      <w:r w:rsidR="00D71D9A">
        <w:t xml:space="preserve">ifi, </w:t>
      </w:r>
      <w:r w:rsidR="00DA5B34">
        <w:t xml:space="preserve">en meer </w:t>
      </w:r>
      <w:r w:rsidR="00476561">
        <w:t>GPI</w:t>
      </w:r>
      <w:r w:rsidR="00E50674">
        <w:t>O</w:t>
      </w:r>
      <w:r w:rsidR="00D56EA6">
        <w:t>-</w:t>
      </w:r>
      <w:r w:rsidR="00DA5B34">
        <w:t xml:space="preserve">pinnen dan een standaard ESP32. </w:t>
      </w:r>
      <w:r w:rsidR="00DA5B34">
        <w:br/>
      </w:r>
      <w:r w:rsidR="000B1BA7">
        <w:t>Het gebruik van de</w:t>
      </w:r>
      <w:r w:rsidR="00114BA9">
        <w:t xml:space="preserve"> </w:t>
      </w:r>
      <w:r w:rsidR="00DA5B34">
        <w:t xml:space="preserve">ESP32-S2 </w:t>
      </w:r>
      <w:r w:rsidR="00114BA9">
        <w:t xml:space="preserve">is </w:t>
      </w:r>
      <w:r w:rsidR="00DA5B34">
        <w:t>perfect</w:t>
      </w:r>
      <w:r w:rsidR="000B1BA7">
        <w:t xml:space="preserve"> in dit project</w:t>
      </w:r>
      <w:r w:rsidR="00DA5B34">
        <w:t xml:space="preserve">, de </w:t>
      </w:r>
      <w:r w:rsidR="00AE6A5B">
        <w:t xml:space="preserve">bluetoothfunctie van deze chip is ingewisseld voor extra </w:t>
      </w:r>
      <w:r w:rsidR="00E50674">
        <w:t>GPIO-</w:t>
      </w:r>
      <w:r w:rsidR="00AE6A5B">
        <w:t xml:space="preserve">pinnen. Dit wil zeggen dat deze microcontroller beschikt </w:t>
      </w:r>
      <w:r w:rsidR="002B06B6">
        <w:t>over 43 GPIO</w:t>
      </w:r>
      <w:r w:rsidR="00FD58EA">
        <w:t>-</w:t>
      </w:r>
      <w:r w:rsidR="002B06B6">
        <w:t>pin</w:t>
      </w:r>
      <w:r w:rsidR="00FD58EA">
        <w:t>nen</w:t>
      </w:r>
      <w:r w:rsidR="002B06B6">
        <w:t xml:space="preserve"> die in verschillende </w:t>
      </w:r>
      <w:r w:rsidR="000A7B81">
        <w:t>functies kunnen</w:t>
      </w:r>
      <w:r w:rsidR="00621A16">
        <w:t xml:space="preserve"> worden</w:t>
      </w:r>
      <w:r w:rsidR="000A7B81">
        <w:t xml:space="preserve"> geconfigureerd.</w:t>
      </w:r>
      <w:r w:rsidR="006B40B4">
        <w:t xml:space="preserve"> </w:t>
      </w:r>
      <w:sdt>
        <w:sdtPr>
          <w:id w:val="280312696"/>
          <w:citation/>
        </w:sdtPr>
        <w:sdtContent>
          <w:r w:rsidR="00173F3B">
            <w:fldChar w:fldCharType="begin"/>
          </w:r>
          <w:r w:rsidR="00173F3B">
            <w:rPr>
              <w:lang w:val="nl-NL"/>
            </w:rPr>
            <w:instrText xml:space="preserve"> CITATION Esp23 \l 1043 </w:instrText>
          </w:r>
          <w:r w:rsidR="00173F3B">
            <w:fldChar w:fldCharType="separate"/>
          </w:r>
          <w:r w:rsidR="004A4ECC" w:rsidRPr="004A4ECC">
            <w:rPr>
              <w:noProof/>
              <w:lang w:val="nl-NL"/>
            </w:rPr>
            <w:t>[22]</w:t>
          </w:r>
          <w:r w:rsidR="00173F3B">
            <w:fldChar w:fldCharType="end"/>
          </w:r>
        </w:sdtContent>
      </w:sdt>
    </w:p>
    <w:p w14:paraId="5DCDDA6E" w14:textId="60D84A38" w:rsidR="00B1674B" w:rsidRDefault="00B1674B" w:rsidP="00BC2D57">
      <w:r>
        <w:t xml:space="preserve">Het </w:t>
      </w:r>
      <w:r w:rsidR="00077E0E">
        <w:t>S</w:t>
      </w:r>
      <w:r>
        <w:t xml:space="preserve">parkfunboard zorgt voor een goede start en basisdocumentatie </w:t>
      </w:r>
      <w:r w:rsidR="00FA3C6D">
        <w:t xml:space="preserve">om een schema op te bouwen. </w:t>
      </w:r>
      <w:sdt>
        <w:sdtPr>
          <w:id w:val="-1192683603"/>
          <w:citation/>
        </w:sdtPr>
        <w:sdtContent>
          <w:r w:rsidR="00173F3B">
            <w:fldChar w:fldCharType="begin"/>
          </w:r>
          <w:r w:rsidR="00173F3B">
            <w:rPr>
              <w:lang w:val="nl-NL"/>
            </w:rPr>
            <w:instrText xml:space="preserve"> CITATION Sparkfunesp \l 1043 </w:instrText>
          </w:r>
          <w:r w:rsidR="00173F3B">
            <w:fldChar w:fldCharType="separate"/>
          </w:r>
          <w:r w:rsidR="004A4ECC" w:rsidRPr="004A4ECC">
            <w:rPr>
              <w:noProof/>
              <w:lang w:val="nl-NL"/>
            </w:rPr>
            <w:t>[21]</w:t>
          </w:r>
          <w:r w:rsidR="00173F3B">
            <w:fldChar w:fldCharType="end"/>
          </w:r>
        </w:sdtContent>
      </w:sdt>
    </w:p>
    <w:p w14:paraId="3C3FD17A" w14:textId="307F0621" w:rsidR="00506233" w:rsidRDefault="00D6452B" w:rsidP="00BC2D57">
      <w:pPr>
        <w:sectPr w:rsidR="00506233" w:rsidSect="00995550">
          <w:pgSz w:w="11906" w:h="16838"/>
          <w:pgMar w:top="1417" w:right="1417" w:bottom="1417" w:left="1417" w:header="708" w:footer="708" w:gutter="0"/>
          <w:cols w:space="708"/>
          <w:titlePg/>
          <w:docGrid w:linePitch="360"/>
        </w:sectPr>
      </w:pPr>
      <w:r>
        <w:t>Bij de</w:t>
      </w:r>
      <w:r w:rsidR="00DB1DCD">
        <w:t>ze microcontroller is vooral belangrijk dat de wifiantenne volledig vrij moet zijn</w:t>
      </w:r>
      <w:r w:rsidR="00564FE7">
        <w:t xml:space="preserve"> en geen interferentie mag krijgen door draden of baantjes op de pcb.</w:t>
      </w:r>
      <w:r w:rsidR="00F96133">
        <w:t xml:space="preserve"> De</w:t>
      </w:r>
      <w:r w:rsidR="005902B0">
        <w:t xml:space="preserve"> ESP heeft een standaard </w:t>
      </w:r>
      <w:r w:rsidR="00F96133">
        <w:t>USB-</w:t>
      </w:r>
      <w:r w:rsidR="005902B0">
        <w:t>connectie ingebouwd</w:t>
      </w:r>
      <w:r w:rsidR="00A551C9">
        <w:t>,</w:t>
      </w:r>
      <w:r w:rsidR="00CC645B">
        <w:t xml:space="preserve"> welke vrij moet </w:t>
      </w:r>
      <w:r w:rsidR="00793DEE">
        <w:t xml:space="preserve">blijven om </w:t>
      </w:r>
      <w:r w:rsidR="00571E99">
        <w:t xml:space="preserve">een externe verbinding </w:t>
      </w:r>
      <w:r w:rsidR="003E1E35">
        <w:t>mogelijk te maken.</w:t>
      </w:r>
      <w:r w:rsidR="00DB79C3">
        <w:t xml:space="preserve"> </w:t>
      </w:r>
      <w:r w:rsidR="00AB7964">
        <w:fldChar w:fldCharType="begin"/>
      </w:r>
      <w:r w:rsidR="00AB7964">
        <w:instrText xml:space="preserve"> REF _Ref133339953 \h </w:instrText>
      </w:r>
      <w:r w:rsidR="00AB7964">
        <w:fldChar w:fldCharType="separate"/>
      </w:r>
      <w:r w:rsidR="00B95FD8" w:rsidRPr="006B40B4">
        <w:rPr>
          <w:lang w:val="en-US"/>
        </w:rPr>
        <w:t xml:space="preserve">Figuur </w:t>
      </w:r>
      <w:r w:rsidR="00B95FD8">
        <w:rPr>
          <w:noProof/>
          <w:lang w:val="en-US"/>
        </w:rPr>
        <w:t>18</w:t>
      </w:r>
      <w:r w:rsidR="00AB7964">
        <w:fldChar w:fldCharType="end"/>
      </w:r>
      <w:r w:rsidR="00AB7964">
        <w:t>/</w:t>
      </w:r>
      <w:r w:rsidR="00992ACC">
        <w:t xml:space="preserve"> </w:t>
      </w:r>
      <w:r w:rsidR="00AB7964">
        <w:t>19</w:t>
      </w:r>
    </w:p>
    <w:p w14:paraId="022F53FA" w14:textId="77777777" w:rsidR="00BC2D57" w:rsidRDefault="00F31A45" w:rsidP="00D85D6F">
      <w:pPr>
        <w:pStyle w:val="Kop3"/>
      </w:pPr>
      <w:bookmarkStart w:id="90" w:name="_Toc133405040"/>
      <w:r>
        <w:lastRenderedPageBreak/>
        <w:t>TMC2208</w:t>
      </w:r>
      <w:bookmarkEnd w:id="90"/>
    </w:p>
    <w:p w14:paraId="130E33F6" w14:textId="77777777" w:rsidR="006B40B4" w:rsidRDefault="001E2BB6" w:rsidP="006B40B4">
      <w:pPr>
        <w:keepNext/>
      </w:pPr>
      <w:r>
        <w:rPr>
          <w:noProof/>
        </w:rPr>
        <w:drawing>
          <wp:inline distT="0" distB="0" distL="0" distR="0" wp14:anchorId="1DB1569C" wp14:editId="44A9991F">
            <wp:extent cx="2133600" cy="2143243"/>
            <wp:effectExtent l="0" t="0" r="0" b="9525"/>
            <wp:docPr id="1839688246" name="Afbeelding 1839688246" descr="Afbeelding met elektronica, stroomk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88246" name="Afbeelding 1" descr="Afbeelding met elektronica, stroomkring&#10;&#10;Automatisch gegenereerde beschrijving"/>
                    <pic:cNvPicPr/>
                  </pic:nvPicPr>
                  <pic:blipFill>
                    <a:blip r:embed="rId41"/>
                    <a:stretch>
                      <a:fillRect/>
                    </a:stretch>
                  </pic:blipFill>
                  <pic:spPr>
                    <a:xfrm>
                      <a:off x="0" y="0"/>
                      <a:ext cx="2140585" cy="2150259"/>
                    </a:xfrm>
                    <a:prstGeom prst="rect">
                      <a:avLst/>
                    </a:prstGeom>
                  </pic:spPr>
                </pic:pic>
              </a:graphicData>
            </a:graphic>
          </wp:inline>
        </w:drawing>
      </w:r>
    </w:p>
    <w:p w14:paraId="34A478CF" w14:textId="1916540F" w:rsidR="001E2BB6" w:rsidRPr="001E2BB6" w:rsidRDefault="006B40B4" w:rsidP="006B40B4">
      <w:pPr>
        <w:pStyle w:val="Bijschrift"/>
      </w:pPr>
      <w:bookmarkStart w:id="91" w:name="_Ref133340380"/>
      <w:bookmarkStart w:id="92" w:name="_Toc133405081"/>
      <w:r>
        <w:t xml:space="preserve">Figuur </w:t>
      </w:r>
      <w:r>
        <w:fldChar w:fldCharType="begin"/>
      </w:r>
      <w:r>
        <w:instrText xml:space="preserve"> SEQ Figuur \* ARABIC </w:instrText>
      </w:r>
      <w:r>
        <w:fldChar w:fldCharType="separate"/>
      </w:r>
      <w:r w:rsidR="00B95FD8">
        <w:rPr>
          <w:noProof/>
        </w:rPr>
        <w:t>20</w:t>
      </w:r>
      <w:r>
        <w:fldChar w:fldCharType="end"/>
      </w:r>
      <w:bookmarkEnd w:id="91"/>
      <w:r>
        <w:t>: Digikey TMC2208 board</w:t>
      </w:r>
      <w:r w:rsidR="00A604F7">
        <w:t xml:space="preserve"> </w:t>
      </w:r>
      <w:r w:rsidR="001447AE">
        <w:t xml:space="preserve"> </w:t>
      </w:r>
      <w:sdt>
        <w:sdtPr>
          <w:id w:val="1051734444"/>
          <w:citation/>
        </w:sdtPr>
        <w:sdtContent>
          <w:r w:rsidR="00A604F7">
            <w:fldChar w:fldCharType="begin"/>
          </w:r>
          <w:r w:rsidR="00A604F7">
            <w:rPr>
              <w:lang w:val="nl-NL"/>
            </w:rPr>
            <w:instrText xml:space="preserve"> CITATION tmcdigikey \l 1043 </w:instrText>
          </w:r>
          <w:r w:rsidR="00A604F7">
            <w:fldChar w:fldCharType="separate"/>
          </w:r>
          <w:r w:rsidR="004A4ECC" w:rsidRPr="004A4ECC">
            <w:rPr>
              <w:noProof/>
              <w:lang w:val="nl-NL"/>
            </w:rPr>
            <w:t>[23]</w:t>
          </w:r>
          <w:r w:rsidR="00A604F7">
            <w:fldChar w:fldCharType="end"/>
          </w:r>
        </w:sdtContent>
      </w:sdt>
      <w:bookmarkEnd w:id="92"/>
    </w:p>
    <w:p w14:paraId="6240E212" w14:textId="237A772E" w:rsidR="0088218F" w:rsidRDefault="008B5848" w:rsidP="00D85D6F">
      <w:r>
        <w:t>Bij het ontwerpen van deze pcb</w:t>
      </w:r>
      <w:r w:rsidR="009753DB">
        <w:t xml:space="preserve"> is rekening gehouden met de stroom die de </w:t>
      </w:r>
      <w:r w:rsidR="001F6458">
        <w:t>TMC</w:t>
      </w:r>
      <w:r w:rsidR="003E4EA1">
        <w:t xml:space="preserve"> </w:t>
      </w:r>
      <w:r w:rsidR="009753DB">
        <w:t>moet</w:t>
      </w:r>
      <w:r w:rsidR="003E4EA1">
        <w:t xml:space="preserve"> </w:t>
      </w:r>
      <w:r w:rsidR="009753DB">
        <w:t>krijgen. Aangezien deze driver een motor aanstuurt</w:t>
      </w:r>
      <w:r w:rsidR="006E6870">
        <w:t xml:space="preserve">, </w:t>
      </w:r>
      <w:r w:rsidR="001D18C2">
        <w:t xml:space="preserve">levert de </w:t>
      </w:r>
      <w:r w:rsidR="003E4EA1">
        <w:t xml:space="preserve">TMC </w:t>
      </w:r>
      <w:r w:rsidR="006E6870">
        <w:t>een</w:t>
      </w:r>
      <w:r w:rsidR="009753DB">
        <w:t xml:space="preserve"> maxima</w:t>
      </w:r>
      <w:r w:rsidR="003E4EA1">
        <w:t xml:space="preserve">le </w:t>
      </w:r>
      <w:r w:rsidR="006E6870">
        <w:t xml:space="preserve">stroom van </w:t>
      </w:r>
      <w:r w:rsidR="009753DB">
        <w:t>1,2</w:t>
      </w:r>
      <w:r w:rsidR="00582886">
        <w:t xml:space="preserve"> </w:t>
      </w:r>
      <w:r w:rsidR="009753DB">
        <w:t>A</w:t>
      </w:r>
      <w:r w:rsidR="00391CC5">
        <w:t xml:space="preserve"> en d</w:t>
      </w:r>
      <w:r w:rsidR="008E4599">
        <w:t>aarom is de baandikte</w:t>
      </w:r>
      <w:r w:rsidR="00F63969">
        <w:t xml:space="preserve"> bij de pcb</w:t>
      </w:r>
      <w:r w:rsidR="008E4599">
        <w:t xml:space="preserve"> bereken</w:t>
      </w:r>
      <w:r w:rsidR="00B1605F">
        <w:t>d</w:t>
      </w:r>
      <w:r w:rsidR="008E4599">
        <w:t xml:space="preserve"> </w:t>
      </w:r>
      <w:r w:rsidR="00692ECD">
        <w:t>z</w:t>
      </w:r>
      <w:r w:rsidR="00B31DD9">
        <w:t xml:space="preserve">oals in </w:t>
      </w:r>
      <w:r w:rsidR="00A279A9">
        <w:t>hoofdstuk</w:t>
      </w:r>
      <w:r w:rsidR="00922A4E">
        <w:t xml:space="preserve"> </w:t>
      </w:r>
      <w:r w:rsidR="00922A4E">
        <w:fldChar w:fldCharType="begin"/>
      </w:r>
      <w:r w:rsidR="00922A4E">
        <w:instrText xml:space="preserve"> REF _Ref133332599 \w \h </w:instrText>
      </w:r>
      <w:r w:rsidR="00922A4E">
        <w:fldChar w:fldCharType="separate"/>
      </w:r>
      <w:r w:rsidR="00B95FD8">
        <w:t>2.5</w:t>
      </w:r>
      <w:r w:rsidR="00922A4E">
        <w:fldChar w:fldCharType="end"/>
      </w:r>
      <w:r w:rsidR="00B31DD9">
        <w:t xml:space="preserve"> </w:t>
      </w:r>
      <w:r w:rsidR="00974EA6">
        <w:t>wordt besproken</w:t>
      </w:r>
      <w:r w:rsidR="00922A4E">
        <w:t>.</w:t>
      </w:r>
      <w:r w:rsidR="00C17307">
        <w:t xml:space="preserve"> </w:t>
      </w:r>
      <w:r w:rsidR="00922A4E">
        <w:t>De stroom is instelbaar met de potentiometer</w:t>
      </w:r>
      <w:r w:rsidR="00507E3A">
        <w:t xml:space="preserve"> die aanwezig is per driver op de pcb.</w:t>
      </w:r>
      <w:r w:rsidR="005F452E">
        <w:t xml:space="preserve"> </w:t>
      </w:r>
      <w:r w:rsidR="0088218F">
        <w:t xml:space="preserve">Op de foto </w:t>
      </w:r>
      <w:r w:rsidR="002A28EE">
        <w:t xml:space="preserve">staat de </w:t>
      </w:r>
      <w:r w:rsidR="0088218F">
        <w:t>potentiometer</w:t>
      </w:r>
      <w:r w:rsidR="00A0513D">
        <w:t xml:space="preserve"> – het metalen object</w:t>
      </w:r>
      <w:r w:rsidR="00624290">
        <w:t xml:space="preserve"> gemonteerd op de pcb -</w:t>
      </w:r>
      <w:r w:rsidR="0088218F">
        <w:t xml:space="preserve"> </w:t>
      </w:r>
      <w:r w:rsidR="0021706B">
        <w:t xml:space="preserve">uiterst </w:t>
      </w:r>
      <w:r w:rsidR="0088218F">
        <w:t>rechts</w:t>
      </w:r>
      <w:r w:rsidR="00624290">
        <w:t>.</w:t>
      </w:r>
    </w:p>
    <w:p w14:paraId="0D5FA20E" w14:textId="1A63C144" w:rsidR="00EC14BC" w:rsidRDefault="00E46808" w:rsidP="00D85D6F">
      <w:r>
        <w:t>Op zijn website stelt de</w:t>
      </w:r>
      <w:r w:rsidR="00CD5CA6">
        <w:t xml:space="preserve"> fabrikant</w:t>
      </w:r>
      <w:r w:rsidR="00C34E79">
        <w:t xml:space="preserve"> veel informatie ter beschikking</w:t>
      </w:r>
      <w:r>
        <w:t>.</w:t>
      </w:r>
      <w:r w:rsidR="00EC14BC">
        <w:t xml:space="preserve"> </w:t>
      </w:r>
      <w:sdt>
        <w:sdtPr>
          <w:id w:val="-1961956992"/>
          <w:citation/>
        </w:sdtPr>
        <w:sdtContent>
          <w:r w:rsidR="00A604F7">
            <w:fldChar w:fldCharType="begin"/>
          </w:r>
          <w:r w:rsidR="00A604F7">
            <w:rPr>
              <w:lang w:val="nl-NL"/>
            </w:rPr>
            <w:instrText xml:space="preserve"> CITATION tmcdigikey \l 1043 </w:instrText>
          </w:r>
          <w:r w:rsidR="00A604F7">
            <w:fldChar w:fldCharType="separate"/>
          </w:r>
          <w:r w:rsidR="004A4ECC" w:rsidRPr="004A4ECC">
            <w:rPr>
              <w:noProof/>
              <w:lang w:val="nl-NL"/>
            </w:rPr>
            <w:t>[23]</w:t>
          </w:r>
          <w:r w:rsidR="00A604F7">
            <w:fldChar w:fldCharType="end"/>
          </w:r>
        </w:sdtContent>
      </w:sdt>
      <w:r w:rsidR="005D76C7">
        <w:t xml:space="preserve"> </w:t>
      </w:r>
      <w:r w:rsidR="00EC14BC">
        <w:t>Digikey</w:t>
      </w:r>
      <w:r w:rsidR="00EE4008">
        <w:t xml:space="preserve"> heeft</w:t>
      </w:r>
      <w:r w:rsidR="005D76C7">
        <w:t xml:space="preserve"> </w:t>
      </w:r>
      <w:r w:rsidR="00EE4008">
        <w:t xml:space="preserve">veel ervaring bij het ontwikkelen van een prototype </w:t>
      </w:r>
      <w:r w:rsidR="005212A7">
        <w:t>van deze module</w:t>
      </w:r>
      <w:r w:rsidR="00EE4008">
        <w:t xml:space="preserve">. </w:t>
      </w:r>
      <w:r w:rsidR="002C1B63">
        <w:t xml:space="preserve">Momenteel bestaat versie </w:t>
      </w:r>
      <w:r w:rsidR="00A11A94">
        <w:t>t</w:t>
      </w:r>
      <w:r w:rsidR="00C521D8">
        <w:t>wintig van het elektris</w:t>
      </w:r>
      <w:r w:rsidR="00284F05">
        <w:t>c</w:t>
      </w:r>
      <w:r w:rsidR="00C521D8">
        <w:t>h schema</w:t>
      </w:r>
      <w:r w:rsidR="0089334A">
        <w:t xml:space="preserve"> en daarom is</w:t>
      </w:r>
      <w:r w:rsidR="00D5424D">
        <w:t xml:space="preserve"> er gebruik </w:t>
      </w:r>
      <w:r w:rsidR="00A74E9B">
        <w:t xml:space="preserve">van </w:t>
      </w:r>
      <w:r w:rsidR="00D5424D">
        <w:t>gemaakt</w:t>
      </w:r>
      <w:r w:rsidR="00A74E9B">
        <w:t>.</w:t>
      </w:r>
      <w:r w:rsidR="009146CE">
        <w:t xml:space="preserve"> </w:t>
      </w:r>
      <w:r w:rsidR="009146CE">
        <w:fldChar w:fldCharType="begin"/>
      </w:r>
      <w:r w:rsidR="009146CE">
        <w:instrText xml:space="preserve"> REF _Ref133340380 \h </w:instrText>
      </w:r>
      <w:r w:rsidR="009146CE">
        <w:fldChar w:fldCharType="separate"/>
      </w:r>
      <w:r w:rsidR="00B95FD8">
        <w:t xml:space="preserve">Figuur </w:t>
      </w:r>
      <w:r w:rsidR="00B95FD8">
        <w:rPr>
          <w:noProof/>
        </w:rPr>
        <w:t>20</w:t>
      </w:r>
      <w:r w:rsidR="009146CE">
        <w:fldChar w:fldCharType="end"/>
      </w:r>
    </w:p>
    <w:p w14:paraId="5A2DB00B" w14:textId="435D532B" w:rsidR="004D198D" w:rsidRDefault="00BB00E3" w:rsidP="00D85D6F">
      <w:pPr>
        <w:sectPr w:rsidR="004D198D" w:rsidSect="00995550">
          <w:pgSz w:w="11906" w:h="16838"/>
          <w:pgMar w:top="1417" w:right="1417" w:bottom="1417" w:left="1417" w:header="708" w:footer="708" w:gutter="0"/>
          <w:cols w:space="708"/>
          <w:titlePg/>
          <w:docGrid w:linePitch="360"/>
        </w:sectPr>
      </w:pPr>
      <w:r>
        <w:t>Bij het implementeren op een eigen printplaat</w:t>
      </w:r>
      <w:r w:rsidR="00AD4F35">
        <w:t xml:space="preserve"> moet rekening worden gehouden met </w:t>
      </w:r>
      <w:r w:rsidR="003364A2">
        <w:t>enkele factoren</w:t>
      </w:r>
      <w:r w:rsidR="00AD4F35">
        <w:t>.</w:t>
      </w:r>
      <w:r w:rsidR="003364A2">
        <w:t xml:space="preserve"> </w:t>
      </w:r>
      <w:r w:rsidR="0088218F">
        <w:t xml:space="preserve">Aangezien de chip heel warm kan worden door het stroomverbruik, </w:t>
      </w:r>
      <w:r w:rsidR="00A5478B">
        <w:t xml:space="preserve">moet er aandacht </w:t>
      </w:r>
      <w:r w:rsidR="000E09CD">
        <w:t>worden besteed aan een</w:t>
      </w:r>
      <w:r w:rsidR="0088218F">
        <w:t xml:space="preserve"> goede koeling en eventueel een koelvin.</w:t>
      </w:r>
    </w:p>
    <w:p w14:paraId="4D634A5C" w14:textId="77777777" w:rsidR="00D85D6F" w:rsidRDefault="00022D48" w:rsidP="00022D48">
      <w:pPr>
        <w:pStyle w:val="Kop3"/>
      </w:pPr>
      <w:bookmarkStart w:id="93" w:name="_Toc133405041"/>
      <w:r>
        <w:lastRenderedPageBreak/>
        <w:t>CP2102</w:t>
      </w:r>
      <w:bookmarkEnd w:id="93"/>
    </w:p>
    <w:p w14:paraId="7E8CBD7E" w14:textId="77777777" w:rsidR="006B40B4" w:rsidRDefault="00D842CB" w:rsidP="006B40B4">
      <w:pPr>
        <w:keepNext/>
      </w:pPr>
      <w:r>
        <w:rPr>
          <w:noProof/>
        </w:rPr>
        <w:drawing>
          <wp:inline distT="0" distB="0" distL="0" distR="0" wp14:anchorId="645138F1" wp14:editId="6ACE7E0E">
            <wp:extent cx="4199466" cy="3576396"/>
            <wp:effectExtent l="0" t="0" r="0" b="5080"/>
            <wp:docPr id="1926478134" name="Afbeelding 1926478134" descr="Afbeelding met diagram,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78134" name="Afbeelding 1" descr="Afbeelding met diagram, schematisch&#10;&#10;Automatisch gegenereerde beschrijving"/>
                    <pic:cNvPicPr/>
                  </pic:nvPicPr>
                  <pic:blipFill>
                    <a:blip r:embed="rId42"/>
                    <a:stretch>
                      <a:fillRect/>
                    </a:stretch>
                  </pic:blipFill>
                  <pic:spPr>
                    <a:xfrm>
                      <a:off x="0" y="0"/>
                      <a:ext cx="4216483" cy="3590888"/>
                    </a:xfrm>
                    <a:prstGeom prst="rect">
                      <a:avLst/>
                    </a:prstGeom>
                  </pic:spPr>
                </pic:pic>
              </a:graphicData>
            </a:graphic>
          </wp:inline>
        </w:drawing>
      </w:r>
    </w:p>
    <w:p w14:paraId="193F4760" w14:textId="0F79CFA3" w:rsidR="00D842CB" w:rsidRPr="00D842CB" w:rsidRDefault="006B40B4" w:rsidP="006B40B4">
      <w:pPr>
        <w:pStyle w:val="Bijschrift"/>
      </w:pPr>
      <w:bookmarkStart w:id="94" w:name="_Ref133340395"/>
      <w:bookmarkStart w:id="95" w:name="_Toc133405082"/>
      <w:r>
        <w:t xml:space="preserve">Figuur </w:t>
      </w:r>
      <w:r>
        <w:fldChar w:fldCharType="begin"/>
      </w:r>
      <w:r>
        <w:instrText xml:space="preserve"> SEQ Figuur \* ARABIC </w:instrText>
      </w:r>
      <w:r>
        <w:fldChar w:fldCharType="separate"/>
      </w:r>
      <w:r w:rsidR="00B95FD8">
        <w:rPr>
          <w:noProof/>
        </w:rPr>
        <w:t>21</w:t>
      </w:r>
      <w:r>
        <w:fldChar w:fldCharType="end"/>
      </w:r>
      <w:bookmarkEnd w:id="94"/>
      <w:r>
        <w:t>: CP2102 schema</w:t>
      </w:r>
      <w:r w:rsidR="00C230B5" w:rsidRPr="00C230B5">
        <w:t xml:space="preserve"> </w:t>
      </w:r>
      <w:sdt>
        <w:sdtPr>
          <w:id w:val="1373806269"/>
          <w:citation/>
        </w:sdtPr>
        <w:sdtContent>
          <w:r w:rsidR="00C230B5">
            <w:fldChar w:fldCharType="begin"/>
          </w:r>
          <w:r w:rsidR="00C230B5">
            <w:rPr>
              <w:lang w:val="nl-NL"/>
            </w:rPr>
            <w:instrText xml:space="preserve"> CITATION cp2102schema \l 1043 </w:instrText>
          </w:r>
          <w:r w:rsidR="00C230B5">
            <w:fldChar w:fldCharType="separate"/>
          </w:r>
          <w:r w:rsidR="004A4ECC" w:rsidRPr="004A4ECC">
            <w:rPr>
              <w:noProof/>
              <w:lang w:val="nl-NL"/>
            </w:rPr>
            <w:t>[24]</w:t>
          </w:r>
          <w:r w:rsidR="00C230B5">
            <w:fldChar w:fldCharType="end"/>
          </w:r>
        </w:sdtContent>
      </w:sdt>
      <w:bookmarkEnd w:id="95"/>
    </w:p>
    <w:p w14:paraId="210D468A" w14:textId="758FFD11" w:rsidR="00C673F4" w:rsidRDefault="004D198D" w:rsidP="00022D48">
      <w:r>
        <w:t xml:space="preserve">De CP2102 is een veel gebruikte chip om </w:t>
      </w:r>
      <w:r w:rsidR="000713F9">
        <w:t>te communiceren</w:t>
      </w:r>
      <w:r w:rsidR="00AD4FEB">
        <w:t xml:space="preserve"> van </w:t>
      </w:r>
      <w:r w:rsidR="0066701D">
        <w:t xml:space="preserve">USB </w:t>
      </w:r>
      <w:r w:rsidR="00AD4FEB">
        <w:t xml:space="preserve">naar </w:t>
      </w:r>
      <w:r w:rsidR="0066701D">
        <w:t>UART</w:t>
      </w:r>
      <w:r w:rsidR="00991869">
        <w:t>.</w:t>
      </w:r>
      <w:r w:rsidR="00D32782">
        <w:t xml:space="preserve"> Door gebruik te maken van deze chip,</w:t>
      </w:r>
      <w:r w:rsidR="008E376A">
        <w:t xml:space="preserve"> kan er seriële communicatie worden </w:t>
      </w:r>
      <w:r w:rsidR="000423C9">
        <w:t>gevormd. Het debuggen wordt op deze</w:t>
      </w:r>
      <w:r w:rsidR="00805070">
        <w:t xml:space="preserve"> manier gemakkelijker. </w:t>
      </w:r>
      <w:r w:rsidR="00C673F4">
        <w:t>Bij de meeste standaard</w:t>
      </w:r>
      <w:r w:rsidR="007A30EE">
        <w:t xml:space="preserve">modules </w:t>
      </w:r>
      <w:r w:rsidR="0092122F">
        <w:t>van een</w:t>
      </w:r>
      <w:r w:rsidR="00CE0BCC">
        <w:t xml:space="preserve"> </w:t>
      </w:r>
      <w:r w:rsidR="0092122F">
        <w:t>ESP32 worden deze chips gebruikt.</w:t>
      </w:r>
    </w:p>
    <w:p w14:paraId="6EF96B92" w14:textId="1733A0CC" w:rsidR="000368F2" w:rsidRDefault="00007E8A" w:rsidP="000368F2">
      <w:r>
        <w:t>Het standaardschema is open</w:t>
      </w:r>
      <w:r w:rsidR="00CC4271">
        <w:t xml:space="preserve"> </w:t>
      </w:r>
      <w:r>
        <w:t xml:space="preserve">source gezet door de </w:t>
      </w:r>
      <w:r w:rsidR="00764385">
        <w:t>fabrikant</w:t>
      </w:r>
      <w:r w:rsidR="007B1FAC">
        <w:t>, wat een goede gelegenheid biedt om</w:t>
      </w:r>
      <w:r w:rsidR="00CF6CBA">
        <w:t xml:space="preserve"> </w:t>
      </w:r>
      <w:r w:rsidR="00764385">
        <w:t xml:space="preserve">de </w:t>
      </w:r>
      <w:r w:rsidR="0087626A">
        <w:t>CP</w:t>
      </w:r>
      <w:r w:rsidR="00B71184">
        <w:t>210</w:t>
      </w:r>
      <w:r w:rsidR="00764385">
        <w:t>2</w:t>
      </w:r>
      <w:r w:rsidR="00443CF5">
        <w:t>-chip</w:t>
      </w:r>
      <w:r w:rsidR="00764385">
        <w:t xml:space="preserve"> te verwerken met </w:t>
      </w:r>
      <w:r w:rsidR="00D842CB">
        <w:t xml:space="preserve">het </w:t>
      </w:r>
      <w:r w:rsidR="00077E0E">
        <w:t>S</w:t>
      </w:r>
      <w:r w:rsidR="00D842CB">
        <w:t>parkfunschema.</w:t>
      </w:r>
      <w:r w:rsidR="001D5947">
        <w:t xml:space="preserve"> </w:t>
      </w:r>
      <w:r w:rsidR="00D842CB">
        <w:t xml:space="preserve">Het programmatienetwerk </w:t>
      </w:r>
      <w:r w:rsidR="00F06FE6">
        <w:t>is hier aan verbonden</w:t>
      </w:r>
      <w:r w:rsidR="000368F2">
        <w:t xml:space="preserve">. </w:t>
      </w:r>
      <w:r w:rsidR="000368F2">
        <w:fldChar w:fldCharType="begin"/>
      </w:r>
      <w:r w:rsidR="000368F2">
        <w:instrText xml:space="preserve"> REF _Ref133340395 \h </w:instrText>
      </w:r>
      <w:r w:rsidR="000368F2">
        <w:fldChar w:fldCharType="separate"/>
      </w:r>
      <w:r w:rsidR="00B95FD8">
        <w:t xml:space="preserve">Figuur </w:t>
      </w:r>
      <w:r w:rsidR="00B95FD8">
        <w:rPr>
          <w:noProof/>
        </w:rPr>
        <w:t>21</w:t>
      </w:r>
      <w:r w:rsidR="000368F2">
        <w:fldChar w:fldCharType="end"/>
      </w:r>
      <w:r w:rsidR="000368F2">
        <w:t xml:space="preserve"> </w:t>
      </w:r>
      <w:sdt>
        <w:sdtPr>
          <w:id w:val="-157699810"/>
          <w:citation/>
        </w:sdtPr>
        <w:sdtContent>
          <w:r w:rsidR="000368F2">
            <w:fldChar w:fldCharType="begin"/>
          </w:r>
          <w:r w:rsidR="000368F2">
            <w:rPr>
              <w:lang w:val="nl-NL"/>
            </w:rPr>
            <w:instrText xml:space="preserve"> CITATION cp2102schema \l 1043 </w:instrText>
          </w:r>
          <w:r w:rsidR="000368F2">
            <w:fldChar w:fldCharType="separate"/>
          </w:r>
          <w:r w:rsidR="004A4ECC" w:rsidRPr="004A4ECC">
            <w:rPr>
              <w:noProof/>
              <w:lang w:val="nl-NL"/>
            </w:rPr>
            <w:t>[24]</w:t>
          </w:r>
          <w:r w:rsidR="000368F2">
            <w:fldChar w:fldCharType="end"/>
          </w:r>
        </w:sdtContent>
      </w:sdt>
    </w:p>
    <w:p w14:paraId="07B7AC6A" w14:textId="71A0B1A1" w:rsidR="00083ED2" w:rsidRDefault="00083ED2" w:rsidP="00022D48">
      <w:pPr>
        <w:sectPr w:rsidR="00083ED2" w:rsidSect="00995550">
          <w:pgSz w:w="11906" w:h="16838"/>
          <w:pgMar w:top="1417" w:right="1417" w:bottom="1417" w:left="1417" w:header="708" w:footer="708" w:gutter="0"/>
          <w:cols w:space="708"/>
          <w:titlePg/>
          <w:docGrid w:linePitch="360"/>
        </w:sectPr>
      </w:pPr>
    </w:p>
    <w:p w14:paraId="441B8335" w14:textId="77777777" w:rsidR="00022D48" w:rsidRDefault="00022D48" w:rsidP="00022D48">
      <w:pPr>
        <w:pStyle w:val="Kop3"/>
      </w:pPr>
      <w:bookmarkStart w:id="96" w:name="_Toc133405042"/>
      <w:r>
        <w:lastRenderedPageBreak/>
        <w:t>ST7920</w:t>
      </w:r>
      <w:bookmarkEnd w:id="96"/>
    </w:p>
    <w:p w14:paraId="7A158E3F" w14:textId="77777777" w:rsidR="006B40B4" w:rsidRDefault="0096220C" w:rsidP="006B40B4">
      <w:pPr>
        <w:keepNext/>
      </w:pPr>
      <w:r>
        <w:rPr>
          <w:noProof/>
        </w:rPr>
        <w:drawing>
          <wp:inline distT="0" distB="0" distL="0" distR="0" wp14:anchorId="7F4F4A28" wp14:editId="46EEA00E">
            <wp:extent cx="2921000" cy="2193465"/>
            <wp:effectExtent l="0" t="0" r="0" b="0"/>
            <wp:docPr id="1156881450" name="Afbeelding 115688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81450" name=""/>
                    <pic:cNvPicPr/>
                  </pic:nvPicPr>
                  <pic:blipFill>
                    <a:blip r:embed="rId43"/>
                    <a:stretch>
                      <a:fillRect/>
                    </a:stretch>
                  </pic:blipFill>
                  <pic:spPr>
                    <a:xfrm>
                      <a:off x="0" y="0"/>
                      <a:ext cx="2934964" cy="2203951"/>
                    </a:xfrm>
                    <a:prstGeom prst="rect">
                      <a:avLst/>
                    </a:prstGeom>
                  </pic:spPr>
                </pic:pic>
              </a:graphicData>
            </a:graphic>
          </wp:inline>
        </w:drawing>
      </w:r>
    </w:p>
    <w:p w14:paraId="2DFF2B71" w14:textId="157D472C" w:rsidR="0096220C" w:rsidRPr="0096220C" w:rsidRDefault="006B40B4" w:rsidP="006B40B4">
      <w:pPr>
        <w:pStyle w:val="Bijschrift"/>
      </w:pPr>
      <w:bookmarkStart w:id="97" w:name="_Ref133340407"/>
      <w:bookmarkStart w:id="98" w:name="_Toc133405083"/>
      <w:r>
        <w:t xml:space="preserve">Figuur </w:t>
      </w:r>
      <w:r>
        <w:fldChar w:fldCharType="begin"/>
      </w:r>
      <w:r>
        <w:instrText xml:space="preserve"> SEQ Figuur \* ARABIC </w:instrText>
      </w:r>
      <w:r>
        <w:fldChar w:fldCharType="separate"/>
      </w:r>
      <w:r w:rsidR="00B95FD8">
        <w:rPr>
          <w:noProof/>
        </w:rPr>
        <w:t>22</w:t>
      </w:r>
      <w:r>
        <w:fldChar w:fldCharType="end"/>
      </w:r>
      <w:bookmarkEnd w:id="97"/>
      <w:r>
        <w:t xml:space="preserve">: ST7920 </w:t>
      </w:r>
      <w:r w:rsidR="00F325C0">
        <w:t>lcd</w:t>
      </w:r>
      <w:r w:rsidR="005620C1">
        <w:t xml:space="preserve"> </w:t>
      </w:r>
      <w:r w:rsidR="005620C1" w:rsidRPr="005620C1">
        <w:t xml:space="preserve"> </w:t>
      </w:r>
      <w:sdt>
        <w:sdtPr>
          <w:id w:val="1555193192"/>
          <w:citation/>
        </w:sdtPr>
        <w:sdtContent>
          <w:r w:rsidR="005620C1">
            <w:fldChar w:fldCharType="begin"/>
          </w:r>
          <w:r w:rsidR="005620C1">
            <w:rPr>
              <w:lang w:val="nl-NL"/>
            </w:rPr>
            <w:instrText xml:space="preserve"> CITATION lcd \l 1043 </w:instrText>
          </w:r>
          <w:r w:rsidR="005620C1">
            <w:fldChar w:fldCharType="separate"/>
          </w:r>
          <w:r w:rsidR="004A4ECC" w:rsidRPr="004A4ECC">
            <w:rPr>
              <w:noProof/>
              <w:lang w:val="nl-NL"/>
            </w:rPr>
            <w:t>[25]</w:t>
          </w:r>
          <w:r w:rsidR="005620C1">
            <w:fldChar w:fldCharType="end"/>
          </w:r>
        </w:sdtContent>
      </w:sdt>
      <w:bookmarkEnd w:id="98"/>
    </w:p>
    <w:p w14:paraId="75BB94FF" w14:textId="171109B5" w:rsidR="0011276B" w:rsidRDefault="00083ED2" w:rsidP="0011276B">
      <w:pPr>
        <w:keepNext/>
      </w:pPr>
      <w:r>
        <w:t xml:space="preserve">De </w:t>
      </w:r>
      <w:r w:rsidR="00D70C0D">
        <w:t>ESP</w:t>
      </w:r>
      <w:r>
        <w:t>32-S2 heeft meerdere SPI</w:t>
      </w:r>
      <w:r w:rsidR="00BC4058">
        <w:t>-</w:t>
      </w:r>
      <w:r>
        <w:t>poorten, de</w:t>
      </w:r>
      <w:r w:rsidR="00425FDB">
        <w:t xml:space="preserve"> ST7920</w:t>
      </w:r>
      <w:r w:rsidR="00BC4058">
        <w:t xml:space="preserve"> </w:t>
      </w:r>
      <w:r w:rsidR="00F325C0">
        <w:t>lcd</w:t>
      </w:r>
      <w:r w:rsidR="00425FDB">
        <w:t xml:space="preserve"> werkt </w:t>
      </w:r>
      <w:r w:rsidR="00F55478">
        <w:t>via</w:t>
      </w:r>
      <w:r w:rsidR="00694118">
        <w:t xml:space="preserve"> dit protocol.</w:t>
      </w:r>
      <w:r w:rsidR="005620C1" w:rsidRPr="005620C1">
        <w:t xml:space="preserve"> </w:t>
      </w:r>
      <w:sdt>
        <w:sdtPr>
          <w:id w:val="-1359269128"/>
          <w:citation/>
        </w:sdtPr>
        <w:sdtContent>
          <w:r w:rsidR="005620C1">
            <w:fldChar w:fldCharType="begin"/>
          </w:r>
          <w:r w:rsidR="005620C1">
            <w:rPr>
              <w:lang w:val="nl-NL"/>
            </w:rPr>
            <w:instrText xml:space="preserve"> CITATION lcd \l 1043 </w:instrText>
          </w:r>
          <w:r w:rsidR="005620C1">
            <w:fldChar w:fldCharType="separate"/>
          </w:r>
          <w:r w:rsidR="004A4ECC" w:rsidRPr="004A4ECC">
            <w:rPr>
              <w:noProof/>
              <w:lang w:val="nl-NL"/>
            </w:rPr>
            <w:t>[25]</w:t>
          </w:r>
          <w:r w:rsidR="005620C1">
            <w:fldChar w:fldCharType="end"/>
          </w:r>
        </w:sdtContent>
      </w:sdt>
      <w:r w:rsidR="00425FDB">
        <w:t xml:space="preserve"> Het is interessant om te weten </w:t>
      </w:r>
      <w:r w:rsidR="00EB44FB">
        <w:t xml:space="preserve">welke pinnen van de chip daarvoor in gebruik worden gesteld zonder extra instellingen te moeten doen. Er is </w:t>
      </w:r>
      <w:r w:rsidR="00F0040F">
        <w:t>namelijk</w:t>
      </w:r>
      <w:r w:rsidR="00EB44FB">
        <w:t xml:space="preserve"> maar één poort die wordt verbo</w:t>
      </w:r>
      <w:r w:rsidR="00AC26FA">
        <w:t xml:space="preserve">nden </w:t>
      </w:r>
      <w:r w:rsidR="00AF583B">
        <w:t xml:space="preserve">en rechtstreeks kan </w:t>
      </w:r>
      <w:r w:rsidR="00331CCC">
        <w:t xml:space="preserve">worden </w:t>
      </w:r>
      <w:r w:rsidR="00AF583B">
        <w:t>geprogrammeerd zonder aanpassingen te moeten doen of zonder extra commando</w:t>
      </w:r>
      <w:r w:rsidR="005F338B">
        <w:t>’</w:t>
      </w:r>
      <w:r w:rsidR="00864898">
        <w:t>s</w:t>
      </w:r>
      <w:r w:rsidR="00AF583B">
        <w:t xml:space="preserve"> te sch</w:t>
      </w:r>
      <w:r w:rsidR="008A3D54">
        <w:t>r</w:t>
      </w:r>
      <w:r w:rsidR="00AF583B">
        <w:t>ijven naar de</w:t>
      </w:r>
      <w:r w:rsidR="009849B2">
        <w:t xml:space="preserve"> ESP.</w:t>
      </w:r>
      <w:r w:rsidR="009146CE">
        <w:t xml:space="preserve"> </w:t>
      </w:r>
      <w:r w:rsidR="009146CE">
        <w:fldChar w:fldCharType="begin"/>
      </w:r>
      <w:r w:rsidR="009146CE">
        <w:instrText xml:space="preserve"> REF _Ref133340407 \h </w:instrText>
      </w:r>
      <w:r w:rsidR="009146CE">
        <w:fldChar w:fldCharType="separate"/>
      </w:r>
      <w:r w:rsidR="00B95FD8">
        <w:t xml:space="preserve">Figuur </w:t>
      </w:r>
      <w:r w:rsidR="00B95FD8">
        <w:rPr>
          <w:noProof/>
        </w:rPr>
        <w:t>22</w:t>
      </w:r>
      <w:r w:rsidR="009146CE">
        <w:fldChar w:fldCharType="end"/>
      </w:r>
      <w:r w:rsidR="009146CE">
        <w:t xml:space="preserve"> </w:t>
      </w:r>
      <w:r w:rsidR="004A4ECC">
        <w:fldChar w:fldCharType="begin"/>
      </w:r>
      <w:r w:rsidR="004A4ECC">
        <w:instrText xml:space="preserve"> REF _Ref133405006 \h </w:instrText>
      </w:r>
      <w:r w:rsidR="004A4ECC">
        <w:fldChar w:fldCharType="separate"/>
      </w:r>
      <w:r w:rsidR="00B95FD8">
        <w:t xml:space="preserve">Figuur </w:t>
      </w:r>
      <w:r w:rsidR="00B95FD8">
        <w:rPr>
          <w:noProof/>
        </w:rPr>
        <w:t>23</w:t>
      </w:r>
      <w:r w:rsidR="004A4ECC">
        <w:fldChar w:fldCharType="end"/>
      </w:r>
      <w:sdt>
        <w:sdtPr>
          <w:id w:val="-1313859193"/>
          <w:citation/>
        </w:sdtPr>
        <w:sdtContent>
          <w:r w:rsidR="00AD3923">
            <w:fldChar w:fldCharType="begin"/>
          </w:r>
          <w:r w:rsidR="00AD3923">
            <w:rPr>
              <w:lang w:val="nl-NL"/>
            </w:rPr>
            <w:instrText xml:space="preserve"> CITATION Gun23 \l 1043 </w:instrText>
          </w:r>
          <w:r w:rsidR="00AD3923">
            <w:fldChar w:fldCharType="separate"/>
          </w:r>
          <w:r w:rsidR="004A4ECC" w:rsidRPr="004A4ECC">
            <w:rPr>
              <w:noProof/>
              <w:lang w:val="nl-NL"/>
            </w:rPr>
            <w:t>26]</w:t>
          </w:r>
          <w:r w:rsidR="00AD3923">
            <w:fldChar w:fldCharType="end"/>
          </w:r>
        </w:sdtContent>
      </w:sdt>
      <w:r w:rsidR="00F55478">
        <w:rPr>
          <w:noProof/>
        </w:rPr>
        <w:drawing>
          <wp:inline distT="0" distB="0" distL="0" distR="0" wp14:anchorId="299BF309" wp14:editId="5E3DFD54">
            <wp:extent cx="5139266" cy="3477729"/>
            <wp:effectExtent l="0" t="0" r="4445" b="8890"/>
            <wp:docPr id="1207067728" name="Afbeelding 120706772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7728" name="Afbeelding 1" descr="Afbeelding met tafel&#10;&#10;Automatisch gegenereerde beschrijving"/>
                    <pic:cNvPicPr/>
                  </pic:nvPicPr>
                  <pic:blipFill>
                    <a:blip r:embed="rId44"/>
                    <a:stretch>
                      <a:fillRect/>
                    </a:stretch>
                  </pic:blipFill>
                  <pic:spPr>
                    <a:xfrm>
                      <a:off x="0" y="0"/>
                      <a:ext cx="5151240" cy="3485832"/>
                    </a:xfrm>
                    <a:prstGeom prst="rect">
                      <a:avLst/>
                    </a:prstGeom>
                  </pic:spPr>
                </pic:pic>
              </a:graphicData>
            </a:graphic>
          </wp:inline>
        </w:drawing>
      </w:r>
    </w:p>
    <w:p w14:paraId="2412F24A" w14:textId="457D9FD2" w:rsidR="006B40B4" w:rsidRDefault="0011276B" w:rsidP="0011276B">
      <w:pPr>
        <w:pStyle w:val="Bijschrift"/>
      </w:pPr>
      <w:bookmarkStart w:id="99" w:name="_Ref133405006"/>
      <w:bookmarkStart w:id="100" w:name="_Toc133405084"/>
      <w:r>
        <w:t xml:space="preserve">Figuur </w:t>
      </w:r>
      <w:r>
        <w:fldChar w:fldCharType="begin"/>
      </w:r>
      <w:r>
        <w:instrText xml:space="preserve"> SEQ Figuur \* ARABIC </w:instrText>
      </w:r>
      <w:r>
        <w:fldChar w:fldCharType="separate"/>
      </w:r>
      <w:r w:rsidR="00B95FD8">
        <w:rPr>
          <w:noProof/>
        </w:rPr>
        <w:t>23</w:t>
      </w:r>
      <w:r>
        <w:fldChar w:fldCharType="end"/>
      </w:r>
      <w:bookmarkEnd w:id="99"/>
      <w:r>
        <w:t>:SPI pinnen</w:t>
      </w:r>
      <w:r w:rsidRPr="0011276B">
        <w:t xml:space="preserve"> </w:t>
      </w:r>
      <w:sdt>
        <w:sdtPr>
          <w:id w:val="-983620547"/>
          <w:citation/>
        </w:sdtPr>
        <w:sdtContent>
          <w:r>
            <w:fldChar w:fldCharType="begin"/>
          </w:r>
          <w:r>
            <w:rPr>
              <w:lang w:val="nl-NL"/>
            </w:rPr>
            <w:instrText xml:space="preserve"> CITATION Gun23 \l 1043 </w:instrText>
          </w:r>
          <w:r>
            <w:fldChar w:fldCharType="separate"/>
          </w:r>
          <w:r w:rsidR="004A4ECC" w:rsidRPr="004A4ECC">
            <w:rPr>
              <w:noProof/>
              <w:lang w:val="nl-NL"/>
            </w:rPr>
            <w:t>[26]</w:t>
          </w:r>
          <w:r>
            <w:fldChar w:fldCharType="end"/>
          </w:r>
        </w:sdtContent>
      </w:sdt>
      <w:bookmarkEnd w:id="100"/>
    </w:p>
    <w:p w14:paraId="42665977" w14:textId="0059D70B" w:rsidR="00AD3923" w:rsidRDefault="00AD3923" w:rsidP="00AD3923">
      <w:pPr>
        <w:sectPr w:rsidR="00AD3923" w:rsidSect="00995550">
          <w:pgSz w:w="11906" w:h="16838"/>
          <w:pgMar w:top="1417" w:right="1417" w:bottom="1417" w:left="1417" w:header="708" w:footer="708" w:gutter="0"/>
          <w:cols w:space="708"/>
          <w:titlePg/>
          <w:docGrid w:linePitch="360"/>
        </w:sectPr>
      </w:pPr>
    </w:p>
    <w:p w14:paraId="1D662AA9" w14:textId="77777777" w:rsidR="00022D48" w:rsidRDefault="00022D48" w:rsidP="00022D48">
      <w:pPr>
        <w:pStyle w:val="Kop3"/>
      </w:pPr>
      <w:bookmarkStart w:id="101" w:name="_Toc133405043"/>
      <w:r>
        <w:lastRenderedPageBreak/>
        <w:t>Rotary encoder</w:t>
      </w:r>
      <w:bookmarkEnd w:id="101"/>
    </w:p>
    <w:p w14:paraId="16419423" w14:textId="00817B9A" w:rsidR="006B40B4" w:rsidRDefault="00DC3D99" w:rsidP="006B40B4">
      <w:pPr>
        <w:keepNext/>
      </w:pPr>
      <w:r w:rsidRPr="00DD0168">
        <w:drawing>
          <wp:inline distT="0" distB="0" distL="0" distR="0" wp14:anchorId="2784B705" wp14:editId="296E09DE">
            <wp:extent cx="2794000" cy="2009265"/>
            <wp:effectExtent l="0" t="0" r="6350" b="0"/>
            <wp:docPr id="914081366" name="Afbeelding 914081366" descr="Afbeelding met diagram,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81366" name="Afbeelding 1" descr="Afbeelding met diagram, schematisch&#10;&#10;Automatisch gegenereerde beschrijving"/>
                    <pic:cNvPicPr/>
                  </pic:nvPicPr>
                  <pic:blipFill>
                    <a:blip r:embed="rId45"/>
                    <a:stretch>
                      <a:fillRect/>
                    </a:stretch>
                  </pic:blipFill>
                  <pic:spPr>
                    <a:xfrm>
                      <a:off x="0" y="0"/>
                      <a:ext cx="2796022" cy="2010719"/>
                    </a:xfrm>
                    <a:prstGeom prst="rect">
                      <a:avLst/>
                    </a:prstGeom>
                  </pic:spPr>
                </pic:pic>
              </a:graphicData>
            </a:graphic>
          </wp:inline>
        </w:drawing>
      </w:r>
    </w:p>
    <w:p w14:paraId="511CB110" w14:textId="33A62320" w:rsidR="00AE2C4E" w:rsidRDefault="006B40B4" w:rsidP="006B40B4">
      <w:pPr>
        <w:pStyle w:val="Bijschrift"/>
      </w:pPr>
      <w:bookmarkStart w:id="102" w:name="_Ref133340425"/>
      <w:bookmarkStart w:id="103" w:name="_Toc133405085"/>
      <w:r>
        <w:t xml:space="preserve">Figuur </w:t>
      </w:r>
      <w:r>
        <w:fldChar w:fldCharType="begin"/>
      </w:r>
      <w:r>
        <w:instrText xml:space="preserve"> SEQ Figuur \* ARABIC </w:instrText>
      </w:r>
      <w:r>
        <w:fldChar w:fldCharType="separate"/>
      </w:r>
      <w:r w:rsidR="00B95FD8">
        <w:rPr>
          <w:noProof/>
        </w:rPr>
        <w:t>24</w:t>
      </w:r>
      <w:r>
        <w:fldChar w:fldCharType="end"/>
      </w:r>
      <w:bookmarkEnd w:id="102"/>
      <w:r>
        <w:t>: Rotary encoder schema</w:t>
      </w:r>
      <w:r w:rsidR="00CC5706" w:rsidRPr="00CC5706">
        <w:t xml:space="preserve"> </w:t>
      </w:r>
      <w:sdt>
        <w:sdtPr>
          <w:id w:val="1219401896"/>
          <w:citation/>
        </w:sdtPr>
        <w:sdtContent>
          <w:r w:rsidR="00CC5706">
            <w:fldChar w:fldCharType="begin"/>
          </w:r>
          <w:r w:rsidR="00CC5706">
            <w:rPr>
              <w:lang w:val="nl-NL"/>
            </w:rPr>
            <w:instrText xml:space="preserve"> CITATION Rob23 \l 1043 </w:instrText>
          </w:r>
          <w:r w:rsidR="00CC5706">
            <w:fldChar w:fldCharType="separate"/>
          </w:r>
          <w:r w:rsidR="004A4ECC" w:rsidRPr="004A4ECC">
            <w:rPr>
              <w:noProof/>
              <w:lang w:val="nl-NL"/>
            </w:rPr>
            <w:t>[27]</w:t>
          </w:r>
          <w:r w:rsidR="00CC5706">
            <w:fldChar w:fldCharType="end"/>
          </w:r>
        </w:sdtContent>
      </w:sdt>
      <w:bookmarkEnd w:id="103"/>
    </w:p>
    <w:p w14:paraId="55B15337" w14:textId="5AD9BCFE" w:rsidR="006702BC" w:rsidRDefault="000D0F6F" w:rsidP="006702BC">
      <w:r>
        <w:t>De rotary aansturen is vrij eenvoudig,</w:t>
      </w:r>
      <w:r w:rsidR="0096220C">
        <w:t xml:space="preserve"> enkele </w:t>
      </w:r>
      <w:r w:rsidR="00026E86">
        <w:t>GPIO-</w:t>
      </w:r>
      <w:r w:rsidR="0096220C">
        <w:t>pinnen zijn voldoende om</w:t>
      </w:r>
      <w:r w:rsidR="00026E86">
        <w:t xml:space="preserve"> alle data</w:t>
      </w:r>
      <w:r w:rsidR="0096220C">
        <w:t xml:space="preserve"> in te lezen</w:t>
      </w:r>
      <w:r w:rsidR="002D72E7">
        <w:t xml:space="preserve">. </w:t>
      </w:r>
      <w:r w:rsidR="00CA6902">
        <w:t>Om een rotary encoder aan te sturen</w:t>
      </w:r>
      <w:r w:rsidR="00760582">
        <w:t xml:space="preserve"> zonder dat d</w:t>
      </w:r>
      <w:r w:rsidR="00E835D2">
        <w:t>ie op een pcb gemonteerd is</w:t>
      </w:r>
      <w:r w:rsidR="00B47AC6">
        <w:t>,</w:t>
      </w:r>
      <w:r w:rsidR="00E835D2">
        <w:t xml:space="preserve"> zoals op onderstaande foto</w:t>
      </w:r>
      <w:r w:rsidR="00B47AC6">
        <w:t>,</w:t>
      </w:r>
      <w:r w:rsidR="00E835D2">
        <w:t xml:space="preserve"> </w:t>
      </w:r>
      <w:r w:rsidR="00697661">
        <w:t>moeten</w:t>
      </w:r>
      <w:r w:rsidR="00C6670C">
        <w:t xml:space="preserve"> nog enkele weerstanden worden toegevoegd. </w:t>
      </w:r>
      <w:r w:rsidR="009146CE">
        <w:fldChar w:fldCharType="begin"/>
      </w:r>
      <w:r w:rsidR="009146CE">
        <w:instrText xml:space="preserve"> REF _Ref133340425 \h </w:instrText>
      </w:r>
      <w:r w:rsidR="009146CE">
        <w:fldChar w:fldCharType="separate"/>
      </w:r>
      <w:r w:rsidR="00B95FD8">
        <w:t xml:space="preserve">Figuur </w:t>
      </w:r>
      <w:r w:rsidR="00B95FD8">
        <w:rPr>
          <w:noProof/>
        </w:rPr>
        <w:t>24</w:t>
      </w:r>
      <w:r w:rsidR="009146CE">
        <w:fldChar w:fldCharType="end"/>
      </w:r>
      <w:r w:rsidR="009146CE">
        <w:t xml:space="preserve"> </w:t>
      </w:r>
      <w:r w:rsidR="009146CE">
        <w:fldChar w:fldCharType="begin"/>
      </w:r>
      <w:r w:rsidR="009146CE">
        <w:instrText xml:space="preserve"> REF _Ref133340430 \h </w:instrText>
      </w:r>
      <w:r w:rsidR="009146CE">
        <w:fldChar w:fldCharType="separate"/>
      </w:r>
      <w:r w:rsidR="00B95FD8">
        <w:t xml:space="preserve">Figuur </w:t>
      </w:r>
      <w:r w:rsidR="00B95FD8">
        <w:rPr>
          <w:noProof/>
        </w:rPr>
        <w:t>25</w:t>
      </w:r>
      <w:r w:rsidR="009146CE">
        <w:fldChar w:fldCharType="end"/>
      </w:r>
      <w:r w:rsidR="00CC5706">
        <w:t xml:space="preserve"> </w:t>
      </w:r>
      <w:sdt>
        <w:sdtPr>
          <w:id w:val="-97652914"/>
          <w:citation/>
        </w:sdtPr>
        <w:sdtContent>
          <w:r w:rsidR="00CC5706">
            <w:fldChar w:fldCharType="begin"/>
          </w:r>
          <w:r w:rsidR="00CC5706">
            <w:rPr>
              <w:lang w:val="nl-NL"/>
            </w:rPr>
            <w:instrText xml:space="preserve"> CITATION Rob23 \l 1043 </w:instrText>
          </w:r>
          <w:r w:rsidR="00CC5706">
            <w:fldChar w:fldCharType="separate"/>
          </w:r>
          <w:r w:rsidR="004A4ECC" w:rsidRPr="004A4ECC">
            <w:rPr>
              <w:noProof/>
              <w:lang w:val="nl-NL"/>
            </w:rPr>
            <w:t>[27]</w:t>
          </w:r>
          <w:r w:rsidR="00CC5706">
            <w:fldChar w:fldCharType="end"/>
          </w:r>
        </w:sdtContent>
      </w:sdt>
      <w:r w:rsidR="006702BC" w:rsidRPr="006702BC">
        <w:t xml:space="preserve"> </w:t>
      </w:r>
      <w:sdt>
        <w:sdtPr>
          <w:id w:val="512343333"/>
          <w:citation/>
        </w:sdtPr>
        <w:sdtContent>
          <w:r w:rsidR="006702BC">
            <w:fldChar w:fldCharType="begin"/>
          </w:r>
          <w:r w:rsidR="006702BC">
            <w:rPr>
              <w:lang w:val="nl-NL"/>
            </w:rPr>
            <w:instrText xml:space="preserve"> CITATION Pis23 \l 1043 </w:instrText>
          </w:r>
          <w:r w:rsidR="006702BC">
            <w:fldChar w:fldCharType="separate"/>
          </w:r>
          <w:r w:rsidR="004A4ECC" w:rsidRPr="004A4ECC">
            <w:rPr>
              <w:noProof/>
              <w:lang w:val="nl-NL"/>
            </w:rPr>
            <w:t>[28]</w:t>
          </w:r>
          <w:r w:rsidR="006702BC">
            <w:fldChar w:fldCharType="end"/>
          </w:r>
        </w:sdtContent>
      </w:sdt>
    </w:p>
    <w:p w14:paraId="2C1C081F" w14:textId="77777777" w:rsidR="00AE2C4E" w:rsidRDefault="00AE2C4E" w:rsidP="00AE2C4E"/>
    <w:p w14:paraId="6D45C2A4" w14:textId="77777777" w:rsidR="006B40B4" w:rsidRDefault="007C05AB" w:rsidP="006B40B4">
      <w:pPr>
        <w:keepNext/>
      </w:pPr>
      <w:r>
        <w:rPr>
          <w:noProof/>
        </w:rPr>
        <w:drawing>
          <wp:inline distT="0" distB="0" distL="0" distR="0" wp14:anchorId="0AC64E56" wp14:editId="185B36A3">
            <wp:extent cx="2590800" cy="2767811"/>
            <wp:effectExtent l="0" t="0" r="0" b="0"/>
            <wp:docPr id="960707504" name="Afbeelding 960707504"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07504" name="Afbeelding 1" descr="Afbeelding met elektronica&#10;&#10;Automatisch gegenereerde beschrijving"/>
                    <pic:cNvPicPr/>
                  </pic:nvPicPr>
                  <pic:blipFill>
                    <a:blip r:embed="rId46"/>
                    <a:stretch>
                      <a:fillRect/>
                    </a:stretch>
                  </pic:blipFill>
                  <pic:spPr>
                    <a:xfrm>
                      <a:off x="0" y="0"/>
                      <a:ext cx="2593665" cy="2770872"/>
                    </a:xfrm>
                    <a:prstGeom prst="rect">
                      <a:avLst/>
                    </a:prstGeom>
                  </pic:spPr>
                </pic:pic>
              </a:graphicData>
            </a:graphic>
          </wp:inline>
        </w:drawing>
      </w:r>
    </w:p>
    <w:p w14:paraId="3B04BC4B" w14:textId="1789F5CD" w:rsidR="00AE2C4E" w:rsidRDefault="006B40B4" w:rsidP="006B40B4">
      <w:pPr>
        <w:pStyle w:val="Bijschrift"/>
      </w:pPr>
      <w:bookmarkStart w:id="104" w:name="_Ref133340430"/>
      <w:bookmarkStart w:id="105" w:name="_Toc133405086"/>
      <w:r>
        <w:t xml:space="preserve">Figuur </w:t>
      </w:r>
      <w:r>
        <w:fldChar w:fldCharType="begin"/>
      </w:r>
      <w:r>
        <w:instrText xml:space="preserve"> SEQ Figuur \* ARABIC </w:instrText>
      </w:r>
      <w:r>
        <w:fldChar w:fldCharType="separate"/>
      </w:r>
      <w:r w:rsidR="00B95FD8">
        <w:rPr>
          <w:noProof/>
        </w:rPr>
        <w:t>25</w:t>
      </w:r>
      <w:r>
        <w:fldChar w:fldCharType="end"/>
      </w:r>
      <w:bookmarkEnd w:id="104"/>
      <w:r>
        <w:t>: Rotary encoder op pcb</w:t>
      </w:r>
      <w:r w:rsidR="006702BC">
        <w:t xml:space="preserve"> </w:t>
      </w:r>
      <w:r w:rsidR="006702BC" w:rsidRPr="006702BC">
        <w:t>[28]</w:t>
      </w:r>
      <w:bookmarkEnd w:id="105"/>
    </w:p>
    <w:p w14:paraId="3C9BFC0A" w14:textId="205BE0AD" w:rsidR="007C05AB" w:rsidRPr="00AE2C4E" w:rsidRDefault="007C05AB" w:rsidP="00AE2C4E">
      <w:pPr>
        <w:sectPr w:rsidR="007C05AB" w:rsidRPr="00AE2C4E" w:rsidSect="00995550">
          <w:pgSz w:w="11906" w:h="16838"/>
          <w:pgMar w:top="1417" w:right="1417" w:bottom="1417" w:left="1417" w:header="708" w:footer="708" w:gutter="0"/>
          <w:cols w:space="708"/>
          <w:titlePg/>
          <w:docGrid w:linePitch="360"/>
        </w:sectPr>
      </w:pPr>
    </w:p>
    <w:p w14:paraId="1FA5A8FC" w14:textId="77777777" w:rsidR="00184D70" w:rsidRDefault="000D353E" w:rsidP="00184D70">
      <w:pPr>
        <w:pStyle w:val="Kop2"/>
      </w:pPr>
      <w:bookmarkStart w:id="106" w:name="_Toc133405044"/>
      <w:r>
        <w:lastRenderedPageBreak/>
        <w:t>BOM</w:t>
      </w:r>
      <w:r w:rsidR="00425422">
        <w:t xml:space="preserve"> (Bill </w:t>
      </w:r>
      <w:r w:rsidR="00AC76D7">
        <w:t>o</w:t>
      </w:r>
      <w:r w:rsidR="00425422">
        <w:t>f Material</w:t>
      </w:r>
      <w:r w:rsidR="00AC76D7">
        <w:t>s</w:t>
      </w:r>
      <w:r w:rsidR="00425422">
        <w:t>)</w:t>
      </w:r>
      <w:bookmarkEnd w:id="106"/>
      <w:r w:rsidR="00830C48">
        <w:t xml:space="preserve"> </w:t>
      </w:r>
    </w:p>
    <w:p w14:paraId="38190626" w14:textId="06BFF7B0" w:rsidR="00184D70" w:rsidRDefault="00184D70" w:rsidP="00184D70">
      <w:r w:rsidRPr="007673A9">
        <w:t xml:space="preserve">De BOM </w:t>
      </w:r>
      <w:r w:rsidR="007673A9" w:rsidRPr="007673A9">
        <w:t>is een s</w:t>
      </w:r>
      <w:r w:rsidR="007673A9">
        <w:t>tukkenlijst die is opgesteld voor elk gebruikt component.</w:t>
      </w:r>
    </w:p>
    <w:p w14:paraId="237C79CB" w14:textId="7597D5AD" w:rsidR="00553081" w:rsidRDefault="003432C2" w:rsidP="00184D70">
      <w:r>
        <w:t>Een stukkenlijst</w:t>
      </w:r>
      <w:r w:rsidR="00553081">
        <w:t xml:space="preserve"> is van groot belang om een idee te krijgen van het kostenplaatje va</w:t>
      </w:r>
      <w:r w:rsidR="00C3160C">
        <w:t>n</w:t>
      </w:r>
      <w:r w:rsidR="000A7E96">
        <w:t xml:space="preserve"> het</w:t>
      </w:r>
      <w:r w:rsidR="00553081">
        <w:t xml:space="preserve"> project.</w:t>
      </w:r>
      <w:r w:rsidR="00827370">
        <w:t xml:space="preserve"> </w:t>
      </w:r>
      <w:r w:rsidR="00D56A4A">
        <w:t xml:space="preserve">Doordat de linkt elke keer vermeld staat bij het </w:t>
      </w:r>
      <w:r w:rsidR="00332292">
        <w:t>product, is het p</w:t>
      </w:r>
      <w:r w:rsidR="00827370">
        <w:t>raktisch om alles makkelijk terug te vinden</w:t>
      </w:r>
      <w:r w:rsidR="003A5F43">
        <w:t xml:space="preserve"> en daarom </w:t>
      </w:r>
      <w:r w:rsidR="00E70280">
        <w:t>is</w:t>
      </w:r>
      <w:r w:rsidR="003A5F43">
        <w:t xml:space="preserve"> de</w:t>
      </w:r>
      <w:r w:rsidR="00C04321">
        <w:t xml:space="preserve"> prijs per stuk en de algemene prijs</w:t>
      </w:r>
      <w:r w:rsidR="003A5F43">
        <w:t xml:space="preserve"> </w:t>
      </w:r>
      <w:r w:rsidR="00E70280">
        <w:t>weergegeven</w:t>
      </w:r>
      <w:r w:rsidR="003A5F43">
        <w:t>.</w:t>
      </w:r>
      <w:r w:rsidR="00C04321">
        <w:t xml:space="preserve"> </w:t>
      </w:r>
      <w:r w:rsidR="00C04321">
        <w:br/>
      </w:r>
      <w:r w:rsidR="00FA094E">
        <w:t xml:space="preserve">Een groot deel van de componenten is aangekocht bij </w:t>
      </w:r>
      <w:r w:rsidR="00C04321">
        <w:t>Ali</w:t>
      </w:r>
      <w:r w:rsidR="00E36E82">
        <w:t>E</w:t>
      </w:r>
      <w:r w:rsidR="00C04321">
        <w:t>xp</w:t>
      </w:r>
      <w:r w:rsidR="00A120AC">
        <w:t>r</w:t>
      </w:r>
      <w:r w:rsidR="00C04321">
        <w:t>ess omdat dit goedkoper is.</w:t>
      </w:r>
    </w:p>
    <w:p w14:paraId="1DE21B20" w14:textId="389DDA11" w:rsidR="00716C19" w:rsidRPr="007673A9" w:rsidRDefault="00716C19" w:rsidP="00184D70">
      <w:r>
        <w:t>Om de gebruikte BOM te</w:t>
      </w:r>
      <w:r w:rsidR="000865B3">
        <w:t xml:space="preserve"> bekijken</w:t>
      </w:r>
      <w:r w:rsidR="00FC5670">
        <w:t xml:space="preserve">, </w:t>
      </w:r>
      <w:r w:rsidR="008B212C">
        <w:t>wordt verwezen</w:t>
      </w:r>
      <w:r w:rsidR="00FC5670">
        <w:t xml:space="preserve"> naar</w:t>
      </w:r>
      <w:r>
        <w:t xml:space="preserve"> </w:t>
      </w:r>
      <w:r w:rsidR="006956D2">
        <w:fldChar w:fldCharType="begin"/>
      </w:r>
      <w:r w:rsidR="006956D2">
        <w:instrText xml:space="preserve"> REF _Ref133344923 \h </w:instrText>
      </w:r>
      <w:r w:rsidR="006956D2">
        <w:fldChar w:fldCharType="separate"/>
      </w:r>
      <w:r w:rsidR="00B95FD8">
        <w:t xml:space="preserve">Bijlage </w:t>
      </w:r>
      <w:r w:rsidR="00B95FD8">
        <w:rPr>
          <w:noProof/>
        </w:rPr>
        <w:t>2</w:t>
      </w:r>
      <w:r w:rsidR="006956D2">
        <w:fldChar w:fldCharType="end"/>
      </w:r>
    </w:p>
    <w:p w14:paraId="2D8703EC" w14:textId="77777777" w:rsidR="00184D70" w:rsidRPr="007673A9" w:rsidRDefault="00184D70" w:rsidP="00184D70"/>
    <w:p w14:paraId="15CC910B" w14:textId="330DA530" w:rsidR="00184D70" w:rsidRPr="007673A9" w:rsidRDefault="00184D70" w:rsidP="00184D70">
      <w:pPr>
        <w:sectPr w:rsidR="00184D70" w:rsidRPr="007673A9" w:rsidSect="00830C48">
          <w:pgSz w:w="11906" w:h="16838"/>
          <w:pgMar w:top="1417" w:right="1417" w:bottom="1417" w:left="1417" w:header="708" w:footer="708" w:gutter="0"/>
          <w:cols w:space="708"/>
          <w:titlePg/>
          <w:docGrid w:linePitch="360"/>
        </w:sectPr>
      </w:pPr>
    </w:p>
    <w:p w14:paraId="3E1D810C" w14:textId="23510CCB" w:rsidR="000D353E" w:rsidRDefault="000D353E" w:rsidP="000D353E">
      <w:pPr>
        <w:pStyle w:val="Kop2"/>
      </w:pPr>
      <w:bookmarkStart w:id="107" w:name="_Ref133323281"/>
      <w:bookmarkStart w:id="108" w:name="_Toc133405045"/>
      <w:r>
        <w:lastRenderedPageBreak/>
        <w:t>Schema</w:t>
      </w:r>
      <w:bookmarkEnd w:id="107"/>
      <w:bookmarkEnd w:id="108"/>
    </w:p>
    <w:p w14:paraId="4AD529AD" w14:textId="221C23C8" w:rsidR="00204AA0" w:rsidRPr="00204AA0" w:rsidRDefault="00EA0BCF" w:rsidP="00204AA0">
      <w:r>
        <w:t>Het schema is te vinden in</w:t>
      </w:r>
      <w:r w:rsidR="00204AA0">
        <w:t xml:space="preserve"> </w:t>
      </w:r>
      <w:r w:rsidR="00204AA0">
        <w:fldChar w:fldCharType="begin"/>
      </w:r>
      <w:r w:rsidR="00204AA0">
        <w:instrText xml:space="preserve"> REF _Ref133345300 \h </w:instrText>
      </w:r>
      <w:r w:rsidR="00204AA0">
        <w:fldChar w:fldCharType="separate"/>
      </w:r>
      <w:r w:rsidR="00B95FD8">
        <w:t xml:space="preserve">Bijlage </w:t>
      </w:r>
      <w:r w:rsidR="00B95FD8">
        <w:rPr>
          <w:noProof/>
        </w:rPr>
        <w:t>3</w:t>
      </w:r>
      <w:r w:rsidR="00204AA0">
        <w:fldChar w:fldCharType="end"/>
      </w:r>
      <w:r>
        <w:t>.</w:t>
      </w:r>
    </w:p>
    <w:p w14:paraId="3E50124B" w14:textId="24E2459D" w:rsidR="00AB51DA" w:rsidRDefault="002162CA" w:rsidP="002162CA">
      <w:r>
        <w:t xml:space="preserve">Om het schema te realiseren wordt gebruik gemaakt van het programma Eagle. Met de software van het bedrijf Autodesk </w:t>
      </w:r>
      <w:r w:rsidR="00EE1D03">
        <w:t>is het mogelijk</w:t>
      </w:r>
      <w:r w:rsidR="003B22EC">
        <w:t xml:space="preserve"> om </w:t>
      </w:r>
      <w:r>
        <w:t>ee</w:t>
      </w:r>
      <w:r w:rsidR="00077E0E">
        <w:t>n</w:t>
      </w:r>
      <w:r>
        <w:t xml:space="preserve"> elektronisch schema </w:t>
      </w:r>
      <w:r w:rsidR="00B953B9">
        <w:t xml:space="preserve">te </w:t>
      </w:r>
      <w:r>
        <w:t>maken</w:t>
      </w:r>
      <w:r w:rsidR="0093303E">
        <w:t xml:space="preserve"> </w:t>
      </w:r>
      <w:r w:rsidR="005E2DBF">
        <w:t>dat</w:t>
      </w:r>
      <w:r w:rsidR="007C7795">
        <w:t xml:space="preserve"> naar een boarddesign kan worden omgezet.</w:t>
      </w:r>
      <w:r>
        <w:t xml:space="preserve"> </w:t>
      </w:r>
      <w:r w:rsidR="00AB51DA">
        <w:t xml:space="preserve">Autodesk biedt </w:t>
      </w:r>
      <w:r w:rsidR="00B80BFF">
        <w:t xml:space="preserve">de </w:t>
      </w:r>
      <w:r w:rsidR="00AB51DA">
        <w:t xml:space="preserve">service </w:t>
      </w:r>
      <w:r w:rsidR="00B80BFF">
        <w:t xml:space="preserve">Fusion 360 aan </w:t>
      </w:r>
      <w:r w:rsidR="001A0B04">
        <w:t>die het toestaat</w:t>
      </w:r>
      <w:r w:rsidR="00AB51DA">
        <w:t xml:space="preserve"> om</w:t>
      </w:r>
      <w:r w:rsidR="00586CA7">
        <w:t xml:space="preserve"> een board design</w:t>
      </w:r>
      <w:r w:rsidR="00D83EBA">
        <w:t xml:space="preserve"> te converteren naar een </w:t>
      </w:r>
      <w:r w:rsidR="00824156">
        <w:t>3D</w:t>
      </w:r>
      <w:r w:rsidR="00D83EBA">
        <w:t>-ontwerp</w:t>
      </w:r>
      <w:r w:rsidR="006D6C4A">
        <w:t>, wat het tekenen van een behuizing vereenvoudigd.</w:t>
      </w:r>
    </w:p>
    <w:p w14:paraId="26B32AC9" w14:textId="3D7FC423" w:rsidR="002162CA" w:rsidRDefault="00EC3413" w:rsidP="002162CA">
      <w:r>
        <w:t xml:space="preserve">Om </w:t>
      </w:r>
      <w:r w:rsidR="002162CA">
        <w:t>het elektronisch schema geordend te houden</w:t>
      </w:r>
      <w:r>
        <w:t>,</w:t>
      </w:r>
      <w:r w:rsidR="002162CA">
        <w:t xml:space="preserve"> wordt het blad opgedeeld </w:t>
      </w:r>
      <w:r w:rsidR="00C33C4C">
        <w:t xml:space="preserve">door </w:t>
      </w:r>
      <w:r w:rsidR="007D0339">
        <w:t>stippe</w:t>
      </w:r>
      <w:r w:rsidR="00180C43">
        <w:t>l</w:t>
      </w:r>
      <w:r w:rsidR="002162CA">
        <w:t>lijnen, per vak staat er</w:t>
      </w:r>
      <w:r w:rsidR="001801B4">
        <w:t xml:space="preserve"> </w:t>
      </w:r>
      <w:r w:rsidR="002162CA">
        <w:t>een naam van het circuit. Een connectie kan</w:t>
      </w:r>
      <w:r w:rsidR="001801B4">
        <w:t xml:space="preserve"> worden</w:t>
      </w:r>
      <w:r w:rsidR="002162CA">
        <w:t xml:space="preserve"> gemaakt </w:t>
      </w:r>
      <w:r w:rsidR="0004235B">
        <w:t>met</w:t>
      </w:r>
      <w:r w:rsidR="002162CA">
        <w:t xml:space="preserve"> een draad of met labels</w:t>
      </w:r>
      <w:r w:rsidR="00E4738A">
        <w:t>, a</w:t>
      </w:r>
      <w:r w:rsidR="002162CA">
        <w:t>lle labels met dezelfde naam zijn doorverbonden.</w:t>
      </w:r>
      <w:r w:rsidR="00301BA9">
        <w:t xml:space="preserve"> </w:t>
      </w:r>
      <w:r w:rsidR="00337222">
        <w:t>Eveneens zijn</w:t>
      </w:r>
      <w:r w:rsidR="00301BA9">
        <w:t xml:space="preserve"> alle gebruikte pinnen </w:t>
      </w:r>
      <w:r w:rsidR="00921A80">
        <w:t>extern beschikbaar om metingen te doen of om apparatuur op aan te sluiten.</w:t>
      </w:r>
      <w:r w:rsidR="00BE2EB7">
        <w:t xml:space="preserve"> </w:t>
      </w:r>
    </w:p>
    <w:p w14:paraId="0DCA1191" w14:textId="7A1D001D" w:rsidR="002162CA" w:rsidRDefault="002162CA" w:rsidP="002162CA">
      <w:r>
        <w:t>De bedoeling is dat de USB-C</w:t>
      </w:r>
      <w:r w:rsidR="00484124">
        <w:t>-</w:t>
      </w:r>
      <w:r>
        <w:t xml:space="preserve">connector dient om de microcontroller te programmeren. Dit </w:t>
      </w:r>
      <w:r w:rsidR="00CE4B14">
        <w:t xml:space="preserve">is </w:t>
      </w:r>
      <w:r w:rsidR="00F23FCC">
        <w:t xml:space="preserve">een standaard aan het worden zoals aangekaart </w:t>
      </w:r>
      <w:r w:rsidR="009625CD">
        <w:t xml:space="preserve">bij </w:t>
      </w:r>
      <w:r w:rsidR="00363B19">
        <w:t xml:space="preserve">hoofdstuk </w:t>
      </w:r>
      <w:r w:rsidR="00363B19">
        <w:fldChar w:fldCharType="begin"/>
      </w:r>
      <w:r w:rsidR="00363B19">
        <w:instrText xml:space="preserve"> REF _Ref133323258 \w \h </w:instrText>
      </w:r>
      <w:r w:rsidR="00363B19">
        <w:fldChar w:fldCharType="separate"/>
      </w:r>
      <w:r w:rsidR="00B95FD8">
        <w:t>1.2.1</w:t>
      </w:r>
      <w:r w:rsidR="00363B19">
        <w:fldChar w:fldCharType="end"/>
      </w:r>
      <w:r w:rsidR="00363B19">
        <w:t>.</w:t>
      </w:r>
      <w:r w:rsidR="00AE790B">
        <w:t xml:space="preserve"> </w:t>
      </w:r>
      <w:r w:rsidR="00F03956">
        <w:t>Het</w:t>
      </w:r>
      <w:r w:rsidR="00DC2271">
        <w:t xml:space="preserve"> is makkelijk in gebruik</w:t>
      </w:r>
      <w:r w:rsidR="005E5834">
        <w:t xml:space="preserve">, </w:t>
      </w:r>
      <w:r w:rsidR="00DC2271">
        <w:t xml:space="preserve">aangezien het niet uitmaakt hoe </w:t>
      </w:r>
      <w:r w:rsidR="00AF1DAF">
        <w:t xml:space="preserve">de kabel in de poort </w:t>
      </w:r>
      <w:r w:rsidR="005E5834">
        <w:t>wordt gestoken</w:t>
      </w:r>
      <w:r w:rsidR="00AF1DAF">
        <w:t>, het werkt altijd.</w:t>
      </w:r>
    </w:p>
    <w:p w14:paraId="12B3CFB2" w14:textId="2D699959" w:rsidR="00964BBC" w:rsidRDefault="00AC16DD" w:rsidP="002162CA">
      <w:r>
        <w:t>Om het circuit te programmeren</w:t>
      </w:r>
      <w:r w:rsidR="005B79DF">
        <w:t xml:space="preserve">, wordt gebruik gemaakt </w:t>
      </w:r>
      <w:r>
        <w:t xml:space="preserve">van </w:t>
      </w:r>
      <w:r w:rsidR="001E17B9">
        <w:t>2 knoppen die dienen</w:t>
      </w:r>
      <w:r w:rsidR="00B077F7">
        <w:t xml:space="preserve"> </w:t>
      </w:r>
      <w:r w:rsidR="0038172F">
        <w:t>om een programma op de chip</w:t>
      </w:r>
      <w:r w:rsidR="008C26B7">
        <w:t xml:space="preserve"> te</w:t>
      </w:r>
      <w:r w:rsidR="0038172F">
        <w:t xml:space="preserve"> </w:t>
      </w:r>
      <w:r w:rsidR="003276E3">
        <w:t xml:space="preserve">plaatsen. </w:t>
      </w:r>
      <w:r w:rsidR="000A3341">
        <w:t xml:space="preserve">De ene pin is een bootpin en de andere pin is een resetpin. </w:t>
      </w:r>
      <w:r w:rsidR="00F26AC2">
        <w:t>Deze knoppen worden niet gebruikt</w:t>
      </w:r>
      <w:r w:rsidR="002E2DF3">
        <w:t>,</w:t>
      </w:r>
      <w:r w:rsidR="00F26AC2">
        <w:t xml:space="preserve"> aangezien</w:t>
      </w:r>
      <w:r w:rsidR="00A51455">
        <w:t xml:space="preserve"> dit proces door</w:t>
      </w:r>
      <w:r w:rsidR="00F26AC2">
        <w:t xml:space="preserve"> </w:t>
      </w:r>
      <w:r w:rsidR="00A246CD">
        <w:t>twee</w:t>
      </w:r>
      <w:r w:rsidR="00F26AC2">
        <w:t xml:space="preserve"> transistoren</w:t>
      </w:r>
      <w:r w:rsidR="00A51455">
        <w:t xml:space="preserve"> kan worden geautomatiseerd.</w:t>
      </w:r>
      <w:r w:rsidR="00F26AC2">
        <w:t xml:space="preserve"> Als back-up zijn er wel nog </w:t>
      </w:r>
      <w:r w:rsidR="007D1733">
        <w:t>twee</w:t>
      </w:r>
      <w:r w:rsidR="00F26AC2">
        <w:t xml:space="preserve"> knoppen aanwezig.</w:t>
      </w:r>
    </w:p>
    <w:p w14:paraId="7AA8D8A5" w14:textId="48AD35CB" w:rsidR="00F474F9" w:rsidRDefault="00964BBC" w:rsidP="002162CA">
      <w:r>
        <w:t xml:space="preserve">Enkele belangrijke componenten zijn </w:t>
      </w:r>
      <w:r w:rsidR="00077E0E">
        <w:t>elco‘s</w:t>
      </w:r>
      <w:r>
        <w:t xml:space="preserve"> en </w:t>
      </w:r>
      <w:r w:rsidR="00570521">
        <w:t>k</w:t>
      </w:r>
      <w:r w:rsidR="00055F20">
        <w:t>eramische condensatoren</w:t>
      </w:r>
      <w:r w:rsidR="00F474F9">
        <w:t>.</w:t>
      </w:r>
      <w:r w:rsidR="004E1523">
        <w:t xml:space="preserve"> </w:t>
      </w:r>
      <w:r w:rsidR="00F474F9">
        <w:t>Lage capaciteiten</w:t>
      </w:r>
      <w:r w:rsidR="00373943">
        <w:t xml:space="preserve"> tussen pico</w:t>
      </w:r>
      <w:r w:rsidR="004E1523">
        <w:t>-</w:t>
      </w:r>
      <w:r w:rsidR="00373943">
        <w:t xml:space="preserve"> en microfarad </w:t>
      </w:r>
      <w:r w:rsidR="00F474F9">
        <w:t xml:space="preserve">zorgen ervoor </w:t>
      </w:r>
      <w:r w:rsidR="00EE62CE">
        <w:t>om ruis weg te filteren</w:t>
      </w:r>
      <w:r w:rsidR="00557671">
        <w:t>,</w:t>
      </w:r>
      <w:r w:rsidR="00EE62CE">
        <w:t xml:space="preserve"> de spanning te stabiliseren en DC-</w:t>
      </w:r>
      <w:r w:rsidR="003013C5">
        <w:t>s</w:t>
      </w:r>
      <w:r w:rsidR="00EE62CE">
        <w:t>ignalen te blokkeren.</w:t>
      </w:r>
    </w:p>
    <w:p w14:paraId="276F01E8" w14:textId="20C50039" w:rsidR="00EE62CE" w:rsidRDefault="00204AA0" w:rsidP="002162CA">
      <w:r>
        <w:rPr>
          <w:noProof/>
        </w:rPr>
        <w:drawing>
          <wp:anchor distT="0" distB="0" distL="114300" distR="114300" simplePos="0" relativeHeight="251671040" behindDoc="1" locked="0" layoutInCell="1" allowOverlap="1" wp14:anchorId="43B113B4" wp14:editId="42730FBC">
            <wp:simplePos x="0" y="0"/>
            <wp:positionH relativeFrom="column">
              <wp:posOffset>3570182</wp:posOffset>
            </wp:positionH>
            <wp:positionV relativeFrom="paragraph">
              <wp:posOffset>398780</wp:posOffset>
            </wp:positionV>
            <wp:extent cx="2049780" cy="1854200"/>
            <wp:effectExtent l="0" t="0" r="7620" b="0"/>
            <wp:wrapTight wrapText="bothSides">
              <wp:wrapPolygon edited="0">
                <wp:start x="0" y="0"/>
                <wp:lineTo x="0" y="21304"/>
                <wp:lineTo x="21480" y="21304"/>
                <wp:lineTo x="21480" y="0"/>
                <wp:lineTo x="0" y="0"/>
              </wp:wrapPolygon>
            </wp:wrapTight>
            <wp:docPr id="1155517272" name="Afbeelding 1155517272" descr="Stappenmotor - soorten en toepassingsvoorbeelden van stappenmotors |  Elektronische componenten. Distributeur en online winkel - Transfer  Multisort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ppenmotor - soorten en toepassingsvoorbeelden van stappenmotors |  Elektronische componenten. Distributeur en online winkel - Transfer  Multisort Elektronik."/>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3961" t="9497" r="17379" b="7693"/>
                    <a:stretch/>
                  </pic:blipFill>
                  <pic:spPr bwMode="auto">
                    <a:xfrm>
                      <a:off x="0" y="0"/>
                      <a:ext cx="2049780" cy="185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62CE">
        <w:t xml:space="preserve">Hoge </w:t>
      </w:r>
      <w:r w:rsidR="00437D4C">
        <w:t>capaciteiten (</w:t>
      </w:r>
      <w:r w:rsidR="006E5E24">
        <w:t xml:space="preserve">bereik van enkele farads) zorgen ervoor </w:t>
      </w:r>
      <w:r w:rsidR="00B4353F">
        <w:t xml:space="preserve">dat er </w:t>
      </w:r>
      <w:r w:rsidR="00126509">
        <w:t>bepaalde lading</w:t>
      </w:r>
      <w:r w:rsidR="00B4353F">
        <w:t xml:space="preserve"> kan worden opge</w:t>
      </w:r>
      <w:r w:rsidR="00126509">
        <w:t>slaan</w:t>
      </w:r>
      <w:r w:rsidR="006F3748">
        <w:t>.</w:t>
      </w:r>
    </w:p>
    <w:p w14:paraId="60F8BEF7" w14:textId="7D54C963" w:rsidR="006B40B4" w:rsidRDefault="00240012" w:rsidP="00A5165F">
      <w:r>
        <w:t xml:space="preserve">Er is ook een sense weerstand </w:t>
      </w:r>
      <w:r w:rsidR="00DE3CC9">
        <w:t>aanwezig in het project met een weerstand van</w:t>
      </w:r>
      <w:r w:rsidR="006F3748">
        <w:t xml:space="preserve"> </w:t>
      </w:r>
      <w:r w:rsidR="003247A5">
        <w:t>0,1</w:t>
      </w:r>
      <w:r w:rsidR="00857781">
        <w:t>1</w:t>
      </w:r>
      <w:r w:rsidR="006D5C67">
        <w:t xml:space="preserve"> ohm</w:t>
      </w:r>
      <w:r w:rsidR="00DE3CC9">
        <w:t xml:space="preserve">. </w:t>
      </w:r>
      <w:r w:rsidR="00B16D57">
        <w:t>Er</w:t>
      </w:r>
      <w:r w:rsidR="00217006">
        <w:t xml:space="preserve"> wordt gebruik gemaakt van </w:t>
      </w:r>
      <w:r w:rsidR="00A246CD">
        <w:t>twee</w:t>
      </w:r>
      <w:r w:rsidR="007D1733">
        <w:t xml:space="preserve"> weerstanden, één voor </w:t>
      </w:r>
      <w:r w:rsidR="005D4539">
        <w:t>spoel A in de motor en één voor spoel B in de motor.</w:t>
      </w:r>
      <w:r w:rsidR="00DA50A7">
        <w:t xml:space="preserve"> </w:t>
      </w:r>
      <w:r w:rsidR="00B16D57">
        <w:t>Op die manier</w:t>
      </w:r>
      <w:r w:rsidR="008D32F0">
        <w:t xml:space="preserve"> kan de stroom in de spoel worden gemeten.</w:t>
      </w:r>
      <w:r w:rsidR="009146CE">
        <w:t xml:space="preserve"> </w:t>
      </w:r>
      <w:r w:rsidR="009146CE">
        <w:fldChar w:fldCharType="begin"/>
      </w:r>
      <w:r w:rsidR="009146CE">
        <w:instrText xml:space="preserve"> REF _Ref133340444 \h </w:instrText>
      </w:r>
      <w:r w:rsidR="009146CE">
        <w:fldChar w:fldCharType="separate"/>
      </w:r>
      <w:r w:rsidR="00B95FD8">
        <w:t xml:space="preserve">Figuur </w:t>
      </w:r>
      <w:r w:rsidR="00B95FD8">
        <w:rPr>
          <w:noProof/>
        </w:rPr>
        <w:t>26</w:t>
      </w:r>
      <w:r w:rsidR="009146CE">
        <w:fldChar w:fldCharType="end"/>
      </w:r>
      <w:r w:rsidR="000C128E">
        <w:t xml:space="preserve"> </w:t>
      </w:r>
      <w:sdt>
        <w:sdtPr>
          <w:id w:val="1952427018"/>
          <w:citation/>
        </w:sdtPr>
        <w:sdtContent>
          <w:r w:rsidR="000C128E">
            <w:fldChar w:fldCharType="begin"/>
          </w:r>
          <w:r w:rsidR="000C128E">
            <w:rPr>
              <w:lang w:val="nl-NL"/>
            </w:rPr>
            <w:instrText xml:space="preserve"> CITATION TME20 \l 1043 </w:instrText>
          </w:r>
          <w:r w:rsidR="000C128E">
            <w:fldChar w:fldCharType="separate"/>
          </w:r>
          <w:r w:rsidR="004A4ECC" w:rsidRPr="004A4ECC">
            <w:rPr>
              <w:noProof/>
              <w:lang w:val="nl-NL"/>
            </w:rPr>
            <w:t>[29]</w:t>
          </w:r>
          <w:r w:rsidR="000C128E">
            <w:fldChar w:fldCharType="end"/>
          </w:r>
        </w:sdtContent>
      </w:sdt>
    </w:p>
    <w:p w14:paraId="2C7E4F6E" w14:textId="565D87D3" w:rsidR="00204AA0" w:rsidRDefault="006B40B4" w:rsidP="00204AA0">
      <w:pPr>
        <w:pStyle w:val="Bijschrift"/>
        <w:ind w:left="5664"/>
        <w:sectPr w:rsidR="00204AA0" w:rsidSect="00995550">
          <w:pgSz w:w="11906" w:h="16838"/>
          <w:pgMar w:top="1417" w:right="1417" w:bottom="1417" w:left="1417" w:header="708" w:footer="708" w:gutter="0"/>
          <w:cols w:space="708"/>
          <w:titlePg/>
          <w:docGrid w:linePitch="360"/>
        </w:sectPr>
      </w:pPr>
      <w:bookmarkStart w:id="109" w:name="_Ref133340444"/>
      <w:bookmarkStart w:id="110" w:name="_Toc133405087"/>
      <w:r>
        <w:t xml:space="preserve">Figuur </w:t>
      </w:r>
      <w:r>
        <w:fldChar w:fldCharType="begin"/>
      </w:r>
      <w:r>
        <w:instrText xml:space="preserve"> SEQ Figuur \* ARABIC </w:instrText>
      </w:r>
      <w:r>
        <w:fldChar w:fldCharType="separate"/>
      </w:r>
      <w:r w:rsidR="00B95FD8">
        <w:rPr>
          <w:noProof/>
        </w:rPr>
        <w:t>26</w:t>
      </w:r>
      <w:r>
        <w:fldChar w:fldCharType="end"/>
      </w:r>
      <w:bookmarkEnd w:id="109"/>
      <w:r>
        <w:t>: Spoelen in een stappenmotor</w:t>
      </w:r>
      <w:r w:rsidR="000C128E" w:rsidRPr="000C128E">
        <w:t xml:space="preserve"> [29]</w:t>
      </w:r>
      <w:bookmarkEnd w:id="110"/>
    </w:p>
    <w:p w14:paraId="409BC868" w14:textId="2F4DE5DC" w:rsidR="00404969" w:rsidRDefault="00404969" w:rsidP="00247BD3">
      <w:pPr>
        <w:pStyle w:val="Bijschrift"/>
      </w:pPr>
    </w:p>
    <w:p w14:paraId="6297425B" w14:textId="7B341388" w:rsidR="00550D6B" w:rsidRDefault="00271698" w:rsidP="00550D6B">
      <w:pPr>
        <w:pStyle w:val="Kop2"/>
      </w:pPr>
      <w:bookmarkStart w:id="111" w:name="_Ref133332599"/>
      <w:bookmarkStart w:id="112" w:name="_Toc133405046"/>
      <w:r>
        <w:t>B</w:t>
      </w:r>
      <w:r w:rsidRPr="00271698">
        <w:t>oard design</w:t>
      </w:r>
      <w:bookmarkEnd w:id="111"/>
      <w:bookmarkEnd w:id="112"/>
    </w:p>
    <w:p w14:paraId="67857F0E" w14:textId="774DB198" w:rsidR="00E51537" w:rsidRPr="00E51537" w:rsidRDefault="00752B4A" w:rsidP="00E51537">
      <w:r>
        <w:t xml:space="preserve">De printplaat </w:t>
      </w:r>
      <w:r>
        <w:t xml:space="preserve">is te vinden in </w:t>
      </w:r>
      <w:r w:rsidR="00F00211">
        <w:fldChar w:fldCharType="begin"/>
      </w:r>
      <w:r w:rsidR="00F00211">
        <w:instrText xml:space="preserve"> REF _Ref133345607 \h </w:instrText>
      </w:r>
      <w:r w:rsidR="00F00211">
        <w:fldChar w:fldCharType="separate"/>
      </w:r>
      <w:r w:rsidR="00B95FD8">
        <w:t xml:space="preserve">Bijlage </w:t>
      </w:r>
      <w:r w:rsidR="00B95FD8">
        <w:rPr>
          <w:noProof/>
        </w:rPr>
        <w:t>4</w:t>
      </w:r>
      <w:r w:rsidR="00F00211">
        <w:fldChar w:fldCharType="end"/>
      </w:r>
      <w:r w:rsidR="003B5EA0">
        <w:t>.</w:t>
      </w:r>
    </w:p>
    <w:p w14:paraId="27431AE6" w14:textId="72ABB319" w:rsidR="009C2F2D" w:rsidRPr="00C211F4" w:rsidRDefault="003B5EA0" w:rsidP="009C2F2D">
      <w:r>
        <w:t>Door</w:t>
      </w:r>
      <w:r w:rsidR="009C2F2D" w:rsidRPr="00C211F4">
        <w:t xml:space="preserve"> het grote aantal componenten en de plaatsing van de </w:t>
      </w:r>
      <w:r>
        <w:t>pcb wordt er een</w:t>
      </w:r>
      <w:r w:rsidR="009C2F2D" w:rsidRPr="00C211F4">
        <w:t xml:space="preserve"> 4</w:t>
      </w:r>
      <w:r w:rsidR="00865634">
        <w:t>-</w:t>
      </w:r>
      <w:r w:rsidR="009C2F2D" w:rsidRPr="00C211F4">
        <w:t xml:space="preserve">lagen </w:t>
      </w:r>
      <w:r w:rsidR="00E43679">
        <w:t xml:space="preserve">pcb </w:t>
      </w:r>
      <w:r w:rsidR="009C2F2D" w:rsidRPr="00C211F4">
        <w:t>ontw</w:t>
      </w:r>
      <w:r w:rsidR="00865634">
        <w:t>o</w:t>
      </w:r>
      <w:r w:rsidR="009C2F2D" w:rsidRPr="00C211F4">
        <w:t>rpen. Een 4</w:t>
      </w:r>
      <w:r w:rsidR="00E43679">
        <w:t>-l</w:t>
      </w:r>
      <w:r w:rsidR="009C2F2D" w:rsidRPr="00C211F4">
        <w:t xml:space="preserve">agen </w:t>
      </w:r>
      <w:r w:rsidR="00E43679">
        <w:t>pcb</w:t>
      </w:r>
      <w:r w:rsidR="009C2F2D" w:rsidRPr="00C211F4">
        <w:t xml:space="preserve"> is een printplaat met vier lagen koperen geleiders en wordt vaak gebruikt voor complexe elektronica. Bij het ontwerp</w:t>
      </w:r>
      <w:r w:rsidR="00EF6DAA" w:rsidRPr="00C211F4">
        <w:t>proces</w:t>
      </w:r>
      <w:r w:rsidR="009C2F2D" w:rsidRPr="00C211F4">
        <w:t xml:space="preserve"> zijn er verschillende belangrijke factoren om rekening mee te houden.</w:t>
      </w:r>
    </w:p>
    <w:p w14:paraId="40EC9CA3" w14:textId="0B357C9E" w:rsidR="009C2F2D" w:rsidRPr="00C211F4" w:rsidRDefault="009C2F2D" w:rsidP="009C2F2D">
      <w:r w:rsidRPr="00C211F4">
        <w:t xml:space="preserve">Allereerst is de lay-out van het </w:t>
      </w:r>
      <w:r w:rsidR="00A6285B">
        <w:t>pcb</w:t>
      </w:r>
      <w:r w:rsidRPr="00C211F4">
        <w:t xml:space="preserve"> van groot belang. Het ontwerp moet zorgvuldig worden gepland om ervoor te zorgen dat alle onderdelen op de juiste manier kunnen worden geplaatst en verbonden. De plaatsing en routing van de koperbanen kan </w:t>
      </w:r>
      <w:r w:rsidR="00365AE2" w:rsidRPr="00C211F4">
        <w:t>van groot belang zijn voor</w:t>
      </w:r>
      <w:r w:rsidRPr="00C211F4">
        <w:t xml:space="preserve"> de prestaties van </w:t>
      </w:r>
      <w:r w:rsidR="00365AE2" w:rsidRPr="00C211F4">
        <w:t>de</w:t>
      </w:r>
      <w:r w:rsidRPr="00C211F4">
        <w:t xml:space="preserve"> </w:t>
      </w:r>
      <w:r w:rsidR="00556721">
        <w:t>pcb</w:t>
      </w:r>
      <w:r w:rsidRPr="00C211F4">
        <w:t xml:space="preserve">. </w:t>
      </w:r>
      <w:r w:rsidR="006E0EA2">
        <w:t>In dit project wordt gebruik gemaakt van</w:t>
      </w:r>
      <w:r w:rsidRPr="00C211F4">
        <w:t xml:space="preserve"> een </w:t>
      </w:r>
      <w:r w:rsidR="00F325C0">
        <w:t>lcd</w:t>
      </w:r>
      <w:r w:rsidRPr="00C211F4">
        <w:t xml:space="preserve"> van </w:t>
      </w:r>
      <w:r w:rsidR="00F94082">
        <w:t xml:space="preserve">   </w:t>
      </w:r>
      <w:r w:rsidR="00BD4D81">
        <w:t xml:space="preserve">  </w:t>
      </w:r>
      <w:r w:rsidRPr="00C211F4">
        <w:t>93</w:t>
      </w:r>
      <w:r w:rsidR="00F94082">
        <w:t xml:space="preserve"> mm </w:t>
      </w:r>
      <w:r w:rsidRPr="00C211F4">
        <w:t>x</w:t>
      </w:r>
      <w:r w:rsidR="00F94082">
        <w:t xml:space="preserve"> </w:t>
      </w:r>
      <w:r w:rsidRPr="00C211F4">
        <w:t>70</w:t>
      </w:r>
      <w:r w:rsidR="00F94082">
        <w:t xml:space="preserve"> </w:t>
      </w:r>
      <w:r w:rsidRPr="00C211F4">
        <w:t>mm</w:t>
      </w:r>
      <w:r w:rsidR="00613F4C">
        <w:t xml:space="preserve"> om</w:t>
      </w:r>
      <w:r w:rsidRPr="00C211F4">
        <w:t xml:space="preserve"> op de </w:t>
      </w:r>
      <w:r w:rsidR="00FD4891">
        <w:t>pcb</w:t>
      </w:r>
      <w:r w:rsidR="00613F4C">
        <w:t xml:space="preserve"> te</w:t>
      </w:r>
      <w:r w:rsidRPr="00C211F4">
        <w:t xml:space="preserve"> plaatsen</w:t>
      </w:r>
      <w:r w:rsidR="00F17798">
        <w:t>. Dit betekent dan</w:t>
      </w:r>
      <w:r w:rsidRPr="00C211F4">
        <w:t xml:space="preserve"> de componenten met koelelementen zorgvuldig moesten </w:t>
      </w:r>
      <w:r w:rsidR="00D14B17">
        <w:t>worden ge</w:t>
      </w:r>
      <w:r w:rsidRPr="00C211F4">
        <w:t>positione</w:t>
      </w:r>
      <w:r w:rsidR="00D14B17">
        <w:t>e</w:t>
      </w:r>
      <w:r w:rsidRPr="00C211F4">
        <w:t>r</w:t>
      </w:r>
      <w:r w:rsidR="00D14B17">
        <w:t>d</w:t>
      </w:r>
      <w:r w:rsidRPr="00C211F4">
        <w:t xml:space="preserve"> om te voorkomen dat ze in de weg </w:t>
      </w:r>
      <w:r w:rsidR="00D14B17">
        <w:t xml:space="preserve">staan van </w:t>
      </w:r>
      <w:r w:rsidRPr="00C211F4">
        <w:t xml:space="preserve">de </w:t>
      </w:r>
      <w:r w:rsidR="00F325C0">
        <w:t>lcd</w:t>
      </w:r>
      <w:r w:rsidRPr="00C211F4">
        <w:t>.</w:t>
      </w:r>
    </w:p>
    <w:p w14:paraId="0C9A9752" w14:textId="0C6D3F0B" w:rsidR="009C2F2D" w:rsidRPr="00C211F4" w:rsidRDefault="00247BD3" w:rsidP="009C2F2D">
      <w:r w:rsidRPr="00247BD3">
        <w:rPr>
          <w:i/>
          <w:iCs/>
          <w:noProof/>
        </w:rPr>
        <w:drawing>
          <wp:anchor distT="0" distB="0" distL="114300" distR="114300" simplePos="0" relativeHeight="251674112" behindDoc="1" locked="0" layoutInCell="1" allowOverlap="1" wp14:anchorId="0F110770" wp14:editId="4F69B7E3">
            <wp:simplePos x="0" y="0"/>
            <wp:positionH relativeFrom="column">
              <wp:posOffset>3582698</wp:posOffset>
            </wp:positionH>
            <wp:positionV relativeFrom="paragraph">
              <wp:posOffset>1119126</wp:posOffset>
            </wp:positionV>
            <wp:extent cx="1962785" cy="3064510"/>
            <wp:effectExtent l="0" t="0" r="0" b="2540"/>
            <wp:wrapSquare wrapText="bothSides"/>
            <wp:docPr id="729553026" name="Afbeelding 72955302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53026" name="Afbeelding 1" descr="Afbeelding met tafel&#10;&#10;Automatisch gegenereerde beschrijving"/>
                    <pic:cNvPicPr/>
                  </pic:nvPicPr>
                  <pic:blipFill>
                    <a:blip r:embed="rId48">
                      <a:extLst>
                        <a:ext uri="{28A0092B-C50C-407E-A947-70E740481C1C}">
                          <a14:useLocalDpi xmlns:a14="http://schemas.microsoft.com/office/drawing/2010/main" val="0"/>
                        </a:ext>
                      </a:extLst>
                    </a:blip>
                    <a:stretch>
                      <a:fillRect/>
                    </a:stretch>
                  </pic:blipFill>
                  <pic:spPr>
                    <a:xfrm>
                      <a:off x="0" y="0"/>
                      <a:ext cx="1962785" cy="3064510"/>
                    </a:xfrm>
                    <a:prstGeom prst="rect">
                      <a:avLst/>
                    </a:prstGeom>
                  </pic:spPr>
                </pic:pic>
              </a:graphicData>
            </a:graphic>
            <wp14:sizeRelH relativeFrom="margin">
              <wp14:pctWidth>0</wp14:pctWidth>
            </wp14:sizeRelH>
            <wp14:sizeRelV relativeFrom="margin">
              <wp14:pctHeight>0</wp14:pctHeight>
            </wp14:sizeRelV>
          </wp:anchor>
        </w:drawing>
      </w:r>
      <w:r w:rsidR="009C2F2D" w:rsidRPr="00C211F4">
        <w:t xml:space="preserve">Een andere belangrijke factor is thermische beheersing. </w:t>
      </w:r>
      <w:r w:rsidR="00EB2859">
        <w:t xml:space="preserve">Op de printplaat staan enkele componenten die </w:t>
      </w:r>
      <w:r w:rsidR="009C2F2D" w:rsidRPr="00C211F4">
        <w:t xml:space="preserve">warmte genereren, dus moet ervoor </w:t>
      </w:r>
      <w:r w:rsidR="000713DF">
        <w:t>worden ge</w:t>
      </w:r>
      <w:r w:rsidR="009C2F2D" w:rsidRPr="00C211F4">
        <w:t>zorg</w:t>
      </w:r>
      <w:r w:rsidR="000713DF">
        <w:t>d</w:t>
      </w:r>
      <w:r w:rsidR="009C2F2D" w:rsidRPr="00C211F4">
        <w:t xml:space="preserve"> dat de warmteafvoer van deze componenten goed verloopt en dat ze geen problemen</w:t>
      </w:r>
      <w:r w:rsidR="000713DF">
        <w:t xml:space="preserve"> </w:t>
      </w:r>
      <w:r w:rsidR="009C2F2D" w:rsidRPr="00C211F4">
        <w:t xml:space="preserve">veroorzaken. Dit kan worden bereikt door het gebruik van koperbanen en thermische pads, die </w:t>
      </w:r>
      <w:r w:rsidR="00774A0A" w:rsidRPr="00C211F4">
        <w:t xml:space="preserve">op hun beurt </w:t>
      </w:r>
      <w:r w:rsidR="009C2F2D" w:rsidRPr="00C211F4">
        <w:t>de warmteafvoer verbeteren en voorkomen dat de componenten oververhit raken.</w:t>
      </w:r>
    </w:p>
    <w:p w14:paraId="2851E1DB" w14:textId="2665642A" w:rsidR="001D3312" w:rsidRDefault="009C2F2D" w:rsidP="00E36E82">
      <w:pPr>
        <w:pStyle w:val="Bijschrift"/>
        <w:rPr>
          <w:i w:val="0"/>
          <w:color w:val="auto"/>
          <w:sz w:val="24"/>
          <w:szCs w:val="22"/>
        </w:rPr>
      </w:pPr>
      <w:r w:rsidRPr="00247BD3">
        <w:rPr>
          <w:i w:val="0"/>
          <w:color w:val="auto"/>
          <w:sz w:val="24"/>
          <w:szCs w:val="22"/>
        </w:rPr>
        <w:t>Daarnaast is stroomvoorziening een cruciale factor bij het ontwerpen van</w:t>
      </w:r>
      <w:r w:rsidRPr="00C211F4">
        <w:t xml:space="preserve"> </w:t>
      </w:r>
      <w:r w:rsidRPr="00E36E82">
        <w:rPr>
          <w:i w:val="0"/>
          <w:color w:val="auto"/>
          <w:sz w:val="24"/>
          <w:szCs w:val="22"/>
        </w:rPr>
        <w:t xml:space="preserve">een </w:t>
      </w:r>
      <w:r w:rsidR="00F42F95">
        <w:rPr>
          <w:i w:val="0"/>
          <w:color w:val="auto"/>
          <w:sz w:val="24"/>
          <w:szCs w:val="22"/>
        </w:rPr>
        <w:t>pcb</w:t>
      </w:r>
      <w:r w:rsidRPr="00E36E82">
        <w:rPr>
          <w:i w:val="0"/>
          <w:color w:val="auto"/>
          <w:sz w:val="24"/>
          <w:szCs w:val="22"/>
        </w:rPr>
        <w:t xml:space="preserve">. Tijdens het ontwerp </w:t>
      </w:r>
      <w:r w:rsidR="00DB21B0">
        <w:rPr>
          <w:i w:val="0"/>
          <w:color w:val="auto"/>
          <w:sz w:val="24"/>
          <w:szCs w:val="22"/>
        </w:rPr>
        <w:t>werd</w:t>
      </w:r>
      <w:r w:rsidRPr="00E36E82">
        <w:rPr>
          <w:i w:val="0"/>
          <w:color w:val="auto"/>
          <w:sz w:val="24"/>
          <w:szCs w:val="22"/>
        </w:rPr>
        <w:t xml:space="preserve"> </w:t>
      </w:r>
      <w:r w:rsidR="0047456C">
        <w:rPr>
          <w:i w:val="0"/>
          <w:color w:val="auto"/>
          <w:sz w:val="24"/>
          <w:szCs w:val="22"/>
        </w:rPr>
        <w:t xml:space="preserve">er </w:t>
      </w:r>
      <w:r w:rsidRPr="00E36E82">
        <w:rPr>
          <w:i w:val="0"/>
          <w:color w:val="auto"/>
          <w:sz w:val="24"/>
          <w:szCs w:val="22"/>
        </w:rPr>
        <w:t>rekening</w:t>
      </w:r>
      <w:r w:rsidR="0047456C">
        <w:rPr>
          <w:i w:val="0"/>
          <w:color w:val="auto"/>
          <w:sz w:val="24"/>
          <w:szCs w:val="22"/>
        </w:rPr>
        <w:t xml:space="preserve"> mee</w:t>
      </w:r>
      <w:r w:rsidR="00F33853">
        <w:rPr>
          <w:i w:val="0"/>
          <w:color w:val="auto"/>
          <w:sz w:val="24"/>
          <w:szCs w:val="22"/>
        </w:rPr>
        <w:t xml:space="preserve"> ge</w:t>
      </w:r>
      <w:r w:rsidRPr="00E36E82">
        <w:rPr>
          <w:i w:val="0"/>
          <w:color w:val="auto"/>
          <w:sz w:val="24"/>
          <w:szCs w:val="22"/>
        </w:rPr>
        <w:t xml:space="preserve">houden dat de voedingsbanen op de </w:t>
      </w:r>
      <w:r w:rsidR="00885CB7">
        <w:rPr>
          <w:i w:val="0"/>
          <w:color w:val="auto"/>
          <w:sz w:val="24"/>
          <w:szCs w:val="22"/>
        </w:rPr>
        <w:t>pcb</w:t>
      </w:r>
      <w:r w:rsidRPr="00E36E82">
        <w:rPr>
          <w:i w:val="0"/>
          <w:color w:val="auto"/>
          <w:sz w:val="24"/>
          <w:szCs w:val="22"/>
        </w:rPr>
        <w:t xml:space="preserve"> dik genoeg </w:t>
      </w:r>
      <w:r w:rsidR="004C2130">
        <w:rPr>
          <w:i w:val="0"/>
          <w:color w:val="auto"/>
          <w:sz w:val="24"/>
          <w:szCs w:val="22"/>
        </w:rPr>
        <w:t>zijn</w:t>
      </w:r>
      <w:r w:rsidR="00513A1F">
        <w:rPr>
          <w:i w:val="0"/>
          <w:color w:val="auto"/>
          <w:sz w:val="24"/>
          <w:szCs w:val="22"/>
        </w:rPr>
        <w:t>,</w:t>
      </w:r>
      <w:r w:rsidRPr="00E36E82">
        <w:rPr>
          <w:i w:val="0"/>
          <w:color w:val="auto"/>
          <w:sz w:val="24"/>
          <w:szCs w:val="22"/>
        </w:rPr>
        <w:t xml:space="preserve"> zodat deze banen niet</w:t>
      </w:r>
      <w:r w:rsidR="00887F2B">
        <w:rPr>
          <w:i w:val="0"/>
          <w:color w:val="auto"/>
          <w:sz w:val="24"/>
          <w:szCs w:val="22"/>
        </w:rPr>
        <w:t xml:space="preserve"> </w:t>
      </w:r>
      <w:r w:rsidR="00BD1F4A">
        <w:rPr>
          <w:i w:val="0"/>
          <w:color w:val="auto"/>
          <w:sz w:val="24"/>
          <w:szCs w:val="22"/>
        </w:rPr>
        <w:t>door</w:t>
      </w:r>
      <w:r w:rsidRPr="00E36E82">
        <w:rPr>
          <w:i w:val="0"/>
          <w:color w:val="auto"/>
          <w:sz w:val="24"/>
          <w:szCs w:val="22"/>
        </w:rPr>
        <w:t xml:space="preserve">branden als er </w:t>
      </w:r>
      <w:r w:rsidR="008D2651" w:rsidRPr="00E36E82">
        <w:rPr>
          <w:i w:val="0"/>
          <w:color w:val="auto"/>
          <w:sz w:val="24"/>
          <w:szCs w:val="22"/>
        </w:rPr>
        <w:t>teveel</w:t>
      </w:r>
      <w:r w:rsidRPr="00E36E82">
        <w:rPr>
          <w:i w:val="0"/>
          <w:color w:val="auto"/>
          <w:sz w:val="24"/>
          <w:szCs w:val="22"/>
        </w:rPr>
        <w:t xml:space="preserve"> stroom door</w:t>
      </w:r>
      <w:r w:rsidR="00093D01">
        <w:rPr>
          <w:i w:val="0"/>
          <w:color w:val="auto"/>
          <w:sz w:val="24"/>
          <w:szCs w:val="22"/>
        </w:rPr>
        <w:t xml:space="preserve"> </w:t>
      </w:r>
      <w:r w:rsidRPr="00E36E82">
        <w:rPr>
          <w:i w:val="0"/>
          <w:color w:val="auto"/>
          <w:sz w:val="24"/>
          <w:szCs w:val="22"/>
        </w:rPr>
        <w:t>loopt. Dit kan worden bereikt door het gebruik van brede koperbanen</w:t>
      </w:r>
      <w:r w:rsidR="00550D6B" w:rsidRPr="00E36E82">
        <w:rPr>
          <w:i w:val="0"/>
          <w:color w:val="auto"/>
          <w:sz w:val="24"/>
          <w:szCs w:val="22"/>
        </w:rPr>
        <w:t>.</w:t>
      </w:r>
      <w:r w:rsidR="00814D93" w:rsidRPr="00E36E82">
        <w:rPr>
          <w:i w:val="0"/>
          <w:color w:val="auto"/>
          <w:sz w:val="24"/>
          <w:szCs w:val="22"/>
        </w:rPr>
        <w:t xml:space="preserve"> Deze </w:t>
      </w:r>
      <w:r w:rsidR="00EC65AC" w:rsidRPr="00E36E82">
        <w:rPr>
          <w:i w:val="0"/>
          <w:color w:val="auto"/>
          <w:sz w:val="24"/>
          <w:szCs w:val="22"/>
        </w:rPr>
        <w:t>koperbanen</w:t>
      </w:r>
      <w:r w:rsidR="007D77FB">
        <w:rPr>
          <w:i w:val="0"/>
          <w:color w:val="auto"/>
          <w:sz w:val="24"/>
          <w:szCs w:val="22"/>
        </w:rPr>
        <w:t xml:space="preserve"> werden </w:t>
      </w:r>
      <w:r w:rsidR="00EC65AC" w:rsidRPr="00E36E82">
        <w:rPr>
          <w:i w:val="0"/>
          <w:color w:val="auto"/>
          <w:sz w:val="24"/>
          <w:szCs w:val="22"/>
        </w:rPr>
        <w:t xml:space="preserve">berekend door gebruik te maken van een </w:t>
      </w:r>
      <w:r w:rsidR="00717C7F">
        <w:rPr>
          <w:i w:val="0"/>
          <w:color w:val="auto"/>
          <w:sz w:val="24"/>
          <w:szCs w:val="22"/>
        </w:rPr>
        <w:t>pcb</w:t>
      </w:r>
      <w:r w:rsidR="00C6393F">
        <w:rPr>
          <w:i w:val="0"/>
          <w:color w:val="auto"/>
          <w:sz w:val="24"/>
          <w:szCs w:val="22"/>
        </w:rPr>
        <w:t>-</w:t>
      </w:r>
      <w:r w:rsidR="0033061E">
        <w:rPr>
          <w:i w:val="0"/>
          <w:color w:val="auto"/>
          <w:sz w:val="24"/>
          <w:szCs w:val="22"/>
        </w:rPr>
        <w:t>t</w:t>
      </w:r>
      <w:r w:rsidR="00EC65AC" w:rsidRPr="00E36E82">
        <w:rPr>
          <w:i w:val="0"/>
          <w:color w:val="auto"/>
          <w:sz w:val="24"/>
          <w:szCs w:val="22"/>
        </w:rPr>
        <w:t xml:space="preserve">race </w:t>
      </w:r>
      <w:r w:rsidR="0033061E">
        <w:rPr>
          <w:i w:val="0"/>
          <w:color w:val="auto"/>
          <w:sz w:val="24"/>
          <w:szCs w:val="22"/>
        </w:rPr>
        <w:t>w</w:t>
      </w:r>
      <w:r w:rsidR="00EC65AC" w:rsidRPr="00E36E82">
        <w:rPr>
          <w:i w:val="0"/>
          <w:color w:val="auto"/>
          <w:sz w:val="24"/>
          <w:szCs w:val="22"/>
        </w:rPr>
        <w:t xml:space="preserve">idth </w:t>
      </w:r>
      <w:r w:rsidR="0033061E">
        <w:rPr>
          <w:i w:val="0"/>
          <w:color w:val="auto"/>
          <w:sz w:val="24"/>
          <w:szCs w:val="22"/>
        </w:rPr>
        <w:t>c</w:t>
      </w:r>
      <w:r w:rsidR="00EC65AC" w:rsidRPr="00E36E82">
        <w:rPr>
          <w:i w:val="0"/>
          <w:color w:val="auto"/>
          <w:sz w:val="24"/>
          <w:szCs w:val="22"/>
        </w:rPr>
        <w:t>alculator</w:t>
      </w:r>
      <w:r w:rsidR="009C3A6A" w:rsidRPr="00E36E82">
        <w:rPr>
          <w:i w:val="0"/>
          <w:color w:val="auto"/>
          <w:sz w:val="24"/>
          <w:szCs w:val="22"/>
        </w:rPr>
        <w:t>.</w:t>
      </w:r>
      <w:r w:rsidR="001E626C" w:rsidRPr="00E36E82">
        <w:rPr>
          <w:i w:val="0"/>
          <w:color w:val="auto"/>
          <w:sz w:val="24"/>
          <w:szCs w:val="22"/>
        </w:rPr>
        <w:t xml:space="preserve"> </w:t>
      </w:r>
    </w:p>
    <w:p w14:paraId="3D19291D" w14:textId="77777777" w:rsidR="00B95FD8" w:rsidRPr="00B95FD8" w:rsidRDefault="00E3575C" w:rsidP="00B95FD8">
      <w:pPr>
        <w:pStyle w:val="Bijschrift"/>
        <w:rPr>
          <w:i w:val="0"/>
          <w:iCs w:val="0"/>
          <w:color w:val="auto"/>
          <w:sz w:val="24"/>
          <w:szCs w:val="22"/>
        </w:rPr>
      </w:pPr>
      <w:r>
        <w:rPr>
          <w:i w:val="0"/>
          <w:color w:val="auto"/>
          <w:sz w:val="24"/>
          <w:szCs w:val="22"/>
        </w:rPr>
        <w:t>Er moeten een aantal gegevens zoals de hoeveelheid stroom</w:t>
      </w:r>
      <w:r w:rsidR="00A13197">
        <w:rPr>
          <w:i w:val="0"/>
          <w:color w:val="auto"/>
          <w:sz w:val="24"/>
          <w:szCs w:val="22"/>
        </w:rPr>
        <w:t xml:space="preserve"> die de koperbaan verdraagt</w:t>
      </w:r>
      <w:r w:rsidR="008925D9">
        <w:rPr>
          <w:i w:val="0"/>
          <w:color w:val="auto"/>
          <w:sz w:val="24"/>
          <w:szCs w:val="22"/>
        </w:rPr>
        <w:t xml:space="preserve"> en</w:t>
      </w:r>
      <w:r w:rsidR="00A13197">
        <w:rPr>
          <w:i w:val="0"/>
          <w:color w:val="auto"/>
          <w:sz w:val="24"/>
          <w:szCs w:val="22"/>
        </w:rPr>
        <w:t xml:space="preserve"> de dikte van de pcb</w:t>
      </w:r>
      <w:r w:rsidR="00A1561E">
        <w:rPr>
          <w:i w:val="0"/>
          <w:color w:val="auto"/>
          <w:sz w:val="24"/>
          <w:szCs w:val="22"/>
        </w:rPr>
        <w:t xml:space="preserve"> worden</w:t>
      </w:r>
      <w:r w:rsidR="004B4965">
        <w:rPr>
          <w:i w:val="0"/>
          <w:color w:val="auto"/>
          <w:sz w:val="24"/>
          <w:szCs w:val="22"/>
        </w:rPr>
        <w:t xml:space="preserve"> ingeven. Na het invullen van de gegevens</w:t>
      </w:r>
      <w:r w:rsidR="006B2A75">
        <w:rPr>
          <w:i w:val="0"/>
          <w:color w:val="auto"/>
          <w:sz w:val="24"/>
          <w:szCs w:val="22"/>
        </w:rPr>
        <w:t>, is de vaststelling da</w:t>
      </w:r>
      <w:r w:rsidR="001E24C7">
        <w:rPr>
          <w:i w:val="0"/>
          <w:color w:val="auto"/>
          <w:sz w:val="24"/>
          <w:szCs w:val="22"/>
        </w:rPr>
        <w:t>t</w:t>
      </w:r>
      <w:r w:rsidR="006B2A75">
        <w:rPr>
          <w:i w:val="0"/>
          <w:color w:val="auto"/>
          <w:sz w:val="24"/>
          <w:szCs w:val="22"/>
        </w:rPr>
        <w:t xml:space="preserve"> er een baandikte moet worden voorzien van </w:t>
      </w:r>
      <w:r w:rsidR="00A6159E" w:rsidRPr="00E36E82">
        <w:rPr>
          <w:i w:val="0"/>
          <w:color w:val="auto"/>
          <w:sz w:val="24"/>
          <w:szCs w:val="22"/>
        </w:rPr>
        <w:t>0,0385 mm</w:t>
      </w:r>
      <w:r w:rsidR="00F146C9" w:rsidRPr="00E36E82">
        <w:rPr>
          <w:i w:val="0"/>
          <w:color w:val="auto"/>
          <w:sz w:val="24"/>
          <w:szCs w:val="22"/>
        </w:rPr>
        <w:t>.</w:t>
      </w:r>
      <w:r w:rsidR="009146CE" w:rsidRPr="00E36E82">
        <w:rPr>
          <w:i w:val="0"/>
          <w:color w:val="auto"/>
          <w:sz w:val="24"/>
          <w:szCs w:val="22"/>
        </w:rPr>
        <w:t xml:space="preserve"> </w:t>
      </w:r>
      <w:r w:rsidR="009146CE" w:rsidRPr="00247BD3">
        <w:rPr>
          <w:i w:val="0"/>
          <w:iCs w:val="0"/>
          <w:color w:val="auto"/>
          <w:sz w:val="24"/>
          <w:szCs w:val="22"/>
        </w:rPr>
        <w:fldChar w:fldCharType="begin"/>
      </w:r>
      <w:r w:rsidR="009146CE" w:rsidRPr="00E36E82">
        <w:rPr>
          <w:i w:val="0"/>
          <w:iCs w:val="0"/>
          <w:color w:val="auto"/>
          <w:sz w:val="24"/>
          <w:szCs w:val="22"/>
        </w:rPr>
        <w:instrText xml:space="preserve"> REF _Ref133340458 \h </w:instrText>
      </w:r>
      <w:r w:rsidR="00E36E82">
        <w:rPr>
          <w:i w:val="0"/>
          <w:iCs w:val="0"/>
          <w:color w:val="auto"/>
          <w:sz w:val="24"/>
          <w:szCs w:val="22"/>
        </w:rPr>
        <w:instrText xml:space="preserve"> \* MERGEFORMAT </w:instrText>
      </w:r>
      <w:r w:rsidR="009146CE" w:rsidRPr="00247BD3">
        <w:rPr>
          <w:i w:val="0"/>
          <w:iCs w:val="0"/>
          <w:color w:val="auto"/>
          <w:sz w:val="24"/>
          <w:szCs w:val="22"/>
        </w:rPr>
      </w:r>
      <w:r w:rsidR="009146CE" w:rsidRPr="00247BD3">
        <w:rPr>
          <w:i w:val="0"/>
          <w:iCs w:val="0"/>
          <w:color w:val="auto"/>
          <w:sz w:val="24"/>
          <w:szCs w:val="22"/>
        </w:rPr>
        <w:fldChar w:fldCharType="separate"/>
      </w:r>
    </w:p>
    <w:p w14:paraId="2EF40693" w14:textId="22A3FA57" w:rsidR="006B40B4" w:rsidRPr="00E36E82" w:rsidRDefault="00B95FD8" w:rsidP="00E36E82">
      <w:pPr>
        <w:pStyle w:val="Bijschrift"/>
        <w:rPr>
          <w:i w:val="0"/>
          <w:color w:val="auto"/>
          <w:sz w:val="24"/>
          <w:szCs w:val="22"/>
        </w:rPr>
      </w:pPr>
      <w:r w:rsidRPr="00B95FD8">
        <w:rPr>
          <w:i w:val="0"/>
          <w:iCs w:val="0"/>
          <w:color w:val="auto"/>
          <w:sz w:val="24"/>
          <w:szCs w:val="22"/>
        </w:rPr>
        <w:t>Figuur</w:t>
      </w:r>
      <w:r w:rsidRPr="00B95FD8">
        <w:rPr>
          <w:i w:val="0"/>
          <w:color w:val="auto"/>
          <w:sz w:val="24"/>
          <w:szCs w:val="22"/>
        </w:rPr>
        <w:t xml:space="preserve"> </w:t>
      </w:r>
      <w:r>
        <w:rPr>
          <w:noProof/>
        </w:rPr>
        <w:t>27</w:t>
      </w:r>
      <w:r w:rsidR="009146CE" w:rsidRPr="00247BD3">
        <w:rPr>
          <w:i w:val="0"/>
          <w:iCs w:val="0"/>
          <w:color w:val="auto"/>
          <w:sz w:val="24"/>
          <w:szCs w:val="22"/>
        </w:rPr>
        <w:fldChar w:fldCharType="end"/>
      </w:r>
      <w:r w:rsidR="003E3B26" w:rsidRPr="00247BD3">
        <w:rPr>
          <w:i w:val="0"/>
          <w:color w:val="auto"/>
          <w:sz w:val="24"/>
          <w:szCs w:val="22"/>
        </w:rPr>
        <w:t xml:space="preserve"> </w:t>
      </w:r>
      <w:sdt>
        <w:sdtPr>
          <w:rPr>
            <w:i w:val="0"/>
            <w:color w:val="auto"/>
            <w:sz w:val="24"/>
            <w:szCs w:val="22"/>
          </w:rPr>
          <w:id w:val="-434668512"/>
          <w:citation/>
        </w:sdtPr>
        <w:sdtContent>
          <w:r w:rsidR="003E3B26" w:rsidRPr="00247BD3">
            <w:rPr>
              <w:i w:val="0"/>
              <w:color w:val="auto"/>
              <w:sz w:val="24"/>
              <w:szCs w:val="22"/>
            </w:rPr>
            <w:fldChar w:fldCharType="begin"/>
          </w:r>
          <w:r w:rsidR="003E3B26" w:rsidRPr="00247BD3">
            <w:rPr>
              <w:i w:val="0"/>
              <w:color w:val="auto"/>
              <w:sz w:val="24"/>
              <w:szCs w:val="22"/>
            </w:rPr>
            <w:instrText xml:space="preserve"> CITATION cir06 \l 1043 </w:instrText>
          </w:r>
          <w:r w:rsidR="003E3B26" w:rsidRPr="00247BD3">
            <w:rPr>
              <w:i w:val="0"/>
              <w:color w:val="auto"/>
              <w:sz w:val="24"/>
              <w:szCs w:val="22"/>
            </w:rPr>
            <w:fldChar w:fldCharType="separate"/>
          </w:r>
          <w:r w:rsidR="004A4ECC" w:rsidRPr="00A5165F">
            <w:rPr>
              <w:i w:val="0"/>
              <w:color w:val="auto"/>
              <w:sz w:val="24"/>
              <w:szCs w:val="22"/>
            </w:rPr>
            <w:t>[30]</w:t>
          </w:r>
          <w:r w:rsidR="003E3B26" w:rsidRPr="00247BD3">
            <w:rPr>
              <w:i w:val="0"/>
              <w:color w:val="auto"/>
              <w:sz w:val="24"/>
              <w:szCs w:val="22"/>
            </w:rPr>
            <w:fldChar w:fldCharType="end"/>
          </w:r>
        </w:sdtContent>
      </w:sdt>
      <w:r w:rsidR="003E3B26" w:rsidRPr="006D37AD">
        <w:t xml:space="preserve"> </w:t>
      </w:r>
    </w:p>
    <w:p w14:paraId="7E13F5C0" w14:textId="0BAF9A3E" w:rsidR="003E3B26" w:rsidRDefault="003E3B26" w:rsidP="00E36E82">
      <w:bookmarkStart w:id="113" w:name="_Ref133340458"/>
    </w:p>
    <w:p w14:paraId="7804A249" w14:textId="4DF551E2" w:rsidR="00BB1395" w:rsidRPr="00BB1395" w:rsidRDefault="006B40B4" w:rsidP="00867105">
      <w:pPr>
        <w:pStyle w:val="Bijschrift"/>
        <w:ind w:left="4956" w:firstLine="708"/>
      </w:pPr>
      <w:bookmarkStart w:id="114" w:name="_Toc133405088"/>
      <w:r>
        <w:t xml:space="preserve">Figuur </w:t>
      </w:r>
      <w:r>
        <w:fldChar w:fldCharType="begin"/>
      </w:r>
      <w:r>
        <w:instrText xml:space="preserve"> SEQ Figuur \* ARABIC </w:instrText>
      </w:r>
      <w:r>
        <w:fldChar w:fldCharType="separate"/>
      </w:r>
      <w:r w:rsidR="00B95FD8">
        <w:rPr>
          <w:noProof/>
        </w:rPr>
        <w:t>27</w:t>
      </w:r>
      <w:r>
        <w:fldChar w:fldCharType="end"/>
      </w:r>
      <w:bookmarkEnd w:id="113"/>
      <w:r>
        <w:t>: Calculator voor baandikte</w:t>
      </w:r>
      <w:r w:rsidR="003E3B26">
        <w:t xml:space="preserve"> </w:t>
      </w:r>
      <w:sdt>
        <w:sdtPr>
          <w:id w:val="-1743403507"/>
          <w:citation/>
        </w:sdtPr>
        <w:sdtContent>
          <w:r w:rsidR="003E3B26">
            <w:fldChar w:fldCharType="begin"/>
          </w:r>
          <w:r w:rsidR="003E3B26">
            <w:rPr>
              <w:lang w:val="nl-NL"/>
            </w:rPr>
            <w:instrText xml:space="preserve"> CITATION cir06 \l 1043 </w:instrText>
          </w:r>
          <w:r w:rsidR="003E3B26">
            <w:fldChar w:fldCharType="separate"/>
          </w:r>
          <w:r w:rsidR="004A4ECC" w:rsidRPr="004A4ECC">
            <w:rPr>
              <w:noProof/>
              <w:lang w:val="nl-NL"/>
            </w:rPr>
            <w:t>[30]</w:t>
          </w:r>
          <w:r w:rsidR="003E3B26">
            <w:fldChar w:fldCharType="end"/>
          </w:r>
        </w:sdtContent>
      </w:sdt>
      <w:bookmarkEnd w:id="114"/>
    </w:p>
    <w:p w14:paraId="6F804DD1" w14:textId="57794C33" w:rsidR="000D201D" w:rsidRDefault="000D201D" w:rsidP="000D201D">
      <w:pPr>
        <w:pStyle w:val="Kop1"/>
      </w:pPr>
      <w:bookmarkStart w:id="115" w:name="_Toc133405047"/>
      <w:r>
        <w:lastRenderedPageBreak/>
        <w:t>Realisatie</w:t>
      </w:r>
      <w:bookmarkEnd w:id="115"/>
    </w:p>
    <w:p w14:paraId="55956745" w14:textId="1FCE04EB" w:rsidR="00271698" w:rsidRDefault="00890F9F" w:rsidP="00271698">
      <w:pPr>
        <w:pStyle w:val="Kop2"/>
      </w:pPr>
      <w:bookmarkStart w:id="116" w:name="_Toc133405048"/>
      <w:r>
        <w:t>Bestukking</w:t>
      </w:r>
      <w:bookmarkEnd w:id="116"/>
    </w:p>
    <w:p w14:paraId="58E975CB" w14:textId="621EA900" w:rsidR="00890F9F" w:rsidRDefault="0007747F" w:rsidP="0007747F">
      <w:pPr>
        <w:pStyle w:val="Kop2"/>
      </w:pPr>
      <w:bookmarkStart w:id="117" w:name="_Toc133405049"/>
      <w:r>
        <w:t>Programmatie</w:t>
      </w:r>
      <w:bookmarkEnd w:id="117"/>
    </w:p>
    <w:p w14:paraId="0039B9E8" w14:textId="00781F83" w:rsidR="0007747F" w:rsidRDefault="0007747F" w:rsidP="0007747F">
      <w:pPr>
        <w:pStyle w:val="Kop2"/>
      </w:pPr>
      <w:bookmarkStart w:id="118" w:name="_Toc133405050"/>
      <w:r>
        <w:t>Motoren</w:t>
      </w:r>
      <w:bookmarkEnd w:id="118"/>
    </w:p>
    <w:p w14:paraId="40BA616F" w14:textId="04AF6BCD" w:rsidR="000D201D" w:rsidRDefault="00D34D22" w:rsidP="000D201D">
      <w:pPr>
        <w:pStyle w:val="Kop1"/>
      </w:pPr>
      <w:bookmarkStart w:id="119" w:name="_Toc133405051"/>
      <w:r>
        <w:t>T</w:t>
      </w:r>
      <w:r w:rsidR="000D201D">
        <w:t>esten</w:t>
      </w:r>
      <w:bookmarkEnd w:id="119"/>
    </w:p>
    <w:p w14:paraId="3870F7F1" w14:textId="09C5AD5D" w:rsidR="00D34D22" w:rsidRDefault="00D34D22" w:rsidP="00D34D22">
      <w:pPr>
        <w:pStyle w:val="Kop2"/>
      </w:pPr>
      <w:bookmarkStart w:id="120" w:name="_Toc133405052"/>
      <w:r>
        <w:t>Connecties</w:t>
      </w:r>
      <w:bookmarkEnd w:id="120"/>
    </w:p>
    <w:p w14:paraId="470F28C2" w14:textId="63DF7449" w:rsidR="00D34D22" w:rsidRDefault="0043100D" w:rsidP="00D34D22">
      <w:pPr>
        <w:pStyle w:val="Kop2"/>
      </w:pPr>
      <w:bookmarkStart w:id="121" w:name="_Toc133405053"/>
      <w:r>
        <w:t>Veiligheid</w:t>
      </w:r>
      <w:bookmarkEnd w:id="121"/>
    </w:p>
    <w:p w14:paraId="21762CA6" w14:textId="68B20683" w:rsidR="0043100D" w:rsidRDefault="0043100D" w:rsidP="0043100D">
      <w:pPr>
        <w:pStyle w:val="Kop2"/>
      </w:pPr>
      <w:bookmarkStart w:id="122" w:name="_Toc133405054"/>
      <w:r>
        <w:t>Functionaliteit</w:t>
      </w:r>
      <w:bookmarkEnd w:id="122"/>
    </w:p>
    <w:p w14:paraId="12EB76CB" w14:textId="67EF0804" w:rsidR="0043100D" w:rsidRDefault="00096566" w:rsidP="0043100D">
      <w:pPr>
        <w:pStyle w:val="Kop2"/>
      </w:pPr>
      <w:bookmarkStart w:id="123" w:name="_Toc133405055"/>
      <w:r>
        <w:t>Programmatie</w:t>
      </w:r>
      <w:bookmarkEnd w:id="123"/>
    </w:p>
    <w:p w14:paraId="492C02A1" w14:textId="22241512" w:rsidR="0043564F" w:rsidRPr="0043564F" w:rsidRDefault="00213776" w:rsidP="0043564F">
      <w:pPr>
        <w:pStyle w:val="Kop2"/>
      </w:pPr>
      <w:bookmarkStart w:id="124" w:name="_Toc133405056"/>
      <w:r>
        <w:t>M</w:t>
      </w:r>
      <w:r w:rsidR="0043564F">
        <w:t>echani</w:t>
      </w:r>
      <w:r>
        <w:t>sche onderdelen</w:t>
      </w:r>
      <w:bookmarkEnd w:id="124"/>
    </w:p>
    <w:p w14:paraId="2EEADDAC" w14:textId="79029AB4" w:rsidR="00A90F87" w:rsidRDefault="00855622" w:rsidP="003A5055">
      <w:pPr>
        <w:pStyle w:val="Geenafstand"/>
        <w:rPr>
          <w:lang w:val="nl-NL"/>
        </w:rPr>
        <w:sectPr w:rsidR="00A90F87" w:rsidSect="00995550">
          <w:pgSz w:w="11906" w:h="16838"/>
          <w:pgMar w:top="1417" w:right="1417" w:bottom="1417" w:left="1417" w:header="708" w:footer="708" w:gutter="0"/>
          <w:cols w:space="708"/>
          <w:titlePg/>
          <w:docGrid w:linePitch="360"/>
        </w:sectPr>
      </w:pPr>
      <w:bookmarkStart w:id="125" w:name="_Toc133405057"/>
      <w:r>
        <w:rPr>
          <w:lang w:val="nl-NL"/>
        </w:rPr>
        <w:t>Conclusi</w:t>
      </w:r>
      <w:r w:rsidR="00867C8D">
        <w:rPr>
          <w:lang w:val="nl-NL"/>
        </w:rPr>
        <w:t>e</w:t>
      </w:r>
      <w:bookmarkEnd w:id="125"/>
    </w:p>
    <w:p w14:paraId="64C4B810" w14:textId="77777777" w:rsidR="004A4ECC" w:rsidRDefault="00867C8D" w:rsidP="003A5055">
      <w:pPr>
        <w:pStyle w:val="Geenafstand"/>
        <w:rPr>
          <w:rFonts w:asciiTheme="minorHAnsi" w:hAnsiTheme="minorHAnsi"/>
          <w:b w:val="0"/>
          <w:noProof/>
          <w:color w:val="auto"/>
          <w:sz w:val="22"/>
          <w:lang w:val="fr-BE"/>
        </w:rPr>
      </w:pPr>
      <w:bookmarkStart w:id="126" w:name="_Toc133405058"/>
      <w:r>
        <w:rPr>
          <w:lang w:val="nl-NL"/>
        </w:rPr>
        <w:lastRenderedPageBreak/>
        <w:t>Literatuurlijst</w:t>
      </w:r>
      <w:bookmarkEnd w:id="126"/>
      <w:r w:rsidR="0055345B">
        <w:rPr>
          <w:lang w:val="en-US"/>
        </w:rPr>
        <w:fldChar w:fldCharType="begin"/>
      </w:r>
      <w:r w:rsidR="0055345B">
        <w:rPr>
          <w:lang w:val="nl-NL"/>
        </w:rPr>
        <w:instrText xml:space="preserve"> BIBLIOGRAPHY  \l 1043 </w:instrText>
      </w:r>
      <w:r w:rsidR="0055345B">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06"/>
      </w:tblGrid>
      <w:tr w:rsidR="004A4ECC" w14:paraId="09F17125" w14:textId="77777777">
        <w:trPr>
          <w:divId w:val="1365516947"/>
          <w:tblCellSpacing w:w="15" w:type="dxa"/>
        </w:trPr>
        <w:tc>
          <w:tcPr>
            <w:tcW w:w="50" w:type="pct"/>
            <w:hideMark/>
          </w:tcPr>
          <w:p w14:paraId="2D52D32F" w14:textId="70D2DF12" w:rsidR="004A4ECC" w:rsidRDefault="004A4ECC">
            <w:pPr>
              <w:pStyle w:val="Bibliografie"/>
              <w:rPr>
                <w:noProof/>
                <w:szCs w:val="24"/>
              </w:rPr>
            </w:pPr>
            <w:r>
              <w:rPr>
                <w:noProof/>
              </w:rPr>
              <w:t xml:space="preserve">[1] </w:t>
            </w:r>
          </w:p>
        </w:tc>
        <w:tc>
          <w:tcPr>
            <w:tcW w:w="0" w:type="auto"/>
            <w:hideMark/>
          </w:tcPr>
          <w:p w14:paraId="5D7C706A" w14:textId="77777777" w:rsidR="004A4ECC" w:rsidRDefault="004A4ECC">
            <w:pPr>
              <w:pStyle w:val="Bibliografie"/>
              <w:rPr>
                <w:noProof/>
              </w:rPr>
            </w:pPr>
            <w:r>
              <w:rPr>
                <w:noProof/>
              </w:rPr>
              <w:t>S. P. Dinkgreve, „wetenschapsschool,” Natuurkunde voor de Middelbare School, 2018. [Online]. Available: https://ap.lc/MHHQ6. [Geopend 2023 maart 29].</w:t>
            </w:r>
          </w:p>
        </w:tc>
      </w:tr>
      <w:tr w:rsidR="004A4ECC" w:rsidRPr="000F4B31" w14:paraId="70F8EE50" w14:textId="77777777">
        <w:trPr>
          <w:divId w:val="1365516947"/>
          <w:tblCellSpacing w:w="15" w:type="dxa"/>
        </w:trPr>
        <w:tc>
          <w:tcPr>
            <w:tcW w:w="50" w:type="pct"/>
            <w:hideMark/>
          </w:tcPr>
          <w:p w14:paraId="0E8E5BBB" w14:textId="77777777" w:rsidR="004A4ECC" w:rsidRDefault="004A4ECC">
            <w:pPr>
              <w:pStyle w:val="Bibliografie"/>
              <w:rPr>
                <w:noProof/>
              </w:rPr>
            </w:pPr>
            <w:r>
              <w:rPr>
                <w:noProof/>
              </w:rPr>
              <w:t xml:space="preserve">[2] </w:t>
            </w:r>
          </w:p>
        </w:tc>
        <w:tc>
          <w:tcPr>
            <w:tcW w:w="0" w:type="auto"/>
            <w:hideMark/>
          </w:tcPr>
          <w:p w14:paraId="0661CCC2" w14:textId="77777777" w:rsidR="004A4ECC" w:rsidRPr="000F4B31" w:rsidRDefault="004A4ECC">
            <w:pPr>
              <w:pStyle w:val="Bibliografie"/>
              <w:rPr>
                <w:noProof/>
                <w:lang w:val="en-US"/>
              </w:rPr>
            </w:pPr>
            <w:r w:rsidRPr="000F4B31">
              <w:rPr>
                <w:noProof/>
                <w:lang w:val="en-US"/>
              </w:rPr>
              <w:t>„Domoticx,” [Online]. Available: https://ap.lc/deZqp. [Geopend 17 Maart 2023].</w:t>
            </w:r>
          </w:p>
        </w:tc>
      </w:tr>
      <w:tr w:rsidR="004A4ECC" w14:paraId="47DED6B1" w14:textId="77777777">
        <w:trPr>
          <w:divId w:val="1365516947"/>
          <w:tblCellSpacing w:w="15" w:type="dxa"/>
        </w:trPr>
        <w:tc>
          <w:tcPr>
            <w:tcW w:w="50" w:type="pct"/>
            <w:hideMark/>
          </w:tcPr>
          <w:p w14:paraId="18DB69FA" w14:textId="77777777" w:rsidR="004A4ECC" w:rsidRDefault="004A4ECC">
            <w:pPr>
              <w:pStyle w:val="Bibliografie"/>
              <w:rPr>
                <w:noProof/>
              </w:rPr>
            </w:pPr>
            <w:r>
              <w:rPr>
                <w:noProof/>
              </w:rPr>
              <w:t xml:space="preserve">[3] </w:t>
            </w:r>
          </w:p>
        </w:tc>
        <w:tc>
          <w:tcPr>
            <w:tcW w:w="0" w:type="auto"/>
            <w:hideMark/>
          </w:tcPr>
          <w:p w14:paraId="347D597D" w14:textId="77777777" w:rsidR="004A4ECC" w:rsidRDefault="004A4ECC">
            <w:pPr>
              <w:pStyle w:val="Bibliografie"/>
              <w:rPr>
                <w:noProof/>
              </w:rPr>
            </w:pPr>
            <w:r w:rsidRPr="000F4B31">
              <w:rPr>
                <w:noProof/>
                <w:lang w:val="en-US"/>
              </w:rPr>
              <w:t xml:space="preserve">„Tinytronics,” [Online]. Available: https://ap.lc/eTqNZ. </w:t>
            </w:r>
            <w:r>
              <w:rPr>
                <w:noProof/>
              </w:rPr>
              <w:t>[Geopend 17 maart 2023].</w:t>
            </w:r>
          </w:p>
        </w:tc>
      </w:tr>
      <w:tr w:rsidR="004A4ECC" w14:paraId="1A7C09EE" w14:textId="77777777">
        <w:trPr>
          <w:divId w:val="1365516947"/>
          <w:tblCellSpacing w:w="15" w:type="dxa"/>
        </w:trPr>
        <w:tc>
          <w:tcPr>
            <w:tcW w:w="50" w:type="pct"/>
            <w:hideMark/>
          </w:tcPr>
          <w:p w14:paraId="4ADF2CAD" w14:textId="77777777" w:rsidR="004A4ECC" w:rsidRDefault="004A4ECC">
            <w:pPr>
              <w:pStyle w:val="Bibliografie"/>
              <w:rPr>
                <w:noProof/>
              </w:rPr>
            </w:pPr>
            <w:r>
              <w:rPr>
                <w:noProof/>
              </w:rPr>
              <w:t xml:space="preserve">[4] </w:t>
            </w:r>
          </w:p>
        </w:tc>
        <w:tc>
          <w:tcPr>
            <w:tcW w:w="0" w:type="auto"/>
            <w:hideMark/>
          </w:tcPr>
          <w:p w14:paraId="6EC1C3A9" w14:textId="77777777" w:rsidR="004A4ECC" w:rsidRDefault="004A4ECC">
            <w:pPr>
              <w:pStyle w:val="Bibliografie"/>
              <w:rPr>
                <w:noProof/>
              </w:rPr>
            </w:pPr>
            <w:r w:rsidRPr="000F4B31">
              <w:rPr>
                <w:noProof/>
                <w:lang w:val="en-US"/>
              </w:rPr>
              <w:t xml:space="preserve">„Tinytronics,” [Online]. Available: https://ap.lc/3loJv. </w:t>
            </w:r>
            <w:r>
              <w:rPr>
                <w:noProof/>
              </w:rPr>
              <w:t>[Geopend 17 maart 2023].</w:t>
            </w:r>
          </w:p>
        </w:tc>
      </w:tr>
      <w:tr w:rsidR="004A4ECC" w14:paraId="744A6A12" w14:textId="77777777">
        <w:trPr>
          <w:divId w:val="1365516947"/>
          <w:tblCellSpacing w:w="15" w:type="dxa"/>
        </w:trPr>
        <w:tc>
          <w:tcPr>
            <w:tcW w:w="50" w:type="pct"/>
            <w:hideMark/>
          </w:tcPr>
          <w:p w14:paraId="2395B9B8" w14:textId="77777777" w:rsidR="004A4ECC" w:rsidRDefault="004A4ECC">
            <w:pPr>
              <w:pStyle w:val="Bibliografie"/>
              <w:rPr>
                <w:noProof/>
                <w:lang w:val="nl-NL"/>
              </w:rPr>
            </w:pPr>
            <w:r>
              <w:rPr>
                <w:noProof/>
                <w:lang w:val="nl-NL"/>
              </w:rPr>
              <w:t xml:space="preserve">[5] </w:t>
            </w:r>
          </w:p>
        </w:tc>
        <w:tc>
          <w:tcPr>
            <w:tcW w:w="0" w:type="auto"/>
            <w:hideMark/>
          </w:tcPr>
          <w:p w14:paraId="42027B8B" w14:textId="77777777" w:rsidR="004A4ECC" w:rsidRDefault="004A4ECC">
            <w:pPr>
              <w:pStyle w:val="Bibliografie"/>
              <w:rPr>
                <w:noProof/>
                <w:lang w:val="nl-NL"/>
              </w:rPr>
            </w:pPr>
            <w:r>
              <w:rPr>
                <w:noProof/>
                <w:lang w:val="nl-NL"/>
              </w:rPr>
              <w:t>„Conrad,” [Online]. Available: https://ap.lc/pZaYL. [Geopend 17 maart 2023].</w:t>
            </w:r>
          </w:p>
        </w:tc>
      </w:tr>
      <w:tr w:rsidR="004A4ECC" w14:paraId="5B1B80C0" w14:textId="77777777">
        <w:trPr>
          <w:divId w:val="1365516947"/>
          <w:tblCellSpacing w:w="15" w:type="dxa"/>
        </w:trPr>
        <w:tc>
          <w:tcPr>
            <w:tcW w:w="50" w:type="pct"/>
            <w:hideMark/>
          </w:tcPr>
          <w:p w14:paraId="65D427ED" w14:textId="77777777" w:rsidR="004A4ECC" w:rsidRDefault="004A4ECC">
            <w:pPr>
              <w:pStyle w:val="Bibliografie"/>
              <w:rPr>
                <w:noProof/>
                <w:lang w:val="nl-NL"/>
              </w:rPr>
            </w:pPr>
            <w:r>
              <w:rPr>
                <w:noProof/>
                <w:lang w:val="nl-NL"/>
              </w:rPr>
              <w:t xml:space="preserve">[6] </w:t>
            </w:r>
          </w:p>
        </w:tc>
        <w:tc>
          <w:tcPr>
            <w:tcW w:w="0" w:type="auto"/>
            <w:hideMark/>
          </w:tcPr>
          <w:p w14:paraId="170CA4D0" w14:textId="77777777" w:rsidR="004A4ECC" w:rsidRDefault="004A4ECC">
            <w:pPr>
              <w:pStyle w:val="Bibliografie"/>
              <w:rPr>
                <w:noProof/>
                <w:lang w:val="nl-NL"/>
              </w:rPr>
            </w:pPr>
            <w:r>
              <w:rPr>
                <w:noProof/>
                <w:lang w:val="nl-NL"/>
              </w:rPr>
              <w:t>„Arduino,” [Online]. Available: https://ap.lc/OHA2n. [Geopend 18 maart 2023].</w:t>
            </w:r>
          </w:p>
        </w:tc>
      </w:tr>
      <w:tr w:rsidR="004A4ECC" w14:paraId="34619FE7" w14:textId="77777777">
        <w:trPr>
          <w:divId w:val="1365516947"/>
          <w:tblCellSpacing w:w="15" w:type="dxa"/>
        </w:trPr>
        <w:tc>
          <w:tcPr>
            <w:tcW w:w="50" w:type="pct"/>
            <w:hideMark/>
          </w:tcPr>
          <w:p w14:paraId="492720A3" w14:textId="77777777" w:rsidR="004A4ECC" w:rsidRDefault="004A4ECC">
            <w:pPr>
              <w:pStyle w:val="Bibliografie"/>
              <w:rPr>
                <w:noProof/>
                <w:lang w:val="nl-NL"/>
              </w:rPr>
            </w:pPr>
            <w:r>
              <w:rPr>
                <w:noProof/>
                <w:lang w:val="nl-NL"/>
              </w:rPr>
              <w:t xml:space="preserve">[7] </w:t>
            </w:r>
          </w:p>
        </w:tc>
        <w:tc>
          <w:tcPr>
            <w:tcW w:w="0" w:type="auto"/>
            <w:hideMark/>
          </w:tcPr>
          <w:p w14:paraId="7D1BF3B7" w14:textId="77777777" w:rsidR="004A4ECC" w:rsidRDefault="004A4ECC">
            <w:pPr>
              <w:pStyle w:val="Bibliografie"/>
              <w:rPr>
                <w:noProof/>
                <w:lang w:val="nl-NL"/>
              </w:rPr>
            </w:pPr>
            <w:r w:rsidRPr="000F4B31">
              <w:rPr>
                <w:noProof/>
                <w:lang w:val="en-US"/>
              </w:rPr>
              <w:t xml:space="preserve">„Tinytronics,” [Online]. Available: https://ap.lc/gQWu6. </w:t>
            </w:r>
            <w:r>
              <w:rPr>
                <w:noProof/>
                <w:lang w:val="nl-NL"/>
              </w:rPr>
              <w:t>[Geopend 18 maart 2023].</w:t>
            </w:r>
          </w:p>
        </w:tc>
      </w:tr>
      <w:tr w:rsidR="004A4ECC" w14:paraId="05472A62" w14:textId="77777777">
        <w:trPr>
          <w:divId w:val="1365516947"/>
          <w:tblCellSpacing w:w="15" w:type="dxa"/>
        </w:trPr>
        <w:tc>
          <w:tcPr>
            <w:tcW w:w="50" w:type="pct"/>
            <w:hideMark/>
          </w:tcPr>
          <w:p w14:paraId="20403477" w14:textId="77777777" w:rsidR="004A4ECC" w:rsidRDefault="004A4ECC">
            <w:pPr>
              <w:pStyle w:val="Bibliografie"/>
              <w:rPr>
                <w:noProof/>
              </w:rPr>
            </w:pPr>
            <w:r>
              <w:rPr>
                <w:noProof/>
              </w:rPr>
              <w:t xml:space="preserve">[8] </w:t>
            </w:r>
          </w:p>
        </w:tc>
        <w:tc>
          <w:tcPr>
            <w:tcW w:w="0" w:type="auto"/>
            <w:hideMark/>
          </w:tcPr>
          <w:p w14:paraId="5A298103" w14:textId="77777777" w:rsidR="004A4ECC" w:rsidRDefault="004A4ECC">
            <w:pPr>
              <w:pStyle w:val="Bibliografie"/>
              <w:rPr>
                <w:noProof/>
              </w:rPr>
            </w:pPr>
            <w:r w:rsidRPr="000F4B31">
              <w:rPr>
                <w:noProof/>
                <w:lang w:val="en-US"/>
              </w:rPr>
              <w:t xml:space="preserve">„Digikey,” [Online]. Available: https://ap.lc/i7Pd2. </w:t>
            </w:r>
            <w:r>
              <w:rPr>
                <w:noProof/>
              </w:rPr>
              <w:t>[Geopend 20 maart 2023].</w:t>
            </w:r>
          </w:p>
        </w:tc>
      </w:tr>
      <w:tr w:rsidR="004A4ECC" w14:paraId="5446DE77" w14:textId="77777777">
        <w:trPr>
          <w:divId w:val="1365516947"/>
          <w:tblCellSpacing w:w="15" w:type="dxa"/>
        </w:trPr>
        <w:tc>
          <w:tcPr>
            <w:tcW w:w="50" w:type="pct"/>
            <w:hideMark/>
          </w:tcPr>
          <w:p w14:paraId="1631A05C" w14:textId="77777777" w:rsidR="004A4ECC" w:rsidRDefault="004A4ECC">
            <w:pPr>
              <w:pStyle w:val="Bibliografie"/>
              <w:rPr>
                <w:noProof/>
              </w:rPr>
            </w:pPr>
            <w:r>
              <w:rPr>
                <w:noProof/>
              </w:rPr>
              <w:t xml:space="preserve">[9] </w:t>
            </w:r>
          </w:p>
        </w:tc>
        <w:tc>
          <w:tcPr>
            <w:tcW w:w="0" w:type="auto"/>
            <w:hideMark/>
          </w:tcPr>
          <w:p w14:paraId="08E1AA17" w14:textId="77777777" w:rsidR="004A4ECC" w:rsidRDefault="004A4ECC">
            <w:pPr>
              <w:pStyle w:val="Bibliografie"/>
              <w:rPr>
                <w:noProof/>
              </w:rPr>
            </w:pPr>
            <w:r w:rsidRPr="000F4B31">
              <w:rPr>
                <w:noProof/>
                <w:lang w:val="en-US"/>
              </w:rPr>
              <w:t xml:space="preserve">C. B.-S. 4. Chindi.ap, „Arrow,” 2018 november 19. </w:t>
            </w:r>
            <w:r w:rsidRPr="000F4B31">
              <w:rPr>
                <w:noProof/>
                <w:lang w:val="fr-BE"/>
              </w:rPr>
              <w:t xml:space="preserve">[Online]. Available: https://ap.lc/Hhr6j. </w:t>
            </w:r>
            <w:r>
              <w:rPr>
                <w:noProof/>
              </w:rPr>
              <w:t>[Geopend 2023 maart 28].</w:t>
            </w:r>
          </w:p>
        </w:tc>
      </w:tr>
      <w:tr w:rsidR="004A4ECC" w14:paraId="54FA016A" w14:textId="77777777">
        <w:trPr>
          <w:divId w:val="1365516947"/>
          <w:tblCellSpacing w:w="15" w:type="dxa"/>
        </w:trPr>
        <w:tc>
          <w:tcPr>
            <w:tcW w:w="50" w:type="pct"/>
            <w:hideMark/>
          </w:tcPr>
          <w:p w14:paraId="3DD15838" w14:textId="77777777" w:rsidR="004A4ECC" w:rsidRDefault="004A4ECC">
            <w:pPr>
              <w:pStyle w:val="Bibliografie"/>
              <w:rPr>
                <w:noProof/>
              </w:rPr>
            </w:pPr>
            <w:r>
              <w:rPr>
                <w:noProof/>
              </w:rPr>
              <w:t xml:space="preserve">[10] </w:t>
            </w:r>
          </w:p>
        </w:tc>
        <w:tc>
          <w:tcPr>
            <w:tcW w:w="0" w:type="auto"/>
            <w:hideMark/>
          </w:tcPr>
          <w:p w14:paraId="23321FC8" w14:textId="77777777" w:rsidR="004A4ECC" w:rsidRDefault="004A4ECC">
            <w:pPr>
              <w:pStyle w:val="Bibliografie"/>
              <w:rPr>
                <w:noProof/>
              </w:rPr>
            </w:pPr>
            <w:r>
              <w:rPr>
                <w:noProof/>
              </w:rPr>
              <w:t>„Mouser,” STMicroelectronics, 2021. [Online]. Available: https://ap.lc/08Oq4. [Geopend 20 maart 2023].</w:t>
            </w:r>
          </w:p>
        </w:tc>
      </w:tr>
      <w:tr w:rsidR="004A4ECC" w:rsidRPr="000F4B31" w14:paraId="17A3E8BE" w14:textId="77777777">
        <w:trPr>
          <w:divId w:val="1365516947"/>
          <w:tblCellSpacing w:w="15" w:type="dxa"/>
        </w:trPr>
        <w:tc>
          <w:tcPr>
            <w:tcW w:w="50" w:type="pct"/>
            <w:hideMark/>
          </w:tcPr>
          <w:p w14:paraId="16151D79" w14:textId="77777777" w:rsidR="004A4ECC" w:rsidRDefault="004A4ECC">
            <w:pPr>
              <w:pStyle w:val="Bibliografie"/>
              <w:rPr>
                <w:noProof/>
              </w:rPr>
            </w:pPr>
            <w:r>
              <w:rPr>
                <w:noProof/>
              </w:rPr>
              <w:t xml:space="preserve">[11] </w:t>
            </w:r>
          </w:p>
        </w:tc>
        <w:tc>
          <w:tcPr>
            <w:tcW w:w="0" w:type="auto"/>
            <w:hideMark/>
          </w:tcPr>
          <w:p w14:paraId="431855E4" w14:textId="77777777" w:rsidR="004A4ECC" w:rsidRPr="000F4B31" w:rsidRDefault="004A4ECC">
            <w:pPr>
              <w:pStyle w:val="Bibliografie"/>
              <w:rPr>
                <w:noProof/>
                <w:lang w:val="en-US"/>
              </w:rPr>
            </w:pPr>
            <w:r w:rsidRPr="000F4B31">
              <w:rPr>
                <w:noProof/>
                <w:lang w:val="en-US"/>
              </w:rPr>
              <w:t>„Mchobby,” [Online]. Available: https://ap.lc/jClrO. [Geopend 17 maart 2023].</w:t>
            </w:r>
          </w:p>
        </w:tc>
      </w:tr>
      <w:tr w:rsidR="004A4ECC" w14:paraId="2EF82841" w14:textId="77777777">
        <w:trPr>
          <w:divId w:val="1365516947"/>
          <w:tblCellSpacing w:w="15" w:type="dxa"/>
        </w:trPr>
        <w:tc>
          <w:tcPr>
            <w:tcW w:w="50" w:type="pct"/>
            <w:hideMark/>
          </w:tcPr>
          <w:p w14:paraId="06247D7F" w14:textId="77777777" w:rsidR="004A4ECC" w:rsidRDefault="004A4ECC">
            <w:pPr>
              <w:pStyle w:val="Bibliografie"/>
              <w:rPr>
                <w:noProof/>
              </w:rPr>
            </w:pPr>
            <w:r>
              <w:rPr>
                <w:noProof/>
              </w:rPr>
              <w:t xml:space="preserve">[12] </w:t>
            </w:r>
          </w:p>
        </w:tc>
        <w:tc>
          <w:tcPr>
            <w:tcW w:w="0" w:type="auto"/>
            <w:hideMark/>
          </w:tcPr>
          <w:p w14:paraId="40EF14A7" w14:textId="77777777" w:rsidR="004A4ECC" w:rsidRDefault="004A4ECC">
            <w:pPr>
              <w:pStyle w:val="Bibliografie"/>
              <w:rPr>
                <w:noProof/>
              </w:rPr>
            </w:pPr>
            <w:r w:rsidRPr="000F4B31">
              <w:rPr>
                <w:noProof/>
                <w:lang w:val="en-US"/>
              </w:rPr>
              <w:t xml:space="preserve">M. K. C. G. M. Dhruti Ranjan Gaan, „semanticscholar,” 2017. </w:t>
            </w:r>
            <w:r w:rsidRPr="000F4B31">
              <w:rPr>
                <w:noProof/>
                <w:lang w:val="fr-BE"/>
              </w:rPr>
              <w:t xml:space="preserve">[Online]. Available: https://ap.lc/3FZnb. </w:t>
            </w:r>
            <w:r>
              <w:rPr>
                <w:noProof/>
              </w:rPr>
              <w:t>[Geopend 2023 maart 28].</w:t>
            </w:r>
          </w:p>
        </w:tc>
      </w:tr>
      <w:tr w:rsidR="004A4ECC" w14:paraId="71992C47" w14:textId="77777777">
        <w:trPr>
          <w:divId w:val="1365516947"/>
          <w:tblCellSpacing w:w="15" w:type="dxa"/>
        </w:trPr>
        <w:tc>
          <w:tcPr>
            <w:tcW w:w="50" w:type="pct"/>
            <w:hideMark/>
          </w:tcPr>
          <w:p w14:paraId="012D1A70" w14:textId="77777777" w:rsidR="004A4ECC" w:rsidRDefault="004A4ECC">
            <w:pPr>
              <w:pStyle w:val="Bibliografie"/>
              <w:rPr>
                <w:noProof/>
              </w:rPr>
            </w:pPr>
            <w:r>
              <w:rPr>
                <w:noProof/>
              </w:rPr>
              <w:t xml:space="preserve">[13] </w:t>
            </w:r>
          </w:p>
        </w:tc>
        <w:tc>
          <w:tcPr>
            <w:tcW w:w="0" w:type="auto"/>
            <w:hideMark/>
          </w:tcPr>
          <w:p w14:paraId="3A5BDF7A" w14:textId="77777777" w:rsidR="004A4ECC" w:rsidRDefault="004A4ECC">
            <w:pPr>
              <w:pStyle w:val="Bibliografie"/>
              <w:rPr>
                <w:noProof/>
              </w:rPr>
            </w:pPr>
            <w:r w:rsidRPr="000F4B31">
              <w:rPr>
                <w:noProof/>
                <w:lang w:val="en-US"/>
              </w:rPr>
              <w:t xml:space="preserve">„Alldatasheet,” [Online]. Available: https://ap.lc/CW7Hs. </w:t>
            </w:r>
            <w:r>
              <w:rPr>
                <w:noProof/>
              </w:rPr>
              <w:t>[Geopend 17 maart 2023].</w:t>
            </w:r>
          </w:p>
        </w:tc>
      </w:tr>
      <w:tr w:rsidR="004A4ECC" w14:paraId="616AC9AD" w14:textId="77777777">
        <w:trPr>
          <w:divId w:val="1365516947"/>
          <w:tblCellSpacing w:w="15" w:type="dxa"/>
        </w:trPr>
        <w:tc>
          <w:tcPr>
            <w:tcW w:w="50" w:type="pct"/>
            <w:hideMark/>
          </w:tcPr>
          <w:p w14:paraId="1C4486BF" w14:textId="77777777" w:rsidR="004A4ECC" w:rsidRDefault="004A4ECC">
            <w:pPr>
              <w:pStyle w:val="Bibliografie"/>
              <w:rPr>
                <w:noProof/>
              </w:rPr>
            </w:pPr>
            <w:r>
              <w:rPr>
                <w:noProof/>
              </w:rPr>
              <w:t xml:space="preserve">[14] </w:t>
            </w:r>
          </w:p>
        </w:tc>
        <w:tc>
          <w:tcPr>
            <w:tcW w:w="0" w:type="auto"/>
            <w:hideMark/>
          </w:tcPr>
          <w:p w14:paraId="0BF2170B" w14:textId="77777777" w:rsidR="004A4ECC" w:rsidRDefault="004A4ECC">
            <w:pPr>
              <w:pStyle w:val="Bibliografie"/>
              <w:rPr>
                <w:noProof/>
              </w:rPr>
            </w:pPr>
            <w:r w:rsidRPr="000F4B31">
              <w:rPr>
                <w:noProof/>
                <w:lang w:val="en-US"/>
              </w:rPr>
              <w:t xml:space="preserve">„Robotic arms,” [Online]. Available: https://ap.lc/cL01R. </w:t>
            </w:r>
            <w:r>
              <w:rPr>
                <w:noProof/>
              </w:rPr>
              <w:t>[Geopend 21 maart 2023].</w:t>
            </w:r>
          </w:p>
        </w:tc>
      </w:tr>
      <w:tr w:rsidR="004A4ECC" w14:paraId="2B58F359" w14:textId="77777777">
        <w:trPr>
          <w:divId w:val="1365516947"/>
          <w:tblCellSpacing w:w="15" w:type="dxa"/>
        </w:trPr>
        <w:tc>
          <w:tcPr>
            <w:tcW w:w="50" w:type="pct"/>
            <w:hideMark/>
          </w:tcPr>
          <w:p w14:paraId="58C7D307" w14:textId="77777777" w:rsidR="004A4ECC" w:rsidRDefault="004A4ECC">
            <w:pPr>
              <w:pStyle w:val="Bibliografie"/>
              <w:rPr>
                <w:noProof/>
              </w:rPr>
            </w:pPr>
            <w:r>
              <w:rPr>
                <w:noProof/>
              </w:rPr>
              <w:t xml:space="preserve">[15] </w:t>
            </w:r>
          </w:p>
        </w:tc>
        <w:tc>
          <w:tcPr>
            <w:tcW w:w="0" w:type="auto"/>
            <w:hideMark/>
          </w:tcPr>
          <w:p w14:paraId="04F7A3F0" w14:textId="77777777" w:rsidR="004A4ECC" w:rsidRDefault="004A4ECC">
            <w:pPr>
              <w:pStyle w:val="Bibliografie"/>
              <w:rPr>
                <w:noProof/>
              </w:rPr>
            </w:pPr>
            <w:r w:rsidRPr="000F4B31">
              <w:rPr>
                <w:noProof/>
                <w:lang w:val="en-US"/>
              </w:rPr>
              <w:t xml:space="preserve">R. Vaughn, „Machinedesign,” Machinedesign, 2 december 2013. </w:t>
            </w:r>
            <w:r w:rsidRPr="000F4B31">
              <w:rPr>
                <w:noProof/>
                <w:lang w:val="fr-BE"/>
              </w:rPr>
              <w:t xml:space="preserve">[Online]. Available: https://ap.lc/Xp3Y1. </w:t>
            </w:r>
            <w:r>
              <w:rPr>
                <w:noProof/>
              </w:rPr>
              <w:t>[Geopend 21 maart 2023].</w:t>
            </w:r>
          </w:p>
        </w:tc>
      </w:tr>
      <w:tr w:rsidR="004A4ECC" w14:paraId="20AE63C7" w14:textId="77777777">
        <w:trPr>
          <w:divId w:val="1365516947"/>
          <w:tblCellSpacing w:w="15" w:type="dxa"/>
        </w:trPr>
        <w:tc>
          <w:tcPr>
            <w:tcW w:w="50" w:type="pct"/>
            <w:hideMark/>
          </w:tcPr>
          <w:p w14:paraId="0E7C69E9" w14:textId="77777777" w:rsidR="004A4ECC" w:rsidRDefault="004A4ECC">
            <w:pPr>
              <w:pStyle w:val="Bibliografie"/>
              <w:rPr>
                <w:noProof/>
              </w:rPr>
            </w:pPr>
            <w:r>
              <w:rPr>
                <w:noProof/>
              </w:rPr>
              <w:lastRenderedPageBreak/>
              <w:t xml:space="preserve">[16] </w:t>
            </w:r>
          </w:p>
        </w:tc>
        <w:tc>
          <w:tcPr>
            <w:tcW w:w="0" w:type="auto"/>
            <w:hideMark/>
          </w:tcPr>
          <w:p w14:paraId="55F7DB8C" w14:textId="77777777" w:rsidR="004A4ECC" w:rsidRDefault="004A4ECC">
            <w:pPr>
              <w:pStyle w:val="Bibliografie"/>
              <w:rPr>
                <w:noProof/>
              </w:rPr>
            </w:pPr>
            <w:r w:rsidRPr="000F4B31">
              <w:rPr>
                <w:noProof/>
                <w:lang w:val="en-US"/>
              </w:rPr>
              <w:t xml:space="preserve">„Go to shoping,” [Online]. Available: https://ap.lc/ZoN4D. </w:t>
            </w:r>
            <w:r>
              <w:rPr>
                <w:noProof/>
              </w:rPr>
              <w:t>[Geopend 21 maart 2023].</w:t>
            </w:r>
          </w:p>
        </w:tc>
      </w:tr>
      <w:tr w:rsidR="004A4ECC" w14:paraId="4B4E564C" w14:textId="77777777">
        <w:trPr>
          <w:divId w:val="1365516947"/>
          <w:tblCellSpacing w:w="15" w:type="dxa"/>
        </w:trPr>
        <w:tc>
          <w:tcPr>
            <w:tcW w:w="50" w:type="pct"/>
            <w:hideMark/>
          </w:tcPr>
          <w:p w14:paraId="5D367B92" w14:textId="77777777" w:rsidR="004A4ECC" w:rsidRDefault="004A4ECC">
            <w:pPr>
              <w:pStyle w:val="Bibliografie"/>
              <w:rPr>
                <w:noProof/>
              </w:rPr>
            </w:pPr>
            <w:r>
              <w:rPr>
                <w:noProof/>
              </w:rPr>
              <w:t xml:space="preserve">[17] </w:t>
            </w:r>
          </w:p>
        </w:tc>
        <w:tc>
          <w:tcPr>
            <w:tcW w:w="0" w:type="auto"/>
            <w:hideMark/>
          </w:tcPr>
          <w:p w14:paraId="0E2F6550" w14:textId="77777777" w:rsidR="004A4ECC" w:rsidRDefault="004A4ECC">
            <w:pPr>
              <w:pStyle w:val="Bibliografie"/>
              <w:rPr>
                <w:noProof/>
              </w:rPr>
            </w:pPr>
            <w:r w:rsidRPr="000F4B31">
              <w:rPr>
                <w:noProof/>
                <w:lang w:val="fr-BE"/>
              </w:rPr>
              <w:t xml:space="preserve">M. Claussen, „Elektormagazine,” Elektormagazine, 12 juli 2022. [Online]. Available: https://ap.lc/lHw1e. </w:t>
            </w:r>
            <w:r>
              <w:rPr>
                <w:noProof/>
              </w:rPr>
              <w:t>[Geopend 21 maart 2023].</w:t>
            </w:r>
          </w:p>
        </w:tc>
      </w:tr>
      <w:tr w:rsidR="004A4ECC" w14:paraId="78EFF4E1" w14:textId="77777777">
        <w:trPr>
          <w:divId w:val="1365516947"/>
          <w:tblCellSpacing w:w="15" w:type="dxa"/>
        </w:trPr>
        <w:tc>
          <w:tcPr>
            <w:tcW w:w="50" w:type="pct"/>
            <w:hideMark/>
          </w:tcPr>
          <w:p w14:paraId="17519035" w14:textId="77777777" w:rsidR="004A4ECC" w:rsidRDefault="004A4ECC">
            <w:pPr>
              <w:pStyle w:val="Bibliografie"/>
              <w:rPr>
                <w:noProof/>
              </w:rPr>
            </w:pPr>
            <w:r>
              <w:rPr>
                <w:noProof/>
              </w:rPr>
              <w:t xml:space="preserve">[18] </w:t>
            </w:r>
          </w:p>
        </w:tc>
        <w:tc>
          <w:tcPr>
            <w:tcW w:w="0" w:type="auto"/>
            <w:hideMark/>
          </w:tcPr>
          <w:p w14:paraId="2F15F8A1" w14:textId="77777777" w:rsidR="004A4ECC" w:rsidRDefault="004A4ECC">
            <w:pPr>
              <w:pStyle w:val="Bibliografie"/>
              <w:rPr>
                <w:noProof/>
              </w:rPr>
            </w:pPr>
            <w:r>
              <w:rPr>
                <w:noProof/>
              </w:rPr>
              <w:t>„Kuka,” Kuka, [Online]. Available: https://ap.lc/gyjYQ. [Geopend 21 maart 2023].</w:t>
            </w:r>
          </w:p>
        </w:tc>
      </w:tr>
      <w:tr w:rsidR="004A4ECC" w14:paraId="3C46F76D" w14:textId="77777777">
        <w:trPr>
          <w:divId w:val="1365516947"/>
          <w:tblCellSpacing w:w="15" w:type="dxa"/>
        </w:trPr>
        <w:tc>
          <w:tcPr>
            <w:tcW w:w="50" w:type="pct"/>
            <w:hideMark/>
          </w:tcPr>
          <w:p w14:paraId="28924504" w14:textId="77777777" w:rsidR="004A4ECC" w:rsidRDefault="004A4ECC">
            <w:pPr>
              <w:pStyle w:val="Bibliografie"/>
              <w:rPr>
                <w:noProof/>
              </w:rPr>
            </w:pPr>
            <w:r>
              <w:rPr>
                <w:noProof/>
              </w:rPr>
              <w:t xml:space="preserve">[19] </w:t>
            </w:r>
          </w:p>
        </w:tc>
        <w:tc>
          <w:tcPr>
            <w:tcW w:w="0" w:type="auto"/>
            <w:hideMark/>
          </w:tcPr>
          <w:p w14:paraId="0E6E65E0" w14:textId="77777777" w:rsidR="004A4ECC" w:rsidRDefault="004A4ECC">
            <w:pPr>
              <w:pStyle w:val="Bibliografie"/>
              <w:rPr>
                <w:noProof/>
              </w:rPr>
            </w:pPr>
            <w:r w:rsidRPr="000F4B31">
              <w:rPr>
                <w:noProof/>
                <w:lang w:val="en-US"/>
              </w:rPr>
              <w:t xml:space="preserve">T. Nardi, „Hackaday,” Hackaday, 19 oktober 2020. </w:t>
            </w:r>
            <w:r w:rsidRPr="000F4B31">
              <w:rPr>
                <w:noProof/>
                <w:lang w:val="fr-BE"/>
              </w:rPr>
              <w:t xml:space="preserve">[Online]. Available: https://ap.lc/UFSXb. </w:t>
            </w:r>
            <w:r>
              <w:rPr>
                <w:noProof/>
              </w:rPr>
              <w:t>[Geopend 21 maat 2023].</w:t>
            </w:r>
          </w:p>
        </w:tc>
      </w:tr>
      <w:tr w:rsidR="004A4ECC" w14:paraId="1392ED1E" w14:textId="77777777">
        <w:trPr>
          <w:divId w:val="1365516947"/>
          <w:tblCellSpacing w:w="15" w:type="dxa"/>
        </w:trPr>
        <w:tc>
          <w:tcPr>
            <w:tcW w:w="50" w:type="pct"/>
            <w:hideMark/>
          </w:tcPr>
          <w:p w14:paraId="098EDB28" w14:textId="77777777" w:rsidR="004A4ECC" w:rsidRDefault="004A4ECC">
            <w:pPr>
              <w:pStyle w:val="Bibliografie"/>
              <w:rPr>
                <w:noProof/>
              </w:rPr>
            </w:pPr>
            <w:r>
              <w:rPr>
                <w:noProof/>
              </w:rPr>
              <w:t xml:space="preserve">[20] </w:t>
            </w:r>
          </w:p>
        </w:tc>
        <w:tc>
          <w:tcPr>
            <w:tcW w:w="0" w:type="auto"/>
            <w:hideMark/>
          </w:tcPr>
          <w:p w14:paraId="487A36BE" w14:textId="77777777" w:rsidR="004A4ECC" w:rsidRDefault="004A4ECC">
            <w:pPr>
              <w:pStyle w:val="Bibliografie"/>
              <w:rPr>
                <w:noProof/>
              </w:rPr>
            </w:pPr>
            <w:r w:rsidRPr="000F4B31">
              <w:rPr>
                <w:noProof/>
                <w:lang w:val="fr-BE"/>
              </w:rPr>
              <w:t xml:space="preserve">G. Klop, „Pure.tue,” Tue, 1992 januari 01. [Online]. Available: https://ap.lc/0subo. </w:t>
            </w:r>
            <w:r>
              <w:rPr>
                <w:noProof/>
              </w:rPr>
              <w:t>[Geopend 2023 maart 29].</w:t>
            </w:r>
          </w:p>
        </w:tc>
      </w:tr>
      <w:tr w:rsidR="004A4ECC" w14:paraId="4177EDC7" w14:textId="77777777">
        <w:trPr>
          <w:divId w:val="1365516947"/>
          <w:tblCellSpacing w:w="15" w:type="dxa"/>
        </w:trPr>
        <w:tc>
          <w:tcPr>
            <w:tcW w:w="50" w:type="pct"/>
            <w:hideMark/>
          </w:tcPr>
          <w:p w14:paraId="069F666D" w14:textId="77777777" w:rsidR="004A4ECC" w:rsidRDefault="004A4ECC">
            <w:pPr>
              <w:pStyle w:val="Bibliografie"/>
              <w:rPr>
                <w:noProof/>
              </w:rPr>
            </w:pPr>
            <w:r>
              <w:rPr>
                <w:noProof/>
              </w:rPr>
              <w:t xml:space="preserve">[21] </w:t>
            </w:r>
          </w:p>
        </w:tc>
        <w:tc>
          <w:tcPr>
            <w:tcW w:w="0" w:type="auto"/>
            <w:hideMark/>
          </w:tcPr>
          <w:p w14:paraId="2C2924DD" w14:textId="77777777" w:rsidR="004A4ECC" w:rsidRDefault="004A4ECC">
            <w:pPr>
              <w:pStyle w:val="Bibliografie"/>
              <w:rPr>
                <w:noProof/>
              </w:rPr>
            </w:pPr>
            <w:r w:rsidRPr="000F4B31">
              <w:rPr>
                <w:noProof/>
                <w:lang w:val="en-US"/>
              </w:rPr>
              <w:t xml:space="preserve">Sparkfun, „Sparkfun,” Sparkfun, [Online]. Available: https://ap.lc/GlkWh. </w:t>
            </w:r>
            <w:r>
              <w:rPr>
                <w:noProof/>
              </w:rPr>
              <w:t>[Geopend 19 mei 2023].</w:t>
            </w:r>
          </w:p>
        </w:tc>
      </w:tr>
      <w:tr w:rsidR="004A4ECC" w14:paraId="2DA3961B" w14:textId="77777777">
        <w:trPr>
          <w:divId w:val="1365516947"/>
          <w:tblCellSpacing w:w="15" w:type="dxa"/>
        </w:trPr>
        <w:tc>
          <w:tcPr>
            <w:tcW w:w="50" w:type="pct"/>
            <w:hideMark/>
          </w:tcPr>
          <w:p w14:paraId="30E9CDAD" w14:textId="77777777" w:rsidR="004A4ECC" w:rsidRDefault="004A4ECC">
            <w:pPr>
              <w:pStyle w:val="Bibliografie"/>
              <w:rPr>
                <w:noProof/>
                <w:lang w:val="nl-NL"/>
              </w:rPr>
            </w:pPr>
            <w:r>
              <w:rPr>
                <w:noProof/>
                <w:lang w:val="nl-NL"/>
              </w:rPr>
              <w:t xml:space="preserve">[22] </w:t>
            </w:r>
          </w:p>
        </w:tc>
        <w:tc>
          <w:tcPr>
            <w:tcW w:w="0" w:type="auto"/>
            <w:hideMark/>
          </w:tcPr>
          <w:p w14:paraId="14842C49" w14:textId="77777777" w:rsidR="004A4ECC" w:rsidRDefault="004A4ECC">
            <w:pPr>
              <w:pStyle w:val="Bibliografie"/>
              <w:rPr>
                <w:noProof/>
                <w:lang w:val="nl-NL"/>
              </w:rPr>
            </w:pPr>
            <w:r>
              <w:rPr>
                <w:noProof/>
                <w:lang w:val="nl-NL"/>
              </w:rPr>
              <w:t>Espressif, „Espressif,” Espressif systems, 2023. [Online]. Available: https://ap.lc/W5mUX. [Geopend 19 mei 2023].</w:t>
            </w:r>
          </w:p>
        </w:tc>
      </w:tr>
      <w:tr w:rsidR="004A4ECC" w14:paraId="2F3238E4" w14:textId="77777777">
        <w:trPr>
          <w:divId w:val="1365516947"/>
          <w:tblCellSpacing w:w="15" w:type="dxa"/>
        </w:trPr>
        <w:tc>
          <w:tcPr>
            <w:tcW w:w="50" w:type="pct"/>
            <w:hideMark/>
          </w:tcPr>
          <w:p w14:paraId="77C25C60" w14:textId="77777777" w:rsidR="004A4ECC" w:rsidRDefault="004A4ECC">
            <w:pPr>
              <w:pStyle w:val="Bibliografie"/>
              <w:rPr>
                <w:noProof/>
              </w:rPr>
            </w:pPr>
            <w:r>
              <w:rPr>
                <w:noProof/>
              </w:rPr>
              <w:t xml:space="preserve">[23] </w:t>
            </w:r>
          </w:p>
        </w:tc>
        <w:tc>
          <w:tcPr>
            <w:tcW w:w="0" w:type="auto"/>
            <w:hideMark/>
          </w:tcPr>
          <w:p w14:paraId="765ED585" w14:textId="77777777" w:rsidR="004A4ECC" w:rsidRDefault="004A4ECC">
            <w:pPr>
              <w:pStyle w:val="Bibliografie"/>
              <w:rPr>
                <w:noProof/>
              </w:rPr>
            </w:pPr>
            <w:r w:rsidRPr="000F4B31">
              <w:rPr>
                <w:noProof/>
                <w:lang w:val="en-US"/>
              </w:rPr>
              <w:t xml:space="preserve">TRINAMIC, „Digikey,” Digikey, 12 2017. [Online]. Available: https://www.digikey.be/reference-designs/en/motor-control/motor-control/2276. </w:t>
            </w:r>
            <w:r>
              <w:rPr>
                <w:noProof/>
              </w:rPr>
              <w:t>[Geopend 18 mei 2023].</w:t>
            </w:r>
          </w:p>
        </w:tc>
      </w:tr>
      <w:tr w:rsidR="004A4ECC" w14:paraId="61277DDA" w14:textId="77777777">
        <w:trPr>
          <w:divId w:val="1365516947"/>
          <w:tblCellSpacing w:w="15" w:type="dxa"/>
        </w:trPr>
        <w:tc>
          <w:tcPr>
            <w:tcW w:w="50" w:type="pct"/>
            <w:hideMark/>
          </w:tcPr>
          <w:p w14:paraId="34BD5A1F" w14:textId="77777777" w:rsidR="004A4ECC" w:rsidRDefault="004A4ECC">
            <w:pPr>
              <w:pStyle w:val="Bibliografie"/>
              <w:rPr>
                <w:noProof/>
              </w:rPr>
            </w:pPr>
            <w:r>
              <w:rPr>
                <w:noProof/>
              </w:rPr>
              <w:t xml:space="preserve">[24] </w:t>
            </w:r>
          </w:p>
        </w:tc>
        <w:tc>
          <w:tcPr>
            <w:tcW w:w="0" w:type="auto"/>
            <w:hideMark/>
          </w:tcPr>
          <w:p w14:paraId="5F372230" w14:textId="77777777" w:rsidR="004A4ECC" w:rsidRDefault="004A4ECC">
            <w:pPr>
              <w:pStyle w:val="Bibliografie"/>
              <w:rPr>
                <w:noProof/>
              </w:rPr>
            </w:pPr>
            <w:r w:rsidRPr="000F4B31">
              <w:rPr>
                <w:noProof/>
                <w:lang w:val="en-US"/>
              </w:rPr>
              <w:t xml:space="preserve">Espressif, „Espressif,” Espressif systems, 06 December 2012. [Online]. </w:t>
            </w:r>
            <w:r>
              <w:rPr>
                <w:noProof/>
              </w:rPr>
              <w:t>Available: https://ap.lc/yFm0c. [Geopend 20 mei 2023].</w:t>
            </w:r>
          </w:p>
        </w:tc>
      </w:tr>
      <w:tr w:rsidR="004A4ECC" w14:paraId="0A5D707F" w14:textId="77777777">
        <w:trPr>
          <w:divId w:val="1365516947"/>
          <w:tblCellSpacing w:w="15" w:type="dxa"/>
        </w:trPr>
        <w:tc>
          <w:tcPr>
            <w:tcW w:w="50" w:type="pct"/>
            <w:hideMark/>
          </w:tcPr>
          <w:p w14:paraId="4313FC0C" w14:textId="77777777" w:rsidR="004A4ECC" w:rsidRDefault="004A4ECC">
            <w:pPr>
              <w:pStyle w:val="Bibliografie"/>
              <w:rPr>
                <w:noProof/>
              </w:rPr>
            </w:pPr>
            <w:r>
              <w:rPr>
                <w:noProof/>
              </w:rPr>
              <w:t xml:space="preserve">[25] </w:t>
            </w:r>
          </w:p>
        </w:tc>
        <w:tc>
          <w:tcPr>
            <w:tcW w:w="0" w:type="auto"/>
            <w:hideMark/>
          </w:tcPr>
          <w:p w14:paraId="70B928C1" w14:textId="77777777" w:rsidR="004A4ECC" w:rsidRDefault="004A4ECC">
            <w:pPr>
              <w:pStyle w:val="Bibliografie"/>
              <w:rPr>
                <w:noProof/>
              </w:rPr>
            </w:pPr>
            <w:r w:rsidRPr="000F4B31">
              <w:rPr>
                <w:noProof/>
                <w:lang w:val="fr-BE"/>
              </w:rPr>
              <w:t xml:space="preserve">Blaisebaette, „Instructables,” [Online]. Available: https://ap.lc/KWCGc. </w:t>
            </w:r>
            <w:r>
              <w:rPr>
                <w:noProof/>
              </w:rPr>
              <w:t>[Geopend 20 mei 2023].</w:t>
            </w:r>
          </w:p>
        </w:tc>
      </w:tr>
      <w:tr w:rsidR="004A4ECC" w14:paraId="0F6ECED8" w14:textId="77777777">
        <w:trPr>
          <w:divId w:val="1365516947"/>
          <w:tblCellSpacing w:w="15" w:type="dxa"/>
        </w:trPr>
        <w:tc>
          <w:tcPr>
            <w:tcW w:w="50" w:type="pct"/>
            <w:hideMark/>
          </w:tcPr>
          <w:p w14:paraId="3DB17FB2" w14:textId="77777777" w:rsidR="004A4ECC" w:rsidRDefault="004A4ECC">
            <w:pPr>
              <w:pStyle w:val="Bibliografie"/>
              <w:rPr>
                <w:noProof/>
              </w:rPr>
            </w:pPr>
            <w:r>
              <w:rPr>
                <w:noProof/>
              </w:rPr>
              <w:t xml:space="preserve">[26] </w:t>
            </w:r>
          </w:p>
        </w:tc>
        <w:tc>
          <w:tcPr>
            <w:tcW w:w="0" w:type="auto"/>
            <w:hideMark/>
          </w:tcPr>
          <w:p w14:paraId="5D7C950C" w14:textId="77777777" w:rsidR="004A4ECC" w:rsidRDefault="004A4ECC">
            <w:pPr>
              <w:pStyle w:val="Bibliografie"/>
              <w:rPr>
                <w:noProof/>
              </w:rPr>
            </w:pPr>
            <w:r>
              <w:rPr>
                <w:noProof/>
              </w:rPr>
              <w:t>G. Schorcht, „Riot,” [Online]. Available: https://ap.lc/q2g6g. [Geopend 20 mei 2023].</w:t>
            </w:r>
          </w:p>
        </w:tc>
      </w:tr>
      <w:tr w:rsidR="004A4ECC" w14:paraId="1267EC48" w14:textId="77777777">
        <w:trPr>
          <w:divId w:val="1365516947"/>
          <w:tblCellSpacing w:w="15" w:type="dxa"/>
        </w:trPr>
        <w:tc>
          <w:tcPr>
            <w:tcW w:w="50" w:type="pct"/>
            <w:hideMark/>
          </w:tcPr>
          <w:p w14:paraId="2901F402" w14:textId="77777777" w:rsidR="004A4ECC" w:rsidRDefault="004A4ECC">
            <w:pPr>
              <w:pStyle w:val="Bibliografie"/>
              <w:rPr>
                <w:noProof/>
              </w:rPr>
            </w:pPr>
            <w:r>
              <w:rPr>
                <w:noProof/>
              </w:rPr>
              <w:t xml:space="preserve">[27] </w:t>
            </w:r>
          </w:p>
        </w:tc>
        <w:tc>
          <w:tcPr>
            <w:tcW w:w="0" w:type="auto"/>
            <w:hideMark/>
          </w:tcPr>
          <w:p w14:paraId="4AFACBC4" w14:textId="77777777" w:rsidR="004A4ECC" w:rsidRDefault="004A4ECC">
            <w:pPr>
              <w:pStyle w:val="Bibliografie"/>
              <w:rPr>
                <w:noProof/>
              </w:rPr>
            </w:pPr>
            <w:r w:rsidRPr="000F4B31">
              <w:rPr>
                <w:noProof/>
                <w:lang w:val="en-US"/>
              </w:rPr>
              <w:t xml:space="preserve">Robotics, „robotics,” [Online]. Available: https://ap.lc/yF6s1. </w:t>
            </w:r>
            <w:r>
              <w:rPr>
                <w:noProof/>
              </w:rPr>
              <w:t>[Geopend 21 mei 2023].</w:t>
            </w:r>
          </w:p>
        </w:tc>
      </w:tr>
      <w:tr w:rsidR="004A4ECC" w14:paraId="5B417BFB" w14:textId="77777777">
        <w:trPr>
          <w:divId w:val="1365516947"/>
          <w:tblCellSpacing w:w="15" w:type="dxa"/>
        </w:trPr>
        <w:tc>
          <w:tcPr>
            <w:tcW w:w="50" w:type="pct"/>
            <w:hideMark/>
          </w:tcPr>
          <w:p w14:paraId="37E043F9" w14:textId="77777777" w:rsidR="004A4ECC" w:rsidRDefault="004A4ECC">
            <w:pPr>
              <w:pStyle w:val="Bibliografie"/>
              <w:rPr>
                <w:noProof/>
              </w:rPr>
            </w:pPr>
            <w:r>
              <w:rPr>
                <w:noProof/>
              </w:rPr>
              <w:t xml:space="preserve">[28] </w:t>
            </w:r>
          </w:p>
        </w:tc>
        <w:tc>
          <w:tcPr>
            <w:tcW w:w="0" w:type="auto"/>
            <w:hideMark/>
          </w:tcPr>
          <w:p w14:paraId="319C7BAD" w14:textId="77777777" w:rsidR="004A4ECC" w:rsidRDefault="004A4ECC">
            <w:pPr>
              <w:pStyle w:val="Bibliografie"/>
              <w:rPr>
                <w:noProof/>
              </w:rPr>
            </w:pPr>
            <w:r w:rsidRPr="000F4B31">
              <w:rPr>
                <w:noProof/>
                <w:lang w:val="en-US"/>
              </w:rPr>
              <w:t xml:space="preserve">Pishop, „Pishop,” [Online]. Available: https://ap.lc/FYUwR. </w:t>
            </w:r>
            <w:r>
              <w:rPr>
                <w:noProof/>
              </w:rPr>
              <w:t>[Geopend 22 mei 2023].</w:t>
            </w:r>
          </w:p>
        </w:tc>
      </w:tr>
      <w:tr w:rsidR="004A4ECC" w:rsidRPr="000F4B31" w14:paraId="17805926" w14:textId="77777777">
        <w:trPr>
          <w:divId w:val="1365516947"/>
          <w:tblCellSpacing w:w="15" w:type="dxa"/>
        </w:trPr>
        <w:tc>
          <w:tcPr>
            <w:tcW w:w="50" w:type="pct"/>
            <w:hideMark/>
          </w:tcPr>
          <w:p w14:paraId="7A3E27BE" w14:textId="77777777" w:rsidR="004A4ECC" w:rsidRDefault="004A4ECC">
            <w:pPr>
              <w:pStyle w:val="Bibliografie"/>
              <w:rPr>
                <w:noProof/>
              </w:rPr>
            </w:pPr>
            <w:r>
              <w:rPr>
                <w:noProof/>
              </w:rPr>
              <w:t xml:space="preserve">[29] </w:t>
            </w:r>
          </w:p>
        </w:tc>
        <w:tc>
          <w:tcPr>
            <w:tcW w:w="0" w:type="auto"/>
            <w:hideMark/>
          </w:tcPr>
          <w:p w14:paraId="3D87A2E1" w14:textId="77777777" w:rsidR="004A4ECC" w:rsidRPr="000F4B31" w:rsidRDefault="004A4ECC">
            <w:pPr>
              <w:pStyle w:val="Bibliografie"/>
              <w:rPr>
                <w:noProof/>
                <w:lang w:val="en-US"/>
              </w:rPr>
            </w:pPr>
            <w:r w:rsidRPr="000F4B31">
              <w:rPr>
                <w:noProof/>
                <w:lang w:val="en-US"/>
              </w:rPr>
              <w:t>TME, „TME,” TME, 08 augustus 2020. [Online]. Available: https://ap.lc/VQVPt. [Geopend 22 mei 2023].</w:t>
            </w:r>
          </w:p>
        </w:tc>
      </w:tr>
      <w:tr w:rsidR="004A4ECC" w14:paraId="0F61E39D" w14:textId="77777777">
        <w:trPr>
          <w:divId w:val="1365516947"/>
          <w:tblCellSpacing w:w="15" w:type="dxa"/>
        </w:trPr>
        <w:tc>
          <w:tcPr>
            <w:tcW w:w="50" w:type="pct"/>
            <w:hideMark/>
          </w:tcPr>
          <w:p w14:paraId="31E8BE41" w14:textId="77777777" w:rsidR="004A4ECC" w:rsidRDefault="004A4ECC">
            <w:pPr>
              <w:pStyle w:val="Bibliografie"/>
              <w:rPr>
                <w:noProof/>
              </w:rPr>
            </w:pPr>
            <w:r>
              <w:rPr>
                <w:noProof/>
              </w:rPr>
              <w:lastRenderedPageBreak/>
              <w:t xml:space="preserve">[30] </w:t>
            </w:r>
          </w:p>
        </w:tc>
        <w:tc>
          <w:tcPr>
            <w:tcW w:w="0" w:type="auto"/>
            <w:hideMark/>
          </w:tcPr>
          <w:p w14:paraId="48D786F9" w14:textId="77777777" w:rsidR="004A4ECC" w:rsidRDefault="004A4ECC">
            <w:pPr>
              <w:pStyle w:val="Bibliografie"/>
              <w:rPr>
                <w:noProof/>
              </w:rPr>
            </w:pPr>
            <w:r w:rsidRPr="000F4B31">
              <w:rPr>
                <w:noProof/>
                <w:lang w:val="en-US"/>
              </w:rPr>
              <w:t xml:space="preserve">„circuitcalculator,” 31 januari 2006. [Online]. Available: https://ap.lc/aBSjM. </w:t>
            </w:r>
            <w:r>
              <w:rPr>
                <w:noProof/>
              </w:rPr>
              <w:t>[Geopend 23 mei 2023].</w:t>
            </w:r>
          </w:p>
        </w:tc>
      </w:tr>
      <w:tr w:rsidR="004A4ECC" w14:paraId="5CB923B3" w14:textId="77777777">
        <w:trPr>
          <w:divId w:val="1365516947"/>
          <w:tblCellSpacing w:w="15" w:type="dxa"/>
        </w:trPr>
        <w:tc>
          <w:tcPr>
            <w:tcW w:w="50" w:type="pct"/>
            <w:hideMark/>
          </w:tcPr>
          <w:p w14:paraId="3965B9C1" w14:textId="77777777" w:rsidR="004A4ECC" w:rsidRDefault="004A4ECC">
            <w:pPr>
              <w:pStyle w:val="Bibliografie"/>
              <w:rPr>
                <w:noProof/>
              </w:rPr>
            </w:pPr>
            <w:r>
              <w:rPr>
                <w:noProof/>
              </w:rPr>
              <w:t xml:space="preserve">[31] </w:t>
            </w:r>
          </w:p>
        </w:tc>
        <w:tc>
          <w:tcPr>
            <w:tcW w:w="0" w:type="auto"/>
            <w:hideMark/>
          </w:tcPr>
          <w:p w14:paraId="0E93F20A" w14:textId="77777777" w:rsidR="004A4ECC" w:rsidRDefault="004A4ECC">
            <w:pPr>
              <w:pStyle w:val="Bibliografie"/>
              <w:rPr>
                <w:noProof/>
              </w:rPr>
            </w:pPr>
            <w:r w:rsidRPr="000F4B31">
              <w:rPr>
                <w:noProof/>
                <w:lang w:val="fr-BE"/>
              </w:rPr>
              <w:t xml:space="preserve">Y. YAKIMOVA, „Europees parlement,” Europees parlement, 07 juni 2022. </w:t>
            </w:r>
            <w:r>
              <w:rPr>
                <w:noProof/>
              </w:rPr>
              <w:t>[Online]. Available: https://ap.lc/BxmRq. [Geopend 20 maart 2023].</w:t>
            </w:r>
          </w:p>
        </w:tc>
      </w:tr>
      <w:tr w:rsidR="004A4ECC" w14:paraId="34D83EFE" w14:textId="77777777">
        <w:trPr>
          <w:divId w:val="1365516947"/>
          <w:tblCellSpacing w:w="15" w:type="dxa"/>
        </w:trPr>
        <w:tc>
          <w:tcPr>
            <w:tcW w:w="50" w:type="pct"/>
            <w:hideMark/>
          </w:tcPr>
          <w:p w14:paraId="459B8177" w14:textId="77777777" w:rsidR="004A4ECC" w:rsidRDefault="004A4ECC">
            <w:pPr>
              <w:pStyle w:val="Bibliografie"/>
              <w:rPr>
                <w:noProof/>
              </w:rPr>
            </w:pPr>
            <w:r>
              <w:rPr>
                <w:noProof/>
              </w:rPr>
              <w:t xml:space="preserve">[32] </w:t>
            </w:r>
          </w:p>
        </w:tc>
        <w:tc>
          <w:tcPr>
            <w:tcW w:w="0" w:type="auto"/>
            <w:hideMark/>
          </w:tcPr>
          <w:p w14:paraId="79C27A3C" w14:textId="77777777" w:rsidR="004A4ECC" w:rsidRDefault="004A4ECC">
            <w:pPr>
              <w:pStyle w:val="Bibliografie"/>
              <w:rPr>
                <w:noProof/>
              </w:rPr>
            </w:pPr>
            <w:r w:rsidRPr="000F4B31">
              <w:rPr>
                <w:noProof/>
                <w:lang w:val="en-US"/>
              </w:rPr>
              <w:t xml:space="preserve">„almotion,” almotion, [Online]. Available: https://ap.lc/amwzP. </w:t>
            </w:r>
            <w:r>
              <w:rPr>
                <w:noProof/>
              </w:rPr>
              <w:t>[Geopend 2023 maart 28].</w:t>
            </w:r>
          </w:p>
        </w:tc>
      </w:tr>
      <w:tr w:rsidR="004A4ECC" w14:paraId="603BAD92" w14:textId="77777777">
        <w:trPr>
          <w:divId w:val="1365516947"/>
          <w:tblCellSpacing w:w="15" w:type="dxa"/>
        </w:trPr>
        <w:tc>
          <w:tcPr>
            <w:tcW w:w="50" w:type="pct"/>
            <w:hideMark/>
          </w:tcPr>
          <w:p w14:paraId="66F55F07" w14:textId="77777777" w:rsidR="004A4ECC" w:rsidRDefault="004A4ECC">
            <w:pPr>
              <w:pStyle w:val="Bibliografie"/>
              <w:rPr>
                <w:noProof/>
              </w:rPr>
            </w:pPr>
            <w:r>
              <w:rPr>
                <w:noProof/>
              </w:rPr>
              <w:t xml:space="preserve">[33] </w:t>
            </w:r>
          </w:p>
        </w:tc>
        <w:tc>
          <w:tcPr>
            <w:tcW w:w="0" w:type="auto"/>
            <w:hideMark/>
          </w:tcPr>
          <w:p w14:paraId="6E4B77B1" w14:textId="77777777" w:rsidR="004A4ECC" w:rsidRDefault="004A4ECC">
            <w:pPr>
              <w:pStyle w:val="Bibliografie"/>
              <w:rPr>
                <w:noProof/>
              </w:rPr>
            </w:pPr>
            <w:r>
              <w:rPr>
                <w:noProof/>
              </w:rPr>
              <w:t>„zvstechniek,” zvstechniek, [Online]. Available: https://ap.lc/gdEbe. [Geopend 2023 maart 28].</w:t>
            </w:r>
          </w:p>
        </w:tc>
      </w:tr>
    </w:tbl>
    <w:p w14:paraId="6C7EA602" w14:textId="77777777" w:rsidR="004A4ECC" w:rsidRDefault="004A4ECC">
      <w:pPr>
        <w:divId w:val="1365516947"/>
        <w:rPr>
          <w:rFonts w:eastAsia="Times New Roman"/>
          <w:noProof/>
        </w:rPr>
      </w:pPr>
    </w:p>
    <w:p w14:paraId="7C6E4F73" w14:textId="201C8F7C" w:rsidR="00A90F87" w:rsidRPr="00A90F87" w:rsidRDefault="0055345B" w:rsidP="003A5055">
      <w:pPr>
        <w:pStyle w:val="Geenafstand"/>
        <w:rPr>
          <w:lang w:val="en-US"/>
        </w:rPr>
        <w:sectPr w:rsidR="00A90F87" w:rsidRPr="00A90F87" w:rsidSect="00995550">
          <w:pgSz w:w="11906" w:h="16838"/>
          <w:pgMar w:top="1417" w:right="1417" w:bottom="1417" w:left="1417" w:header="708" w:footer="708" w:gutter="0"/>
          <w:cols w:space="708"/>
          <w:titlePg/>
          <w:docGrid w:linePitch="360"/>
        </w:sectPr>
      </w:pPr>
      <w:r>
        <w:rPr>
          <w:lang w:val="en-US"/>
        </w:rPr>
        <w:fldChar w:fldCharType="end"/>
      </w:r>
    </w:p>
    <w:p w14:paraId="489C5A84" w14:textId="3EC15EE5" w:rsidR="000172BD" w:rsidRDefault="00867C8D" w:rsidP="000172BD">
      <w:pPr>
        <w:pStyle w:val="Geenafstand"/>
        <w:rPr>
          <w:lang w:val="nl-NL"/>
        </w:rPr>
      </w:pPr>
      <w:bookmarkStart w:id="127" w:name="_Toc133405059"/>
      <w:r>
        <w:rPr>
          <w:lang w:val="nl-NL"/>
        </w:rPr>
        <w:lastRenderedPageBreak/>
        <w:t>Bijlagenoverzicht</w:t>
      </w:r>
      <w:bookmarkEnd w:id="127"/>
    </w:p>
    <w:p w14:paraId="3AE8A1A8" w14:textId="77777777" w:rsidR="00830C48" w:rsidRDefault="002032D8" w:rsidP="000172BD">
      <w:pPr>
        <w:pStyle w:val="Bijlagen"/>
      </w:pPr>
      <w:bookmarkStart w:id="128" w:name="_Toc133405060"/>
      <w:r w:rsidRPr="00DE4D88">
        <w:t>Bijlage</w:t>
      </w:r>
      <w:r>
        <w:t xml:space="preserve"> 1: Kopieën datasheets</w:t>
      </w:r>
      <w:bookmarkEnd w:id="128"/>
    </w:p>
    <w:p w14:paraId="3A19D295" w14:textId="77777777" w:rsidR="009E4359" w:rsidRDefault="009E4359" w:rsidP="009E4359">
      <w:pPr>
        <w:rPr>
          <w:lang w:val="nl-NL"/>
        </w:rPr>
      </w:pPr>
    </w:p>
    <w:p w14:paraId="151EB5EB" w14:textId="41CDF589" w:rsidR="009E4359" w:rsidRPr="009E4359" w:rsidRDefault="009E4359" w:rsidP="009E4359">
      <w:pPr>
        <w:pStyle w:val="Bijschrift"/>
        <w:rPr>
          <w:lang w:val="nl-NL"/>
        </w:rPr>
        <w:sectPr w:rsidR="009E4359" w:rsidRPr="009E4359" w:rsidSect="00995550">
          <w:pgSz w:w="11906" w:h="16838"/>
          <w:pgMar w:top="1417" w:right="1417" w:bottom="1417" w:left="1417" w:header="708" w:footer="708" w:gutter="0"/>
          <w:cols w:space="708"/>
          <w:titlePg/>
          <w:docGrid w:linePitch="360"/>
        </w:sectPr>
      </w:pPr>
      <w:r>
        <w:t xml:space="preserve">Bijlage </w:t>
      </w:r>
      <w:r>
        <w:fldChar w:fldCharType="begin"/>
      </w:r>
      <w:r>
        <w:instrText xml:space="preserve"> SEQ Bijlage \* ARABIC </w:instrText>
      </w:r>
      <w:r>
        <w:fldChar w:fldCharType="separate"/>
      </w:r>
      <w:r w:rsidR="00B95FD8">
        <w:rPr>
          <w:noProof/>
        </w:rPr>
        <w:t>1</w:t>
      </w:r>
      <w:r>
        <w:fldChar w:fldCharType="end"/>
      </w:r>
      <w:r>
        <w:t>: nog in te vullen</w:t>
      </w:r>
    </w:p>
    <w:p w14:paraId="24950A24" w14:textId="77777777" w:rsidR="00830C48" w:rsidRDefault="0033538F" w:rsidP="00830C48">
      <w:pPr>
        <w:pStyle w:val="Bijlagen"/>
      </w:pPr>
      <w:bookmarkStart w:id="129" w:name="_Toc133405061"/>
      <w:r w:rsidRPr="0033538F">
        <w:lastRenderedPageBreak/>
        <w:t xml:space="preserve">Bijlage 2: </w:t>
      </w:r>
      <w:r w:rsidR="004E1110" w:rsidRPr="00830C48">
        <w:t>BOM</w:t>
      </w:r>
      <w:bookmarkEnd w:id="129"/>
    </w:p>
    <w:p w14:paraId="3020C012" w14:textId="2F98BC98" w:rsidR="009E4359" w:rsidRDefault="009E4359" w:rsidP="009E4359">
      <w:pPr>
        <w:pStyle w:val="Bijschrift"/>
        <w:keepNext/>
      </w:pPr>
      <w:bookmarkStart w:id="130" w:name="_Toc133405099"/>
      <w:r>
        <w:t xml:space="preserve">Tabel </w:t>
      </w:r>
      <w:r>
        <w:fldChar w:fldCharType="begin"/>
      </w:r>
      <w:r>
        <w:instrText xml:space="preserve"> SEQ Tabel \* ARABIC </w:instrText>
      </w:r>
      <w:r>
        <w:fldChar w:fldCharType="separate"/>
      </w:r>
      <w:r w:rsidR="00B95FD8">
        <w:rPr>
          <w:noProof/>
        </w:rPr>
        <w:t>5</w:t>
      </w:r>
      <w:r>
        <w:fldChar w:fldCharType="end"/>
      </w:r>
      <w:r>
        <w:t>: BOM</w:t>
      </w:r>
      <w:bookmarkEnd w:id="130"/>
    </w:p>
    <w:tbl>
      <w:tblPr>
        <w:tblW w:w="13041" w:type="dxa"/>
        <w:tblLayout w:type="fixed"/>
        <w:tblCellMar>
          <w:top w:w="15" w:type="dxa"/>
          <w:left w:w="70" w:type="dxa"/>
          <w:bottom w:w="15" w:type="dxa"/>
          <w:right w:w="70" w:type="dxa"/>
        </w:tblCellMar>
        <w:tblLook w:val="04A0" w:firstRow="1" w:lastRow="0" w:firstColumn="1" w:lastColumn="0" w:noHBand="0" w:noVBand="1"/>
      </w:tblPr>
      <w:tblGrid>
        <w:gridCol w:w="1701"/>
        <w:gridCol w:w="709"/>
        <w:gridCol w:w="4253"/>
        <w:gridCol w:w="708"/>
        <w:gridCol w:w="851"/>
        <w:gridCol w:w="1134"/>
        <w:gridCol w:w="1701"/>
        <w:gridCol w:w="1984"/>
      </w:tblGrid>
      <w:tr w:rsidR="00830C48" w:rsidRPr="006E281A" w14:paraId="3C759B3D" w14:textId="77777777" w:rsidTr="009A7D8E">
        <w:trPr>
          <w:trHeight w:val="300"/>
        </w:trPr>
        <w:tc>
          <w:tcPr>
            <w:tcW w:w="1701" w:type="dxa"/>
            <w:tcBorders>
              <w:top w:val="nil"/>
              <w:left w:val="nil"/>
              <w:bottom w:val="nil"/>
              <w:right w:val="nil"/>
            </w:tcBorders>
            <w:noWrap/>
            <w:vAlign w:val="bottom"/>
            <w:hideMark/>
          </w:tcPr>
          <w:p w14:paraId="04B2BDB4" w14:textId="77777777" w:rsidR="00830C48" w:rsidRPr="006E281A" w:rsidRDefault="00830C48">
            <w:pPr>
              <w:spacing w:before="0" w:after="0" w:line="240" w:lineRule="auto"/>
              <w:rPr>
                <w:rFonts w:ascii="Calibri" w:eastAsia="Times New Roman" w:hAnsi="Calibri" w:cs="Calibri"/>
                <w:b/>
                <w:bCs/>
                <w:color w:val="000000"/>
                <w:sz w:val="22"/>
                <w:lang w:eastAsia="nl-BE"/>
              </w:rPr>
            </w:pPr>
            <w:r w:rsidRPr="006E281A">
              <w:rPr>
                <w:rFonts w:ascii="Calibri" w:eastAsia="Times New Roman" w:hAnsi="Calibri" w:cs="Calibri"/>
                <w:b/>
                <w:bCs/>
                <w:color w:val="000000"/>
                <w:sz w:val="22"/>
                <w:lang w:eastAsia="nl-BE"/>
              </w:rPr>
              <w:t>Product</w:t>
            </w:r>
          </w:p>
        </w:tc>
        <w:tc>
          <w:tcPr>
            <w:tcW w:w="709" w:type="dxa"/>
            <w:tcBorders>
              <w:top w:val="nil"/>
              <w:left w:val="nil"/>
              <w:bottom w:val="nil"/>
              <w:right w:val="nil"/>
            </w:tcBorders>
            <w:noWrap/>
            <w:vAlign w:val="bottom"/>
            <w:hideMark/>
          </w:tcPr>
          <w:p w14:paraId="582465D3" w14:textId="77777777" w:rsidR="00830C48" w:rsidRPr="006E281A" w:rsidRDefault="00830C48">
            <w:pPr>
              <w:spacing w:before="0" w:after="0" w:line="240" w:lineRule="auto"/>
              <w:rPr>
                <w:rFonts w:ascii="Calibri" w:eastAsia="Times New Roman" w:hAnsi="Calibri" w:cs="Calibri"/>
                <w:b/>
                <w:bCs/>
                <w:color w:val="000000"/>
                <w:sz w:val="22"/>
                <w:lang w:eastAsia="nl-BE"/>
              </w:rPr>
            </w:pPr>
            <w:r w:rsidRPr="006E281A">
              <w:rPr>
                <w:rFonts w:ascii="Calibri" w:eastAsia="Times New Roman" w:hAnsi="Calibri" w:cs="Calibri"/>
                <w:b/>
                <w:bCs/>
                <w:color w:val="000000"/>
                <w:sz w:val="22"/>
                <w:lang w:eastAsia="nl-BE"/>
              </w:rPr>
              <w:t>Type</w:t>
            </w:r>
          </w:p>
        </w:tc>
        <w:tc>
          <w:tcPr>
            <w:tcW w:w="4253" w:type="dxa"/>
            <w:tcBorders>
              <w:top w:val="nil"/>
              <w:left w:val="nil"/>
              <w:bottom w:val="nil"/>
              <w:right w:val="nil"/>
            </w:tcBorders>
            <w:noWrap/>
            <w:vAlign w:val="bottom"/>
            <w:hideMark/>
          </w:tcPr>
          <w:p w14:paraId="07633BC7" w14:textId="77777777" w:rsidR="00830C48" w:rsidRPr="006E281A" w:rsidRDefault="00830C48">
            <w:pPr>
              <w:spacing w:before="0" w:after="0" w:line="240" w:lineRule="auto"/>
              <w:rPr>
                <w:rFonts w:ascii="Calibri" w:eastAsia="Times New Roman" w:hAnsi="Calibri" w:cs="Calibri"/>
                <w:b/>
                <w:bCs/>
                <w:color w:val="000000"/>
                <w:sz w:val="22"/>
                <w:lang w:eastAsia="nl-BE"/>
              </w:rPr>
            </w:pPr>
            <w:r w:rsidRPr="006E281A">
              <w:rPr>
                <w:rFonts w:ascii="Calibri" w:eastAsia="Times New Roman" w:hAnsi="Calibri" w:cs="Calibri"/>
                <w:b/>
                <w:bCs/>
                <w:color w:val="000000"/>
                <w:sz w:val="22"/>
                <w:lang w:eastAsia="nl-BE"/>
              </w:rPr>
              <w:t>Link</w:t>
            </w:r>
          </w:p>
        </w:tc>
        <w:tc>
          <w:tcPr>
            <w:tcW w:w="708" w:type="dxa"/>
            <w:tcBorders>
              <w:top w:val="nil"/>
              <w:left w:val="nil"/>
              <w:bottom w:val="nil"/>
              <w:right w:val="nil"/>
            </w:tcBorders>
            <w:noWrap/>
            <w:vAlign w:val="bottom"/>
            <w:hideMark/>
          </w:tcPr>
          <w:p w14:paraId="04F8F8E5" w14:textId="77777777" w:rsidR="00830C48" w:rsidRPr="006E281A" w:rsidRDefault="00830C48">
            <w:pPr>
              <w:spacing w:before="0" w:after="0" w:line="240" w:lineRule="auto"/>
              <w:jc w:val="right"/>
              <w:rPr>
                <w:rFonts w:ascii="Calibri" w:eastAsia="Times New Roman" w:hAnsi="Calibri" w:cs="Calibri"/>
                <w:b/>
                <w:bCs/>
                <w:color w:val="000000"/>
                <w:sz w:val="22"/>
                <w:lang w:eastAsia="nl-BE"/>
              </w:rPr>
            </w:pPr>
            <w:r w:rsidRPr="006E281A">
              <w:rPr>
                <w:rFonts w:ascii="Calibri" w:eastAsia="Times New Roman" w:hAnsi="Calibri" w:cs="Calibri"/>
                <w:b/>
                <w:bCs/>
                <w:color w:val="000000"/>
                <w:sz w:val="22"/>
                <w:lang w:eastAsia="nl-BE"/>
              </w:rPr>
              <w:t>Stuks</w:t>
            </w:r>
          </w:p>
        </w:tc>
        <w:tc>
          <w:tcPr>
            <w:tcW w:w="851" w:type="dxa"/>
            <w:tcBorders>
              <w:top w:val="nil"/>
              <w:left w:val="nil"/>
              <w:bottom w:val="nil"/>
              <w:right w:val="nil"/>
            </w:tcBorders>
            <w:noWrap/>
            <w:vAlign w:val="bottom"/>
            <w:hideMark/>
          </w:tcPr>
          <w:p w14:paraId="5E711420" w14:textId="77777777" w:rsidR="00830C48" w:rsidRPr="006E281A" w:rsidRDefault="00830C48">
            <w:pPr>
              <w:spacing w:before="0" w:after="0" w:line="240" w:lineRule="auto"/>
              <w:rPr>
                <w:rFonts w:ascii="Calibri" w:eastAsia="Times New Roman" w:hAnsi="Calibri" w:cs="Calibri"/>
                <w:b/>
                <w:bCs/>
                <w:color w:val="000000"/>
                <w:sz w:val="22"/>
                <w:lang w:eastAsia="nl-BE"/>
              </w:rPr>
            </w:pPr>
            <w:r w:rsidRPr="006E281A">
              <w:rPr>
                <w:rFonts w:ascii="Calibri" w:eastAsia="Times New Roman" w:hAnsi="Calibri" w:cs="Calibri"/>
                <w:b/>
                <w:bCs/>
                <w:color w:val="000000"/>
                <w:sz w:val="22"/>
                <w:lang w:eastAsia="nl-BE"/>
              </w:rPr>
              <w:t>Prijs</w:t>
            </w:r>
          </w:p>
        </w:tc>
        <w:tc>
          <w:tcPr>
            <w:tcW w:w="1134" w:type="dxa"/>
            <w:tcBorders>
              <w:top w:val="nil"/>
              <w:left w:val="nil"/>
              <w:bottom w:val="nil"/>
              <w:right w:val="nil"/>
            </w:tcBorders>
            <w:noWrap/>
            <w:vAlign w:val="bottom"/>
            <w:hideMark/>
          </w:tcPr>
          <w:p w14:paraId="331DEC8A" w14:textId="623882A3" w:rsidR="00830C48" w:rsidRPr="006E281A" w:rsidRDefault="00830C48">
            <w:pPr>
              <w:spacing w:before="0" w:after="0" w:line="240" w:lineRule="auto"/>
              <w:rPr>
                <w:rFonts w:ascii="Calibri" w:eastAsia="Times New Roman" w:hAnsi="Calibri" w:cs="Calibri"/>
                <w:b/>
                <w:bCs/>
                <w:color w:val="000000"/>
                <w:sz w:val="22"/>
                <w:lang w:eastAsia="nl-BE"/>
              </w:rPr>
            </w:pPr>
            <w:r w:rsidRPr="006E281A">
              <w:rPr>
                <w:rFonts w:ascii="Calibri" w:eastAsia="Times New Roman" w:hAnsi="Calibri" w:cs="Calibri"/>
                <w:b/>
                <w:bCs/>
                <w:color w:val="000000"/>
                <w:sz w:val="22"/>
                <w:lang w:eastAsia="nl-BE"/>
              </w:rPr>
              <w:t>Prijs/stuk</w:t>
            </w:r>
          </w:p>
        </w:tc>
        <w:tc>
          <w:tcPr>
            <w:tcW w:w="1701" w:type="dxa"/>
            <w:tcBorders>
              <w:top w:val="nil"/>
              <w:left w:val="nil"/>
              <w:bottom w:val="nil"/>
              <w:right w:val="nil"/>
            </w:tcBorders>
            <w:noWrap/>
            <w:vAlign w:val="bottom"/>
            <w:hideMark/>
          </w:tcPr>
          <w:p w14:paraId="1E08269A" w14:textId="77777777" w:rsidR="00830C48" w:rsidRPr="006E281A" w:rsidRDefault="00830C48">
            <w:pPr>
              <w:spacing w:before="0" w:after="0" w:line="240" w:lineRule="auto"/>
              <w:rPr>
                <w:rFonts w:ascii="Calibri" w:eastAsia="Times New Roman" w:hAnsi="Calibri" w:cs="Calibri"/>
                <w:b/>
                <w:bCs/>
                <w:color w:val="000000"/>
                <w:sz w:val="22"/>
                <w:lang w:eastAsia="nl-BE"/>
              </w:rPr>
            </w:pPr>
            <w:r w:rsidRPr="006E281A">
              <w:rPr>
                <w:rFonts w:ascii="Calibri" w:eastAsia="Times New Roman" w:hAnsi="Calibri" w:cs="Calibri"/>
                <w:b/>
                <w:bCs/>
                <w:color w:val="000000"/>
                <w:sz w:val="22"/>
                <w:lang w:eastAsia="nl-BE"/>
              </w:rPr>
              <w:t>Gebruikte stuks</w:t>
            </w:r>
          </w:p>
        </w:tc>
        <w:tc>
          <w:tcPr>
            <w:tcW w:w="1984" w:type="dxa"/>
            <w:tcBorders>
              <w:top w:val="nil"/>
              <w:left w:val="nil"/>
              <w:bottom w:val="nil"/>
              <w:right w:val="nil"/>
            </w:tcBorders>
            <w:noWrap/>
            <w:vAlign w:val="bottom"/>
            <w:hideMark/>
          </w:tcPr>
          <w:p w14:paraId="39BDABD3" w14:textId="77777777" w:rsidR="00830C48" w:rsidRPr="006E281A" w:rsidRDefault="00830C48">
            <w:pPr>
              <w:spacing w:before="0" w:after="0" w:line="240" w:lineRule="auto"/>
              <w:rPr>
                <w:rFonts w:ascii="Calibri" w:eastAsia="Times New Roman" w:hAnsi="Calibri" w:cs="Calibri"/>
                <w:b/>
                <w:bCs/>
                <w:color w:val="000000"/>
                <w:sz w:val="22"/>
                <w:lang w:eastAsia="nl-BE"/>
              </w:rPr>
            </w:pPr>
            <w:r w:rsidRPr="006E281A">
              <w:rPr>
                <w:rFonts w:ascii="Calibri" w:eastAsia="Times New Roman" w:hAnsi="Calibri" w:cs="Calibri"/>
                <w:b/>
                <w:bCs/>
                <w:color w:val="000000"/>
                <w:sz w:val="22"/>
                <w:lang w:eastAsia="nl-BE"/>
              </w:rPr>
              <w:t>Totaalprijs per gebruikte stuks</w:t>
            </w:r>
          </w:p>
        </w:tc>
      </w:tr>
      <w:tr w:rsidR="00830C48" w:rsidRPr="006E281A" w14:paraId="35540CF9" w14:textId="77777777" w:rsidTr="009A7D8E">
        <w:trPr>
          <w:trHeight w:val="300"/>
        </w:trPr>
        <w:tc>
          <w:tcPr>
            <w:tcW w:w="1701" w:type="dxa"/>
            <w:tcBorders>
              <w:top w:val="nil"/>
              <w:left w:val="nil"/>
              <w:bottom w:val="nil"/>
              <w:right w:val="nil"/>
            </w:tcBorders>
            <w:noWrap/>
            <w:vAlign w:val="bottom"/>
            <w:hideMark/>
          </w:tcPr>
          <w:p w14:paraId="06D147FC"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Voedingsstekker</w:t>
            </w:r>
          </w:p>
        </w:tc>
        <w:tc>
          <w:tcPr>
            <w:tcW w:w="709" w:type="dxa"/>
            <w:tcBorders>
              <w:top w:val="nil"/>
              <w:left w:val="nil"/>
              <w:bottom w:val="nil"/>
              <w:right w:val="nil"/>
            </w:tcBorders>
            <w:noWrap/>
            <w:vAlign w:val="bottom"/>
            <w:hideMark/>
          </w:tcPr>
          <w:p w14:paraId="25C33357"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SMD</w:t>
            </w:r>
          </w:p>
        </w:tc>
        <w:tc>
          <w:tcPr>
            <w:tcW w:w="4253" w:type="dxa"/>
            <w:tcBorders>
              <w:top w:val="nil"/>
              <w:left w:val="nil"/>
              <w:bottom w:val="nil"/>
              <w:right w:val="nil"/>
            </w:tcBorders>
            <w:noWrap/>
            <w:vAlign w:val="bottom"/>
            <w:hideMark/>
          </w:tcPr>
          <w:p w14:paraId="4C954B33" w14:textId="2B948FE9" w:rsidR="00830C48" w:rsidRPr="006E281A" w:rsidRDefault="00830C48">
            <w:pPr>
              <w:spacing w:before="0" w:after="0" w:line="240" w:lineRule="auto"/>
              <w:rPr>
                <w:rFonts w:ascii="Calibri" w:eastAsia="Times New Roman" w:hAnsi="Calibri" w:cs="Calibri"/>
                <w:color w:val="0563C1"/>
                <w:sz w:val="22"/>
                <w:u w:val="single"/>
                <w:lang w:eastAsia="nl-BE"/>
              </w:rPr>
            </w:pPr>
            <w:hyperlink r:id="rId49" w:history="1">
              <w:r w:rsidRPr="006E281A">
                <w:rPr>
                  <w:rFonts w:ascii="Calibri" w:eastAsia="Times New Roman" w:hAnsi="Calibri" w:cs="Calibri"/>
                  <w:color w:val="0563C1"/>
                  <w:sz w:val="22"/>
                  <w:u w:val="single"/>
                  <w:lang w:eastAsia="nl-BE"/>
                </w:rPr>
                <w:t>https://nl.aliexpress.com/item/4000677508616.html?spm=a2g0o.order_list.order_list_main.35.7b2f79d2tsYecZ&amp;gatewayAdapt=glo2nld</w:t>
              </w:r>
            </w:hyperlink>
          </w:p>
        </w:tc>
        <w:tc>
          <w:tcPr>
            <w:tcW w:w="708" w:type="dxa"/>
            <w:tcBorders>
              <w:top w:val="nil"/>
              <w:left w:val="nil"/>
              <w:bottom w:val="nil"/>
              <w:right w:val="nil"/>
            </w:tcBorders>
            <w:noWrap/>
            <w:vAlign w:val="bottom"/>
            <w:hideMark/>
          </w:tcPr>
          <w:p w14:paraId="1672BF05"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10</w:t>
            </w:r>
          </w:p>
        </w:tc>
        <w:tc>
          <w:tcPr>
            <w:tcW w:w="851" w:type="dxa"/>
            <w:tcBorders>
              <w:top w:val="nil"/>
              <w:left w:val="nil"/>
              <w:bottom w:val="nil"/>
              <w:right w:val="nil"/>
            </w:tcBorders>
            <w:noWrap/>
            <w:vAlign w:val="bottom"/>
            <w:hideMark/>
          </w:tcPr>
          <w:p w14:paraId="4B16CDFA" w14:textId="0B0EF19C" w:rsidR="00830C48" w:rsidRPr="006E281A" w:rsidRDefault="00176DF2">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1,44</w:t>
            </w:r>
          </w:p>
        </w:tc>
        <w:tc>
          <w:tcPr>
            <w:tcW w:w="1134" w:type="dxa"/>
            <w:tcBorders>
              <w:top w:val="nil"/>
              <w:left w:val="nil"/>
              <w:bottom w:val="nil"/>
              <w:right w:val="nil"/>
            </w:tcBorders>
            <w:noWrap/>
            <w:vAlign w:val="bottom"/>
            <w:hideMark/>
          </w:tcPr>
          <w:p w14:paraId="44E8BB46" w14:textId="60E4F3FB"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0,144</w:t>
            </w:r>
          </w:p>
        </w:tc>
        <w:tc>
          <w:tcPr>
            <w:tcW w:w="1701" w:type="dxa"/>
            <w:tcBorders>
              <w:top w:val="nil"/>
              <w:left w:val="nil"/>
              <w:bottom w:val="nil"/>
              <w:right w:val="nil"/>
            </w:tcBorders>
            <w:noWrap/>
            <w:vAlign w:val="bottom"/>
            <w:hideMark/>
          </w:tcPr>
          <w:p w14:paraId="2F6542E6"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w:t>
            </w:r>
          </w:p>
        </w:tc>
        <w:tc>
          <w:tcPr>
            <w:tcW w:w="1984" w:type="dxa"/>
            <w:tcBorders>
              <w:top w:val="nil"/>
              <w:left w:val="nil"/>
              <w:bottom w:val="nil"/>
              <w:right w:val="nil"/>
            </w:tcBorders>
            <w:noWrap/>
            <w:vAlign w:val="bottom"/>
            <w:hideMark/>
          </w:tcPr>
          <w:p w14:paraId="5AC43C8E" w14:textId="31B2432B"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0,144</w:t>
            </w:r>
          </w:p>
        </w:tc>
      </w:tr>
      <w:tr w:rsidR="00830C48" w:rsidRPr="006E281A" w14:paraId="096E0F90" w14:textId="77777777" w:rsidTr="009A7D8E">
        <w:trPr>
          <w:trHeight w:val="300"/>
        </w:trPr>
        <w:tc>
          <w:tcPr>
            <w:tcW w:w="1701" w:type="dxa"/>
            <w:tcBorders>
              <w:top w:val="nil"/>
              <w:left w:val="nil"/>
              <w:bottom w:val="nil"/>
              <w:right w:val="nil"/>
            </w:tcBorders>
            <w:noWrap/>
            <w:vAlign w:val="bottom"/>
            <w:hideMark/>
          </w:tcPr>
          <w:p w14:paraId="748269D2" w14:textId="77777777" w:rsidR="00830C48" w:rsidRPr="006E281A" w:rsidRDefault="00830C48">
            <w:pPr>
              <w:spacing w:before="0" w:after="0" w:line="240" w:lineRule="auto"/>
              <w:rPr>
                <w:rFonts w:ascii="Calibri" w:eastAsia="Times New Roman" w:hAnsi="Calibri" w:cs="Calibri"/>
                <w:sz w:val="22"/>
                <w:lang w:eastAsia="nl-BE"/>
              </w:rPr>
            </w:pPr>
            <w:r>
              <w:rPr>
                <w:rFonts w:ascii="Calibri" w:eastAsia="Times New Roman" w:hAnsi="Calibri" w:cs="Calibri"/>
                <w:sz w:val="22"/>
                <w:lang w:eastAsia="nl-BE"/>
              </w:rPr>
              <w:t>CP2102</w:t>
            </w:r>
          </w:p>
        </w:tc>
        <w:tc>
          <w:tcPr>
            <w:tcW w:w="709" w:type="dxa"/>
            <w:tcBorders>
              <w:top w:val="nil"/>
              <w:left w:val="nil"/>
              <w:bottom w:val="nil"/>
              <w:right w:val="nil"/>
            </w:tcBorders>
            <w:noWrap/>
            <w:vAlign w:val="bottom"/>
            <w:hideMark/>
          </w:tcPr>
          <w:p w14:paraId="4A22946D"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SMD</w:t>
            </w:r>
          </w:p>
        </w:tc>
        <w:tc>
          <w:tcPr>
            <w:tcW w:w="4253" w:type="dxa"/>
            <w:tcBorders>
              <w:top w:val="nil"/>
              <w:left w:val="nil"/>
              <w:bottom w:val="nil"/>
              <w:right w:val="nil"/>
            </w:tcBorders>
            <w:noWrap/>
            <w:vAlign w:val="bottom"/>
            <w:hideMark/>
          </w:tcPr>
          <w:p w14:paraId="2BA4EC3F" w14:textId="267D0C2B" w:rsidR="00830C48" w:rsidRPr="006E281A" w:rsidRDefault="00830C48">
            <w:pPr>
              <w:spacing w:before="0" w:after="0" w:line="240" w:lineRule="auto"/>
              <w:rPr>
                <w:rFonts w:ascii="Calibri" w:eastAsia="Times New Roman" w:hAnsi="Calibri" w:cs="Calibri"/>
                <w:color w:val="0563C1"/>
                <w:sz w:val="22"/>
                <w:u w:val="single"/>
                <w:lang w:eastAsia="nl-BE"/>
              </w:rPr>
            </w:pPr>
            <w:hyperlink r:id="rId50" w:history="1">
              <w:r w:rsidRPr="006E281A">
                <w:rPr>
                  <w:rStyle w:val="Hyperlink"/>
                  <w:rFonts w:ascii="Calibri" w:eastAsia="Times New Roman" w:hAnsi="Calibri" w:cs="Calibri"/>
                  <w:sz w:val="22"/>
                  <w:lang w:eastAsia="nl-BE"/>
                </w:rPr>
                <w:t>https://nl.aliexpress.com/item/33000297490.html?spm=a2g0o.order_list.order_list_main.41.7b2f79d2tsYecZ&amp;gatewayAdapt=glo2nld</w:t>
              </w:r>
            </w:hyperlink>
          </w:p>
        </w:tc>
        <w:tc>
          <w:tcPr>
            <w:tcW w:w="708" w:type="dxa"/>
            <w:tcBorders>
              <w:top w:val="nil"/>
              <w:left w:val="nil"/>
              <w:bottom w:val="nil"/>
              <w:right w:val="nil"/>
            </w:tcBorders>
            <w:noWrap/>
            <w:vAlign w:val="bottom"/>
            <w:hideMark/>
          </w:tcPr>
          <w:p w14:paraId="7107EDC6"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3</w:t>
            </w:r>
          </w:p>
        </w:tc>
        <w:tc>
          <w:tcPr>
            <w:tcW w:w="851" w:type="dxa"/>
            <w:tcBorders>
              <w:top w:val="nil"/>
              <w:left w:val="nil"/>
              <w:bottom w:val="nil"/>
              <w:right w:val="nil"/>
            </w:tcBorders>
            <w:noWrap/>
            <w:vAlign w:val="bottom"/>
            <w:hideMark/>
          </w:tcPr>
          <w:p w14:paraId="5839AA4E" w14:textId="5AB95EDA" w:rsidR="00830C48" w:rsidRPr="006E281A" w:rsidRDefault="00176DF2">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4,47</w:t>
            </w:r>
          </w:p>
        </w:tc>
        <w:tc>
          <w:tcPr>
            <w:tcW w:w="1134" w:type="dxa"/>
            <w:tcBorders>
              <w:top w:val="nil"/>
              <w:left w:val="nil"/>
              <w:bottom w:val="nil"/>
              <w:right w:val="nil"/>
            </w:tcBorders>
            <w:noWrap/>
            <w:vAlign w:val="bottom"/>
            <w:hideMark/>
          </w:tcPr>
          <w:p w14:paraId="37476966" w14:textId="4A70CEBB"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1,49</w:t>
            </w:r>
          </w:p>
        </w:tc>
        <w:tc>
          <w:tcPr>
            <w:tcW w:w="1701" w:type="dxa"/>
            <w:tcBorders>
              <w:top w:val="nil"/>
              <w:left w:val="nil"/>
              <w:bottom w:val="nil"/>
              <w:right w:val="nil"/>
            </w:tcBorders>
            <w:noWrap/>
            <w:vAlign w:val="bottom"/>
            <w:hideMark/>
          </w:tcPr>
          <w:p w14:paraId="49A33995"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w:t>
            </w:r>
          </w:p>
        </w:tc>
        <w:tc>
          <w:tcPr>
            <w:tcW w:w="1984" w:type="dxa"/>
            <w:tcBorders>
              <w:top w:val="nil"/>
              <w:left w:val="nil"/>
              <w:bottom w:val="nil"/>
              <w:right w:val="nil"/>
            </w:tcBorders>
            <w:noWrap/>
            <w:vAlign w:val="bottom"/>
            <w:hideMark/>
          </w:tcPr>
          <w:p w14:paraId="15E4E691" w14:textId="1EC78FF5"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1,49</w:t>
            </w:r>
          </w:p>
        </w:tc>
      </w:tr>
      <w:tr w:rsidR="00830C48" w:rsidRPr="006E281A" w14:paraId="0D182997" w14:textId="77777777" w:rsidTr="009A7D8E">
        <w:trPr>
          <w:trHeight w:val="300"/>
        </w:trPr>
        <w:tc>
          <w:tcPr>
            <w:tcW w:w="1701" w:type="dxa"/>
            <w:tcBorders>
              <w:top w:val="nil"/>
              <w:left w:val="nil"/>
              <w:bottom w:val="nil"/>
              <w:right w:val="nil"/>
            </w:tcBorders>
            <w:noWrap/>
            <w:vAlign w:val="bottom"/>
            <w:hideMark/>
          </w:tcPr>
          <w:p w14:paraId="5E57B458" w14:textId="52E63B0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USB-C</w:t>
            </w:r>
            <w:r w:rsidR="005610B4">
              <w:rPr>
                <w:rFonts w:ascii="Calibri" w:eastAsia="Times New Roman" w:hAnsi="Calibri" w:cs="Calibri"/>
                <w:color w:val="000000"/>
                <w:sz w:val="22"/>
                <w:lang w:eastAsia="nl-BE"/>
              </w:rPr>
              <w:t>-</w:t>
            </w:r>
            <w:r w:rsidRPr="006E281A">
              <w:rPr>
                <w:rFonts w:ascii="Calibri" w:eastAsia="Times New Roman" w:hAnsi="Calibri" w:cs="Calibri"/>
                <w:color w:val="000000"/>
                <w:sz w:val="22"/>
                <w:lang w:eastAsia="nl-BE"/>
              </w:rPr>
              <w:t>poort</w:t>
            </w:r>
          </w:p>
        </w:tc>
        <w:tc>
          <w:tcPr>
            <w:tcW w:w="709" w:type="dxa"/>
            <w:tcBorders>
              <w:top w:val="nil"/>
              <w:left w:val="nil"/>
              <w:bottom w:val="nil"/>
              <w:right w:val="nil"/>
            </w:tcBorders>
            <w:noWrap/>
            <w:vAlign w:val="bottom"/>
            <w:hideMark/>
          </w:tcPr>
          <w:p w14:paraId="65AE742D"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SMD</w:t>
            </w:r>
          </w:p>
        </w:tc>
        <w:tc>
          <w:tcPr>
            <w:tcW w:w="4253" w:type="dxa"/>
            <w:tcBorders>
              <w:top w:val="nil"/>
              <w:left w:val="nil"/>
              <w:bottom w:val="nil"/>
              <w:right w:val="nil"/>
            </w:tcBorders>
            <w:noWrap/>
            <w:vAlign w:val="bottom"/>
            <w:hideMark/>
          </w:tcPr>
          <w:p w14:paraId="70ABC4E0" w14:textId="492E0F7E" w:rsidR="00830C48" w:rsidRPr="006E281A" w:rsidRDefault="00830C48">
            <w:pPr>
              <w:spacing w:before="0" w:after="0" w:line="240" w:lineRule="auto"/>
              <w:rPr>
                <w:rFonts w:ascii="Calibri" w:eastAsia="Times New Roman" w:hAnsi="Calibri" w:cs="Calibri"/>
                <w:color w:val="0563C1"/>
                <w:sz w:val="22"/>
                <w:u w:val="single"/>
                <w:lang w:eastAsia="nl-BE"/>
              </w:rPr>
            </w:pPr>
            <w:hyperlink r:id="rId51" w:history="1">
              <w:r w:rsidRPr="006E281A">
                <w:rPr>
                  <w:rFonts w:ascii="Calibri" w:eastAsia="Times New Roman" w:hAnsi="Calibri" w:cs="Calibri"/>
                  <w:color w:val="0563C1"/>
                  <w:sz w:val="22"/>
                  <w:u w:val="single"/>
                  <w:lang w:eastAsia="nl-BE"/>
                </w:rPr>
                <w:t>https://nl.aliexpress.com/item/1005004804811591.html?spm=a2g0o.order_list.order_list_main.47.7b2f79d2tsYecZ&amp;gatewayAdapt=glo2nld</w:t>
              </w:r>
            </w:hyperlink>
          </w:p>
        </w:tc>
        <w:tc>
          <w:tcPr>
            <w:tcW w:w="708" w:type="dxa"/>
            <w:tcBorders>
              <w:top w:val="nil"/>
              <w:left w:val="nil"/>
              <w:bottom w:val="nil"/>
              <w:right w:val="nil"/>
            </w:tcBorders>
            <w:noWrap/>
            <w:vAlign w:val="bottom"/>
            <w:hideMark/>
          </w:tcPr>
          <w:p w14:paraId="08ACC01C"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10</w:t>
            </w:r>
          </w:p>
        </w:tc>
        <w:tc>
          <w:tcPr>
            <w:tcW w:w="851" w:type="dxa"/>
            <w:tcBorders>
              <w:top w:val="nil"/>
              <w:left w:val="nil"/>
              <w:bottom w:val="nil"/>
              <w:right w:val="nil"/>
            </w:tcBorders>
            <w:noWrap/>
            <w:vAlign w:val="bottom"/>
            <w:hideMark/>
          </w:tcPr>
          <w:p w14:paraId="6652BA07" w14:textId="07EF0F59" w:rsidR="00830C48" w:rsidRPr="006E281A" w:rsidRDefault="00176DF2">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w:t>
            </w:r>
            <w:r w:rsidR="009A7D8E">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0,54</w:t>
            </w:r>
          </w:p>
        </w:tc>
        <w:tc>
          <w:tcPr>
            <w:tcW w:w="1134" w:type="dxa"/>
            <w:tcBorders>
              <w:top w:val="nil"/>
              <w:left w:val="nil"/>
              <w:bottom w:val="nil"/>
              <w:right w:val="nil"/>
            </w:tcBorders>
            <w:noWrap/>
            <w:vAlign w:val="bottom"/>
            <w:hideMark/>
          </w:tcPr>
          <w:p w14:paraId="0EB77FCE" w14:textId="64B7C103"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0,054</w:t>
            </w:r>
          </w:p>
        </w:tc>
        <w:tc>
          <w:tcPr>
            <w:tcW w:w="1701" w:type="dxa"/>
            <w:tcBorders>
              <w:top w:val="nil"/>
              <w:left w:val="nil"/>
              <w:bottom w:val="nil"/>
              <w:right w:val="nil"/>
            </w:tcBorders>
            <w:noWrap/>
            <w:vAlign w:val="bottom"/>
            <w:hideMark/>
          </w:tcPr>
          <w:p w14:paraId="30AEAC79"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w:t>
            </w:r>
          </w:p>
        </w:tc>
        <w:tc>
          <w:tcPr>
            <w:tcW w:w="1984" w:type="dxa"/>
            <w:tcBorders>
              <w:top w:val="nil"/>
              <w:left w:val="nil"/>
              <w:bottom w:val="nil"/>
              <w:right w:val="nil"/>
            </w:tcBorders>
            <w:noWrap/>
            <w:vAlign w:val="bottom"/>
            <w:hideMark/>
          </w:tcPr>
          <w:p w14:paraId="381B5EFF" w14:textId="68EA5A7B"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0,054</w:t>
            </w:r>
          </w:p>
        </w:tc>
      </w:tr>
      <w:tr w:rsidR="00830C48" w:rsidRPr="006E281A" w14:paraId="7BD4FF88" w14:textId="77777777" w:rsidTr="009A7D8E">
        <w:trPr>
          <w:trHeight w:val="300"/>
        </w:trPr>
        <w:tc>
          <w:tcPr>
            <w:tcW w:w="1701" w:type="dxa"/>
            <w:tcBorders>
              <w:top w:val="nil"/>
              <w:left w:val="nil"/>
              <w:bottom w:val="nil"/>
              <w:right w:val="nil"/>
            </w:tcBorders>
            <w:noWrap/>
            <w:vAlign w:val="bottom"/>
            <w:hideMark/>
          </w:tcPr>
          <w:p w14:paraId="73004E3C"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Jumper</w:t>
            </w:r>
          </w:p>
        </w:tc>
        <w:tc>
          <w:tcPr>
            <w:tcW w:w="709" w:type="dxa"/>
            <w:tcBorders>
              <w:top w:val="nil"/>
              <w:left w:val="nil"/>
              <w:bottom w:val="nil"/>
              <w:right w:val="nil"/>
            </w:tcBorders>
            <w:noWrap/>
            <w:vAlign w:val="bottom"/>
            <w:hideMark/>
          </w:tcPr>
          <w:p w14:paraId="6DC63F77"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THT</w:t>
            </w:r>
          </w:p>
        </w:tc>
        <w:tc>
          <w:tcPr>
            <w:tcW w:w="4253" w:type="dxa"/>
            <w:tcBorders>
              <w:top w:val="nil"/>
              <w:left w:val="nil"/>
              <w:bottom w:val="nil"/>
              <w:right w:val="nil"/>
            </w:tcBorders>
            <w:noWrap/>
            <w:vAlign w:val="bottom"/>
            <w:hideMark/>
          </w:tcPr>
          <w:p w14:paraId="697DB92E" w14:textId="51CF9889" w:rsidR="00830C48" w:rsidRPr="006E281A" w:rsidRDefault="00830C48">
            <w:pPr>
              <w:spacing w:before="0" w:after="0" w:line="240" w:lineRule="auto"/>
              <w:rPr>
                <w:rFonts w:ascii="Calibri" w:eastAsia="Times New Roman" w:hAnsi="Calibri" w:cs="Calibri"/>
                <w:color w:val="0563C1"/>
                <w:sz w:val="22"/>
                <w:u w:val="single"/>
                <w:lang w:eastAsia="nl-BE"/>
              </w:rPr>
            </w:pPr>
            <w:hyperlink r:id="rId52" w:history="1">
              <w:r w:rsidRPr="006E281A">
                <w:rPr>
                  <w:rFonts w:ascii="Calibri" w:eastAsia="Times New Roman" w:hAnsi="Calibri" w:cs="Calibri"/>
                  <w:color w:val="0563C1"/>
                  <w:sz w:val="22"/>
                  <w:u w:val="single"/>
                  <w:lang w:eastAsia="nl-BE"/>
                </w:rPr>
                <w:t>https://nl.aliexpress.com/item/1005004985941167.html?spm=a2g0o.order_list.order_list_main.59.7b2f79d2tsYecZ&amp;gatewayAdapt=glo2nld</w:t>
              </w:r>
            </w:hyperlink>
          </w:p>
        </w:tc>
        <w:tc>
          <w:tcPr>
            <w:tcW w:w="708" w:type="dxa"/>
            <w:tcBorders>
              <w:top w:val="nil"/>
              <w:left w:val="nil"/>
              <w:bottom w:val="nil"/>
              <w:right w:val="nil"/>
            </w:tcBorders>
            <w:noWrap/>
            <w:vAlign w:val="bottom"/>
            <w:hideMark/>
          </w:tcPr>
          <w:p w14:paraId="17360AC8"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100</w:t>
            </w:r>
          </w:p>
        </w:tc>
        <w:tc>
          <w:tcPr>
            <w:tcW w:w="851" w:type="dxa"/>
            <w:tcBorders>
              <w:top w:val="nil"/>
              <w:left w:val="nil"/>
              <w:bottom w:val="nil"/>
              <w:right w:val="nil"/>
            </w:tcBorders>
            <w:noWrap/>
            <w:vAlign w:val="bottom"/>
            <w:hideMark/>
          </w:tcPr>
          <w:p w14:paraId="0F4851CF" w14:textId="44A20F7B"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0,74</w:t>
            </w:r>
          </w:p>
        </w:tc>
        <w:tc>
          <w:tcPr>
            <w:tcW w:w="1134" w:type="dxa"/>
            <w:tcBorders>
              <w:top w:val="nil"/>
              <w:left w:val="nil"/>
              <w:bottom w:val="nil"/>
              <w:right w:val="nil"/>
            </w:tcBorders>
            <w:noWrap/>
            <w:vAlign w:val="bottom"/>
            <w:hideMark/>
          </w:tcPr>
          <w:p w14:paraId="647719AF" w14:textId="78746B33"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0,0074</w:t>
            </w:r>
          </w:p>
        </w:tc>
        <w:tc>
          <w:tcPr>
            <w:tcW w:w="1701" w:type="dxa"/>
            <w:tcBorders>
              <w:top w:val="nil"/>
              <w:left w:val="nil"/>
              <w:bottom w:val="nil"/>
              <w:right w:val="nil"/>
            </w:tcBorders>
            <w:noWrap/>
            <w:vAlign w:val="bottom"/>
            <w:hideMark/>
          </w:tcPr>
          <w:p w14:paraId="48214436"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2</w:t>
            </w:r>
          </w:p>
        </w:tc>
        <w:tc>
          <w:tcPr>
            <w:tcW w:w="1984" w:type="dxa"/>
            <w:tcBorders>
              <w:top w:val="nil"/>
              <w:left w:val="nil"/>
              <w:bottom w:val="nil"/>
              <w:right w:val="nil"/>
            </w:tcBorders>
            <w:noWrap/>
            <w:vAlign w:val="bottom"/>
            <w:hideMark/>
          </w:tcPr>
          <w:p w14:paraId="3F42AC33" w14:textId="019E0E88"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0,0148</w:t>
            </w:r>
          </w:p>
        </w:tc>
      </w:tr>
      <w:tr w:rsidR="00830C48" w:rsidRPr="006E281A" w14:paraId="73E57822" w14:textId="77777777" w:rsidTr="009A7D8E">
        <w:trPr>
          <w:trHeight w:val="300"/>
        </w:trPr>
        <w:tc>
          <w:tcPr>
            <w:tcW w:w="1701" w:type="dxa"/>
            <w:tcBorders>
              <w:top w:val="nil"/>
              <w:left w:val="nil"/>
              <w:bottom w:val="nil"/>
              <w:right w:val="nil"/>
            </w:tcBorders>
            <w:noWrap/>
            <w:vAlign w:val="bottom"/>
            <w:hideMark/>
          </w:tcPr>
          <w:p w14:paraId="355C10E6"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Rotary encoder</w:t>
            </w:r>
          </w:p>
        </w:tc>
        <w:tc>
          <w:tcPr>
            <w:tcW w:w="709" w:type="dxa"/>
            <w:tcBorders>
              <w:top w:val="nil"/>
              <w:left w:val="nil"/>
              <w:bottom w:val="nil"/>
              <w:right w:val="nil"/>
            </w:tcBorders>
            <w:noWrap/>
            <w:vAlign w:val="bottom"/>
            <w:hideMark/>
          </w:tcPr>
          <w:p w14:paraId="28011136"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THT</w:t>
            </w:r>
          </w:p>
        </w:tc>
        <w:tc>
          <w:tcPr>
            <w:tcW w:w="4253" w:type="dxa"/>
            <w:tcBorders>
              <w:top w:val="nil"/>
              <w:left w:val="nil"/>
              <w:bottom w:val="nil"/>
              <w:right w:val="nil"/>
            </w:tcBorders>
            <w:noWrap/>
            <w:vAlign w:val="bottom"/>
            <w:hideMark/>
          </w:tcPr>
          <w:p w14:paraId="4BFE0D4C" w14:textId="52C0FD41" w:rsidR="00830C48" w:rsidRPr="006E281A" w:rsidRDefault="00830C48">
            <w:pPr>
              <w:spacing w:before="0" w:after="0" w:line="240" w:lineRule="auto"/>
              <w:rPr>
                <w:rFonts w:ascii="Calibri" w:eastAsia="Times New Roman" w:hAnsi="Calibri" w:cs="Calibri"/>
                <w:color w:val="0563C1"/>
                <w:sz w:val="22"/>
                <w:u w:val="single"/>
                <w:lang w:eastAsia="nl-BE"/>
              </w:rPr>
            </w:pPr>
            <w:hyperlink r:id="rId53" w:history="1">
              <w:r w:rsidRPr="006E281A">
                <w:rPr>
                  <w:rFonts w:ascii="Calibri" w:eastAsia="Times New Roman" w:hAnsi="Calibri" w:cs="Calibri"/>
                  <w:color w:val="0563C1"/>
                  <w:sz w:val="22"/>
                  <w:u w:val="single"/>
                  <w:lang w:eastAsia="nl-BE"/>
                </w:rPr>
                <w:t>https://nl.aliexpress.com/item/10000056483250.html?spm=a2g0o.order_list.order_list_main.64.7b2f79d2tsYecZ&amp;gatewayAdapt=glo2nld</w:t>
              </w:r>
            </w:hyperlink>
          </w:p>
        </w:tc>
        <w:tc>
          <w:tcPr>
            <w:tcW w:w="708" w:type="dxa"/>
            <w:tcBorders>
              <w:top w:val="nil"/>
              <w:left w:val="nil"/>
              <w:bottom w:val="nil"/>
              <w:right w:val="nil"/>
            </w:tcBorders>
            <w:noWrap/>
            <w:vAlign w:val="bottom"/>
            <w:hideMark/>
          </w:tcPr>
          <w:p w14:paraId="6C50FDCA"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5</w:t>
            </w:r>
          </w:p>
        </w:tc>
        <w:tc>
          <w:tcPr>
            <w:tcW w:w="851" w:type="dxa"/>
            <w:tcBorders>
              <w:top w:val="nil"/>
              <w:left w:val="nil"/>
              <w:bottom w:val="nil"/>
              <w:right w:val="nil"/>
            </w:tcBorders>
            <w:noWrap/>
            <w:vAlign w:val="bottom"/>
            <w:hideMark/>
          </w:tcPr>
          <w:p w14:paraId="7A251EC6" w14:textId="1838B528"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0,71</w:t>
            </w:r>
          </w:p>
        </w:tc>
        <w:tc>
          <w:tcPr>
            <w:tcW w:w="1134" w:type="dxa"/>
            <w:tcBorders>
              <w:top w:val="nil"/>
              <w:left w:val="nil"/>
              <w:bottom w:val="nil"/>
              <w:right w:val="nil"/>
            </w:tcBorders>
            <w:noWrap/>
            <w:vAlign w:val="bottom"/>
            <w:hideMark/>
          </w:tcPr>
          <w:p w14:paraId="7D1A7D73" w14:textId="25417EF0"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0,142</w:t>
            </w:r>
          </w:p>
        </w:tc>
        <w:tc>
          <w:tcPr>
            <w:tcW w:w="1701" w:type="dxa"/>
            <w:tcBorders>
              <w:top w:val="nil"/>
              <w:left w:val="nil"/>
              <w:bottom w:val="nil"/>
              <w:right w:val="nil"/>
            </w:tcBorders>
            <w:noWrap/>
            <w:vAlign w:val="bottom"/>
            <w:hideMark/>
          </w:tcPr>
          <w:p w14:paraId="7C4B97CA"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w:t>
            </w:r>
          </w:p>
        </w:tc>
        <w:tc>
          <w:tcPr>
            <w:tcW w:w="1984" w:type="dxa"/>
            <w:tcBorders>
              <w:top w:val="nil"/>
              <w:left w:val="nil"/>
              <w:bottom w:val="nil"/>
              <w:right w:val="nil"/>
            </w:tcBorders>
            <w:noWrap/>
            <w:vAlign w:val="bottom"/>
            <w:hideMark/>
          </w:tcPr>
          <w:p w14:paraId="7B0B19B0" w14:textId="27A035D3"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0,142</w:t>
            </w:r>
          </w:p>
        </w:tc>
      </w:tr>
      <w:tr w:rsidR="00830C48" w:rsidRPr="006E281A" w14:paraId="680683FE" w14:textId="77777777" w:rsidTr="009A7D8E">
        <w:trPr>
          <w:trHeight w:val="300"/>
        </w:trPr>
        <w:tc>
          <w:tcPr>
            <w:tcW w:w="1701" w:type="dxa"/>
            <w:tcBorders>
              <w:top w:val="nil"/>
              <w:left w:val="nil"/>
              <w:bottom w:val="nil"/>
              <w:right w:val="nil"/>
            </w:tcBorders>
            <w:noWrap/>
            <w:vAlign w:val="bottom"/>
            <w:hideMark/>
          </w:tcPr>
          <w:p w14:paraId="453EB2A7" w14:textId="12AE8CE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Pottrimmer voor TMC2208</w:t>
            </w:r>
          </w:p>
        </w:tc>
        <w:tc>
          <w:tcPr>
            <w:tcW w:w="709" w:type="dxa"/>
            <w:tcBorders>
              <w:top w:val="nil"/>
              <w:left w:val="nil"/>
              <w:bottom w:val="nil"/>
              <w:right w:val="nil"/>
            </w:tcBorders>
            <w:noWrap/>
            <w:vAlign w:val="bottom"/>
            <w:hideMark/>
          </w:tcPr>
          <w:p w14:paraId="115885B7"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SMD</w:t>
            </w:r>
          </w:p>
        </w:tc>
        <w:tc>
          <w:tcPr>
            <w:tcW w:w="4253" w:type="dxa"/>
            <w:tcBorders>
              <w:top w:val="nil"/>
              <w:left w:val="nil"/>
              <w:bottom w:val="nil"/>
              <w:right w:val="nil"/>
            </w:tcBorders>
            <w:noWrap/>
            <w:vAlign w:val="bottom"/>
            <w:hideMark/>
          </w:tcPr>
          <w:p w14:paraId="0C0E772E" w14:textId="078D8B77" w:rsidR="00830C48" w:rsidRPr="006E281A" w:rsidRDefault="00830C48">
            <w:pPr>
              <w:spacing w:before="0" w:after="0" w:line="240" w:lineRule="auto"/>
              <w:rPr>
                <w:rFonts w:ascii="Calibri" w:eastAsia="Times New Roman" w:hAnsi="Calibri" w:cs="Calibri"/>
                <w:color w:val="0563C1"/>
                <w:sz w:val="22"/>
                <w:u w:val="single"/>
                <w:lang w:eastAsia="nl-BE"/>
              </w:rPr>
            </w:pPr>
            <w:hyperlink r:id="rId54" w:history="1">
              <w:r w:rsidRPr="006E281A">
                <w:rPr>
                  <w:rFonts w:ascii="Calibri" w:eastAsia="Times New Roman" w:hAnsi="Calibri" w:cs="Calibri"/>
                  <w:color w:val="0563C1"/>
                  <w:sz w:val="22"/>
                  <w:u w:val="single"/>
                  <w:lang w:eastAsia="nl-BE"/>
                </w:rPr>
                <w:t>https://nl.aliexpress.com/item/1005002763769561.html?spm=a2g0o.order_list.order_list_main.82.7b2f79d2tsYecZ&amp;gatewayAdapt=glo2nld</w:t>
              </w:r>
            </w:hyperlink>
          </w:p>
        </w:tc>
        <w:tc>
          <w:tcPr>
            <w:tcW w:w="708" w:type="dxa"/>
            <w:tcBorders>
              <w:top w:val="nil"/>
              <w:left w:val="nil"/>
              <w:bottom w:val="nil"/>
              <w:right w:val="nil"/>
            </w:tcBorders>
            <w:noWrap/>
            <w:vAlign w:val="bottom"/>
            <w:hideMark/>
          </w:tcPr>
          <w:p w14:paraId="21FECDF2"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20</w:t>
            </w:r>
          </w:p>
        </w:tc>
        <w:tc>
          <w:tcPr>
            <w:tcW w:w="851" w:type="dxa"/>
            <w:tcBorders>
              <w:top w:val="nil"/>
              <w:left w:val="nil"/>
              <w:bottom w:val="nil"/>
              <w:right w:val="nil"/>
            </w:tcBorders>
            <w:noWrap/>
            <w:vAlign w:val="bottom"/>
            <w:hideMark/>
          </w:tcPr>
          <w:p w14:paraId="472F7329" w14:textId="528A8058"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1,81</w:t>
            </w:r>
          </w:p>
        </w:tc>
        <w:tc>
          <w:tcPr>
            <w:tcW w:w="1134" w:type="dxa"/>
            <w:tcBorders>
              <w:top w:val="nil"/>
              <w:left w:val="nil"/>
              <w:bottom w:val="nil"/>
              <w:right w:val="nil"/>
            </w:tcBorders>
            <w:noWrap/>
            <w:vAlign w:val="bottom"/>
            <w:hideMark/>
          </w:tcPr>
          <w:p w14:paraId="0261D938" w14:textId="5CAF76F5"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0,0905</w:t>
            </w:r>
          </w:p>
        </w:tc>
        <w:tc>
          <w:tcPr>
            <w:tcW w:w="1701" w:type="dxa"/>
            <w:tcBorders>
              <w:top w:val="nil"/>
              <w:left w:val="nil"/>
              <w:bottom w:val="nil"/>
              <w:right w:val="nil"/>
            </w:tcBorders>
            <w:noWrap/>
            <w:vAlign w:val="bottom"/>
            <w:hideMark/>
          </w:tcPr>
          <w:p w14:paraId="7ED6ED57"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3</w:t>
            </w:r>
          </w:p>
        </w:tc>
        <w:tc>
          <w:tcPr>
            <w:tcW w:w="1984" w:type="dxa"/>
            <w:tcBorders>
              <w:top w:val="nil"/>
              <w:left w:val="nil"/>
              <w:bottom w:val="nil"/>
              <w:right w:val="nil"/>
            </w:tcBorders>
            <w:noWrap/>
            <w:vAlign w:val="bottom"/>
            <w:hideMark/>
          </w:tcPr>
          <w:p w14:paraId="165C2510" w14:textId="483D9EE5"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0,2715</w:t>
            </w:r>
          </w:p>
        </w:tc>
      </w:tr>
      <w:tr w:rsidR="00830C48" w:rsidRPr="006E281A" w14:paraId="28411CC4" w14:textId="77777777" w:rsidTr="009A7D8E">
        <w:trPr>
          <w:trHeight w:val="300"/>
        </w:trPr>
        <w:tc>
          <w:tcPr>
            <w:tcW w:w="1701" w:type="dxa"/>
            <w:tcBorders>
              <w:top w:val="nil"/>
              <w:left w:val="nil"/>
              <w:bottom w:val="nil"/>
              <w:right w:val="nil"/>
            </w:tcBorders>
            <w:noWrap/>
            <w:vAlign w:val="bottom"/>
            <w:hideMark/>
          </w:tcPr>
          <w:p w14:paraId="5D02956B" w14:textId="323410C1" w:rsidR="00830C48" w:rsidRPr="006E281A" w:rsidRDefault="0073613C">
            <w:pPr>
              <w:spacing w:before="0" w:after="0" w:line="240" w:lineRule="auto"/>
              <w:rPr>
                <w:rFonts w:ascii="Calibri" w:eastAsia="Times New Roman" w:hAnsi="Calibri" w:cs="Calibri"/>
                <w:color w:val="000000"/>
                <w:sz w:val="22"/>
                <w:lang w:eastAsia="nl-BE"/>
              </w:rPr>
            </w:pPr>
            <w:r>
              <w:rPr>
                <w:rFonts w:ascii="Calibri" w:eastAsia="Times New Roman" w:hAnsi="Calibri" w:cs="Calibri"/>
                <w:color w:val="000000"/>
                <w:sz w:val="22"/>
                <w:lang w:eastAsia="nl-BE"/>
              </w:rPr>
              <w:t>Meet</w:t>
            </w:r>
            <w:r w:rsidR="00830C48" w:rsidRPr="006E281A">
              <w:rPr>
                <w:rFonts w:ascii="Calibri" w:eastAsia="Times New Roman" w:hAnsi="Calibri" w:cs="Calibri"/>
                <w:color w:val="000000"/>
                <w:sz w:val="22"/>
                <w:lang w:eastAsia="nl-BE"/>
              </w:rPr>
              <w:t>weerstand voor TMC2208</w:t>
            </w:r>
          </w:p>
        </w:tc>
        <w:tc>
          <w:tcPr>
            <w:tcW w:w="709" w:type="dxa"/>
            <w:tcBorders>
              <w:top w:val="nil"/>
              <w:left w:val="nil"/>
              <w:bottom w:val="nil"/>
              <w:right w:val="nil"/>
            </w:tcBorders>
            <w:noWrap/>
            <w:vAlign w:val="bottom"/>
            <w:hideMark/>
          </w:tcPr>
          <w:p w14:paraId="472B0429"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SMD</w:t>
            </w:r>
          </w:p>
        </w:tc>
        <w:tc>
          <w:tcPr>
            <w:tcW w:w="4253" w:type="dxa"/>
            <w:tcBorders>
              <w:top w:val="nil"/>
              <w:left w:val="nil"/>
              <w:bottom w:val="nil"/>
              <w:right w:val="nil"/>
            </w:tcBorders>
            <w:noWrap/>
            <w:vAlign w:val="bottom"/>
            <w:hideMark/>
          </w:tcPr>
          <w:p w14:paraId="584B6E03" w14:textId="22E81D22" w:rsidR="00830C48" w:rsidRPr="006E281A" w:rsidRDefault="00830C48">
            <w:pPr>
              <w:spacing w:before="0" w:after="0" w:line="240" w:lineRule="auto"/>
              <w:rPr>
                <w:rFonts w:ascii="Calibri" w:eastAsia="Times New Roman" w:hAnsi="Calibri" w:cs="Calibri"/>
                <w:color w:val="0563C1"/>
                <w:sz w:val="22"/>
                <w:u w:val="single"/>
                <w:lang w:eastAsia="nl-BE"/>
              </w:rPr>
            </w:pPr>
            <w:hyperlink r:id="rId55" w:history="1">
              <w:r w:rsidRPr="006E281A">
                <w:rPr>
                  <w:rFonts w:ascii="Calibri" w:eastAsia="Times New Roman" w:hAnsi="Calibri" w:cs="Calibri"/>
                  <w:color w:val="0563C1"/>
                  <w:sz w:val="22"/>
                  <w:u w:val="single"/>
                  <w:lang w:eastAsia="nl-BE"/>
                </w:rPr>
                <w:t>https://nl.aliexpress.com/item/1005003411558149.html?spm=a2g0o.order_list.order_list_main.83.7b2f79d2tsYecZ&amp;gatewayAdapt=glo2nld</w:t>
              </w:r>
            </w:hyperlink>
          </w:p>
        </w:tc>
        <w:tc>
          <w:tcPr>
            <w:tcW w:w="708" w:type="dxa"/>
            <w:tcBorders>
              <w:top w:val="nil"/>
              <w:left w:val="nil"/>
              <w:bottom w:val="nil"/>
              <w:right w:val="nil"/>
            </w:tcBorders>
            <w:noWrap/>
            <w:vAlign w:val="bottom"/>
            <w:hideMark/>
          </w:tcPr>
          <w:p w14:paraId="60C8501D"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100</w:t>
            </w:r>
          </w:p>
        </w:tc>
        <w:tc>
          <w:tcPr>
            <w:tcW w:w="851" w:type="dxa"/>
            <w:tcBorders>
              <w:top w:val="nil"/>
              <w:left w:val="nil"/>
              <w:bottom w:val="nil"/>
              <w:right w:val="nil"/>
            </w:tcBorders>
            <w:noWrap/>
            <w:vAlign w:val="bottom"/>
            <w:hideMark/>
          </w:tcPr>
          <w:p w14:paraId="7FB65F5E" w14:textId="266A8E61"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0,54</w:t>
            </w:r>
          </w:p>
        </w:tc>
        <w:tc>
          <w:tcPr>
            <w:tcW w:w="1134" w:type="dxa"/>
            <w:tcBorders>
              <w:top w:val="nil"/>
              <w:left w:val="nil"/>
              <w:bottom w:val="nil"/>
              <w:right w:val="nil"/>
            </w:tcBorders>
            <w:noWrap/>
            <w:vAlign w:val="bottom"/>
            <w:hideMark/>
          </w:tcPr>
          <w:p w14:paraId="12759C80" w14:textId="52737091"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0,0054</w:t>
            </w:r>
          </w:p>
        </w:tc>
        <w:tc>
          <w:tcPr>
            <w:tcW w:w="1701" w:type="dxa"/>
            <w:tcBorders>
              <w:top w:val="nil"/>
              <w:left w:val="nil"/>
              <w:bottom w:val="nil"/>
              <w:right w:val="nil"/>
            </w:tcBorders>
            <w:noWrap/>
            <w:vAlign w:val="bottom"/>
            <w:hideMark/>
          </w:tcPr>
          <w:p w14:paraId="45019E03"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3</w:t>
            </w:r>
          </w:p>
        </w:tc>
        <w:tc>
          <w:tcPr>
            <w:tcW w:w="1984" w:type="dxa"/>
            <w:tcBorders>
              <w:top w:val="nil"/>
              <w:left w:val="nil"/>
              <w:bottom w:val="nil"/>
              <w:right w:val="nil"/>
            </w:tcBorders>
            <w:noWrap/>
            <w:vAlign w:val="bottom"/>
            <w:hideMark/>
          </w:tcPr>
          <w:p w14:paraId="6A17A5D0" w14:textId="7F0581DB"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0,0162</w:t>
            </w:r>
          </w:p>
        </w:tc>
      </w:tr>
      <w:tr w:rsidR="00830C48" w:rsidRPr="006E281A" w14:paraId="7269C060" w14:textId="77777777" w:rsidTr="009A7D8E">
        <w:trPr>
          <w:trHeight w:val="300"/>
        </w:trPr>
        <w:tc>
          <w:tcPr>
            <w:tcW w:w="1701" w:type="dxa"/>
            <w:tcBorders>
              <w:top w:val="nil"/>
              <w:left w:val="nil"/>
              <w:bottom w:val="nil"/>
              <w:right w:val="nil"/>
            </w:tcBorders>
            <w:noWrap/>
            <w:vAlign w:val="bottom"/>
            <w:hideMark/>
          </w:tcPr>
          <w:p w14:paraId="64F95CDF" w14:textId="58B166E9"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lastRenderedPageBreak/>
              <w:t>Led</w:t>
            </w:r>
            <w:r w:rsidR="00564B5B">
              <w:rPr>
                <w:rFonts w:ascii="Calibri" w:eastAsia="Times New Roman" w:hAnsi="Calibri" w:cs="Calibri"/>
                <w:color w:val="000000"/>
                <w:sz w:val="22"/>
                <w:lang w:eastAsia="nl-BE"/>
              </w:rPr>
              <w:t>s</w:t>
            </w:r>
          </w:p>
        </w:tc>
        <w:tc>
          <w:tcPr>
            <w:tcW w:w="709" w:type="dxa"/>
            <w:tcBorders>
              <w:top w:val="nil"/>
              <w:left w:val="nil"/>
              <w:bottom w:val="nil"/>
              <w:right w:val="nil"/>
            </w:tcBorders>
            <w:noWrap/>
            <w:vAlign w:val="bottom"/>
            <w:hideMark/>
          </w:tcPr>
          <w:p w14:paraId="4D6CD6C4"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SMD</w:t>
            </w:r>
          </w:p>
        </w:tc>
        <w:tc>
          <w:tcPr>
            <w:tcW w:w="4253" w:type="dxa"/>
            <w:tcBorders>
              <w:top w:val="nil"/>
              <w:left w:val="nil"/>
              <w:bottom w:val="nil"/>
              <w:right w:val="nil"/>
            </w:tcBorders>
            <w:noWrap/>
            <w:vAlign w:val="bottom"/>
            <w:hideMark/>
          </w:tcPr>
          <w:p w14:paraId="6377EB6D" w14:textId="7D619B34" w:rsidR="00830C48" w:rsidRPr="006E281A" w:rsidRDefault="00830C48">
            <w:pPr>
              <w:spacing w:before="0" w:after="0" w:line="240" w:lineRule="auto"/>
              <w:rPr>
                <w:rFonts w:ascii="Calibri" w:eastAsia="Times New Roman" w:hAnsi="Calibri" w:cs="Calibri"/>
                <w:color w:val="0563C1"/>
                <w:sz w:val="22"/>
                <w:u w:val="single"/>
                <w:lang w:eastAsia="nl-BE"/>
              </w:rPr>
            </w:pPr>
            <w:hyperlink r:id="rId56" w:history="1">
              <w:r w:rsidRPr="006E281A">
                <w:rPr>
                  <w:rFonts w:ascii="Calibri" w:eastAsia="Times New Roman" w:hAnsi="Calibri" w:cs="Calibri"/>
                  <w:color w:val="0563C1"/>
                  <w:sz w:val="22"/>
                  <w:u w:val="single"/>
                  <w:lang w:eastAsia="nl-BE"/>
                </w:rPr>
                <w:t>https://nl.aliexpress.com/item/1005003327360045.html?spm=a2g0o.order_list.order_list_main.101.7b2f79d2tsYecZ&amp;gatewayAdapt=glo2nld</w:t>
              </w:r>
            </w:hyperlink>
          </w:p>
        </w:tc>
        <w:tc>
          <w:tcPr>
            <w:tcW w:w="708" w:type="dxa"/>
            <w:tcBorders>
              <w:top w:val="nil"/>
              <w:left w:val="nil"/>
              <w:bottom w:val="nil"/>
              <w:right w:val="nil"/>
            </w:tcBorders>
            <w:noWrap/>
            <w:vAlign w:val="bottom"/>
            <w:hideMark/>
          </w:tcPr>
          <w:p w14:paraId="0A8FA6B8"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100</w:t>
            </w:r>
          </w:p>
        </w:tc>
        <w:tc>
          <w:tcPr>
            <w:tcW w:w="851" w:type="dxa"/>
            <w:tcBorders>
              <w:top w:val="nil"/>
              <w:left w:val="nil"/>
              <w:bottom w:val="nil"/>
              <w:right w:val="nil"/>
            </w:tcBorders>
            <w:noWrap/>
            <w:vAlign w:val="bottom"/>
            <w:hideMark/>
          </w:tcPr>
          <w:p w14:paraId="43FB8675" w14:textId="11539BCF"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2,28</w:t>
            </w:r>
          </w:p>
        </w:tc>
        <w:tc>
          <w:tcPr>
            <w:tcW w:w="1134" w:type="dxa"/>
            <w:tcBorders>
              <w:top w:val="nil"/>
              <w:left w:val="nil"/>
              <w:bottom w:val="nil"/>
              <w:right w:val="nil"/>
            </w:tcBorders>
            <w:noWrap/>
            <w:vAlign w:val="bottom"/>
            <w:hideMark/>
          </w:tcPr>
          <w:p w14:paraId="23621763" w14:textId="6F7AD461"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0,0228</w:t>
            </w:r>
          </w:p>
        </w:tc>
        <w:tc>
          <w:tcPr>
            <w:tcW w:w="1701" w:type="dxa"/>
            <w:tcBorders>
              <w:top w:val="nil"/>
              <w:left w:val="nil"/>
              <w:bottom w:val="nil"/>
              <w:right w:val="nil"/>
            </w:tcBorders>
            <w:noWrap/>
            <w:vAlign w:val="bottom"/>
            <w:hideMark/>
          </w:tcPr>
          <w:p w14:paraId="0528057D"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4</w:t>
            </w:r>
          </w:p>
        </w:tc>
        <w:tc>
          <w:tcPr>
            <w:tcW w:w="1984" w:type="dxa"/>
            <w:tcBorders>
              <w:top w:val="nil"/>
              <w:left w:val="nil"/>
              <w:bottom w:val="nil"/>
              <w:right w:val="nil"/>
            </w:tcBorders>
            <w:noWrap/>
            <w:vAlign w:val="bottom"/>
            <w:hideMark/>
          </w:tcPr>
          <w:p w14:paraId="6B673BB0" w14:textId="6C7A3905"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0,08912</w:t>
            </w:r>
          </w:p>
        </w:tc>
      </w:tr>
      <w:tr w:rsidR="00830C48" w:rsidRPr="006E281A" w14:paraId="0E9AAF5C" w14:textId="77777777" w:rsidTr="009A7D8E">
        <w:trPr>
          <w:trHeight w:val="300"/>
        </w:trPr>
        <w:tc>
          <w:tcPr>
            <w:tcW w:w="1701" w:type="dxa"/>
            <w:tcBorders>
              <w:top w:val="nil"/>
              <w:left w:val="nil"/>
              <w:bottom w:val="nil"/>
              <w:right w:val="nil"/>
            </w:tcBorders>
            <w:noWrap/>
            <w:vAlign w:val="bottom"/>
            <w:hideMark/>
          </w:tcPr>
          <w:p w14:paraId="5E062360" w14:textId="4AC5A279"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5</w:t>
            </w:r>
            <w:r w:rsidR="00D70D04">
              <w:rPr>
                <w:rFonts w:ascii="Calibri" w:eastAsia="Times New Roman" w:hAnsi="Calibri" w:cs="Calibri"/>
                <w:color w:val="000000"/>
                <w:sz w:val="22"/>
                <w:lang w:eastAsia="nl-BE"/>
              </w:rPr>
              <w:t xml:space="preserve"> </w:t>
            </w:r>
            <w:r w:rsidRPr="006E281A">
              <w:rPr>
                <w:rFonts w:ascii="Calibri" w:eastAsia="Times New Roman" w:hAnsi="Calibri" w:cs="Calibri"/>
                <w:color w:val="000000"/>
                <w:sz w:val="22"/>
                <w:lang w:eastAsia="nl-BE"/>
              </w:rPr>
              <w:t>V</w:t>
            </w:r>
            <w:r w:rsidR="005F6F65">
              <w:rPr>
                <w:rFonts w:ascii="Calibri" w:eastAsia="Times New Roman" w:hAnsi="Calibri" w:cs="Calibri"/>
                <w:color w:val="000000"/>
                <w:sz w:val="22"/>
                <w:lang w:eastAsia="nl-BE"/>
              </w:rPr>
              <w:t>-</w:t>
            </w:r>
            <w:r w:rsidRPr="006E281A">
              <w:rPr>
                <w:rFonts w:ascii="Calibri" w:eastAsia="Times New Roman" w:hAnsi="Calibri" w:cs="Calibri"/>
                <w:color w:val="000000"/>
                <w:sz w:val="22"/>
                <w:lang w:eastAsia="nl-BE"/>
              </w:rPr>
              <w:t>LDO</w:t>
            </w:r>
          </w:p>
        </w:tc>
        <w:tc>
          <w:tcPr>
            <w:tcW w:w="709" w:type="dxa"/>
            <w:tcBorders>
              <w:top w:val="nil"/>
              <w:left w:val="nil"/>
              <w:bottom w:val="nil"/>
              <w:right w:val="nil"/>
            </w:tcBorders>
            <w:noWrap/>
            <w:vAlign w:val="bottom"/>
            <w:hideMark/>
          </w:tcPr>
          <w:p w14:paraId="2C88077F"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SMD</w:t>
            </w:r>
          </w:p>
        </w:tc>
        <w:tc>
          <w:tcPr>
            <w:tcW w:w="4253" w:type="dxa"/>
            <w:tcBorders>
              <w:top w:val="nil"/>
              <w:left w:val="nil"/>
              <w:bottom w:val="nil"/>
              <w:right w:val="nil"/>
            </w:tcBorders>
            <w:noWrap/>
            <w:vAlign w:val="bottom"/>
            <w:hideMark/>
          </w:tcPr>
          <w:p w14:paraId="79946302" w14:textId="2A794302" w:rsidR="00830C48" w:rsidRPr="006E281A" w:rsidRDefault="00830C48">
            <w:pPr>
              <w:spacing w:before="0" w:after="0" w:line="240" w:lineRule="auto"/>
              <w:rPr>
                <w:rFonts w:ascii="Calibri" w:eastAsia="Times New Roman" w:hAnsi="Calibri" w:cs="Calibri"/>
                <w:color w:val="0563C1"/>
                <w:sz w:val="22"/>
                <w:u w:val="single"/>
                <w:lang w:eastAsia="nl-BE"/>
              </w:rPr>
            </w:pPr>
            <w:hyperlink r:id="rId57" w:history="1">
              <w:r w:rsidRPr="006E281A">
                <w:rPr>
                  <w:rFonts w:ascii="Calibri" w:eastAsia="Times New Roman" w:hAnsi="Calibri" w:cs="Calibri"/>
                  <w:color w:val="0563C1"/>
                  <w:sz w:val="22"/>
                  <w:u w:val="single"/>
                  <w:lang w:eastAsia="nl-BE"/>
                </w:rPr>
                <w:t>https://nl.aliexpress.com/item/1005004908874511.html?spm=a2g0o.order_list.order_list_main.122.7b2f79d2tsYecZ&amp;gatewayAdapt=glo2nld</w:t>
              </w:r>
            </w:hyperlink>
          </w:p>
        </w:tc>
        <w:tc>
          <w:tcPr>
            <w:tcW w:w="708" w:type="dxa"/>
            <w:tcBorders>
              <w:top w:val="nil"/>
              <w:left w:val="nil"/>
              <w:bottom w:val="nil"/>
              <w:right w:val="nil"/>
            </w:tcBorders>
            <w:noWrap/>
            <w:vAlign w:val="bottom"/>
            <w:hideMark/>
          </w:tcPr>
          <w:p w14:paraId="4CA735B1"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50</w:t>
            </w:r>
          </w:p>
        </w:tc>
        <w:tc>
          <w:tcPr>
            <w:tcW w:w="851" w:type="dxa"/>
            <w:tcBorders>
              <w:top w:val="nil"/>
              <w:left w:val="nil"/>
              <w:bottom w:val="nil"/>
              <w:right w:val="nil"/>
            </w:tcBorders>
            <w:noWrap/>
            <w:vAlign w:val="bottom"/>
            <w:hideMark/>
          </w:tcPr>
          <w:p w14:paraId="45C3ABC8" w14:textId="4F8D0161"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1,47</w:t>
            </w:r>
          </w:p>
        </w:tc>
        <w:tc>
          <w:tcPr>
            <w:tcW w:w="1134" w:type="dxa"/>
            <w:tcBorders>
              <w:top w:val="nil"/>
              <w:left w:val="nil"/>
              <w:bottom w:val="nil"/>
              <w:right w:val="nil"/>
            </w:tcBorders>
            <w:noWrap/>
            <w:vAlign w:val="bottom"/>
            <w:hideMark/>
          </w:tcPr>
          <w:p w14:paraId="7EA1E162" w14:textId="56328DE4"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0,0294</w:t>
            </w:r>
          </w:p>
        </w:tc>
        <w:tc>
          <w:tcPr>
            <w:tcW w:w="1701" w:type="dxa"/>
            <w:tcBorders>
              <w:top w:val="nil"/>
              <w:left w:val="nil"/>
              <w:bottom w:val="nil"/>
              <w:right w:val="nil"/>
            </w:tcBorders>
            <w:noWrap/>
            <w:vAlign w:val="bottom"/>
            <w:hideMark/>
          </w:tcPr>
          <w:p w14:paraId="2350629E"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w:t>
            </w:r>
          </w:p>
        </w:tc>
        <w:tc>
          <w:tcPr>
            <w:tcW w:w="1984" w:type="dxa"/>
            <w:tcBorders>
              <w:top w:val="nil"/>
              <w:left w:val="nil"/>
              <w:bottom w:val="nil"/>
              <w:right w:val="nil"/>
            </w:tcBorders>
            <w:noWrap/>
            <w:vAlign w:val="bottom"/>
            <w:hideMark/>
          </w:tcPr>
          <w:p w14:paraId="5DE3FE2B" w14:textId="27EA62D0"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0,0294</w:t>
            </w:r>
          </w:p>
        </w:tc>
      </w:tr>
      <w:tr w:rsidR="00830C48" w:rsidRPr="006E281A" w14:paraId="255CCBB9" w14:textId="77777777" w:rsidTr="009A7D8E">
        <w:trPr>
          <w:trHeight w:val="300"/>
        </w:trPr>
        <w:tc>
          <w:tcPr>
            <w:tcW w:w="1701" w:type="dxa"/>
            <w:tcBorders>
              <w:top w:val="nil"/>
              <w:left w:val="nil"/>
              <w:bottom w:val="nil"/>
              <w:right w:val="nil"/>
            </w:tcBorders>
            <w:noWrap/>
            <w:vAlign w:val="bottom"/>
            <w:hideMark/>
          </w:tcPr>
          <w:p w14:paraId="5F4619F0" w14:textId="08837B29"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3.3</w:t>
            </w:r>
            <w:r w:rsidR="00D70D04">
              <w:rPr>
                <w:rFonts w:ascii="Calibri" w:eastAsia="Times New Roman" w:hAnsi="Calibri" w:cs="Calibri"/>
                <w:color w:val="000000"/>
                <w:sz w:val="22"/>
                <w:lang w:eastAsia="nl-BE"/>
              </w:rPr>
              <w:t xml:space="preserve"> </w:t>
            </w:r>
            <w:r w:rsidRPr="006E281A">
              <w:rPr>
                <w:rFonts w:ascii="Calibri" w:eastAsia="Times New Roman" w:hAnsi="Calibri" w:cs="Calibri"/>
                <w:color w:val="000000"/>
                <w:sz w:val="22"/>
                <w:lang w:eastAsia="nl-BE"/>
              </w:rPr>
              <w:t xml:space="preserve">V </w:t>
            </w:r>
            <w:r w:rsidR="005F6F65">
              <w:rPr>
                <w:rFonts w:ascii="Calibri" w:eastAsia="Times New Roman" w:hAnsi="Calibri" w:cs="Calibri"/>
                <w:color w:val="000000"/>
                <w:sz w:val="22"/>
                <w:lang w:eastAsia="nl-BE"/>
              </w:rPr>
              <w:t>-</w:t>
            </w:r>
            <w:r w:rsidRPr="006E281A">
              <w:rPr>
                <w:rFonts w:ascii="Calibri" w:eastAsia="Times New Roman" w:hAnsi="Calibri" w:cs="Calibri"/>
                <w:color w:val="000000"/>
                <w:sz w:val="22"/>
                <w:lang w:eastAsia="nl-BE"/>
              </w:rPr>
              <w:t>LDO</w:t>
            </w:r>
          </w:p>
        </w:tc>
        <w:tc>
          <w:tcPr>
            <w:tcW w:w="709" w:type="dxa"/>
            <w:tcBorders>
              <w:top w:val="nil"/>
              <w:left w:val="nil"/>
              <w:bottom w:val="nil"/>
              <w:right w:val="nil"/>
            </w:tcBorders>
            <w:noWrap/>
            <w:vAlign w:val="bottom"/>
            <w:hideMark/>
          </w:tcPr>
          <w:p w14:paraId="1F5DEAE6"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SMD</w:t>
            </w:r>
          </w:p>
        </w:tc>
        <w:tc>
          <w:tcPr>
            <w:tcW w:w="4253" w:type="dxa"/>
            <w:tcBorders>
              <w:top w:val="nil"/>
              <w:left w:val="nil"/>
              <w:bottom w:val="nil"/>
              <w:right w:val="nil"/>
            </w:tcBorders>
            <w:noWrap/>
            <w:vAlign w:val="bottom"/>
            <w:hideMark/>
          </w:tcPr>
          <w:p w14:paraId="710943CE" w14:textId="3A858B89" w:rsidR="00830C48" w:rsidRPr="006E281A" w:rsidRDefault="00830C48">
            <w:pPr>
              <w:spacing w:before="0" w:after="0" w:line="240" w:lineRule="auto"/>
              <w:rPr>
                <w:rFonts w:ascii="Calibri" w:eastAsia="Times New Roman" w:hAnsi="Calibri" w:cs="Calibri"/>
                <w:color w:val="0563C1"/>
                <w:sz w:val="22"/>
                <w:u w:val="single"/>
                <w:lang w:eastAsia="nl-BE"/>
              </w:rPr>
            </w:pPr>
            <w:hyperlink r:id="rId58" w:history="1">
              <w:r w:rsidRPr="006E281A">
                <w:rPr>
                  <w:rFonts w:ascii="Calibri" w:eastAsia="Times New Roman" w:hAnsi="Calibri" w:cs="Calibri"/>
                  <w:color w:val="0563C1"/>
                  <w:sz w:val="22"/>
                  <w:u w:val="single"/>
                  <w:lang w:eastAsia="nl-BE"/>
                </w:rPr>
                <w:t>https://nl.aliexpress.com/item/1005004908874511.html?spm=a2g0o.order_list.order_list_main.122.7b2f79d2tsYecZ&amp;gatewayAdapt=glo2nld</w:t>
              </w:r>
            </w:hyperlink>
          </w:p>
        </w:tc>
        <w:tc>
          <w:tcPr>
            <w:tcW w:w="708" w:type="dxa"/>
            <w:tcBorders>
              <w:top w:val="nil"/>
              <w:left w:val="nil"/>
              <w:bottom w:val="nil"/>
              <w:right w:val="nil"/>
            </w:tcBorders>
            <w:noWrap/>
            <w:vAlign w:val="bottom"/>
            <w:hideMark/>
          </w:tcPr>
          <w:p w14:paraId="0B7B3644"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50</w:t>
            </w:r>
          </w:p>
        </w:tc>
        <w:tc>
          <w:tcPr>
            <w:tcW w:w="851" w:type="dxa"/>
            <w:tcBorders>
              <w:top w:val="nil"/>
              <w:left w:val="nil"/>
              <w:bottom w:val="nil"/>
              <w:right w:val="nil"/>
            </w:tcBorders>
            <w:noWrap/>
            <w:vAlign w:val="bottom"/>
            <w:hideMark/>
          </w:tcPr>
          <w:p w14:paraId="10DD8F12" w14:textId="65DD91EA"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1,47</w:t>
            </w:r>
          </w:p>
        </w:tc>
        <w:tc>
          <w:tcPr>
            <w:tcW w:w="1134" w:type="dxa"/>
            <w:tcBorders>
              <w:top w:val="nil"/>
              <w:left w:val="nil"/>
              <w:bottom w:val="nil"/>
              <w:right w:val="nil"/>
            </w:tcBorders>
            <w:noWrap/>
            <w:vAlign w:val="bottom"/>
            <w:hideMark/>
          </w:tcPr>
          <w:p w14:paraId="1EC65A24" w14:textId="00339B5F"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0,0294</w:t>
            </w:r>
          </w:p>
        </w:tc>
        <w:tc>
          <w:tcPr>
            <w:tcW w:w="1701" w:type="dxa"/>
            <w:tcBorders>
              <w:top w:val="nil"/>
              <w:left w:val="nil"/>
              <w:bottom w:val="nil"/>
              <w:right w:val="nil"/>
            </w:tcBorders>
            <w:noWrap/>
            <w:vAlign w:val="bottom"/>
            <w:hideMark/>
          </w:tcPr>
          <w:p w14:paraId="3A7CDE30"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2</w:t>
            </w:r>
          </w:p>
        </w:tc>
        <w:tc>
          <w:tcPr>
            <w:tcW w:w="1984" w:type="dxa"/>
            <w:tcBorders>
              <w:top w:val="nil"/>
              <w:left w:val="nil"/>
              <w:bottom w:val="nil"/>
              <w:right w:val="nil"/>
            </w:tcBorders>
            <w:noWrap/>
            <w:vAlign w:val="bottom"/>
            <w:hideMark/>
          </w:tcPr>
          <w:p w14:paraId="6364995F" w14:textId="56DC4B6D"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0,0588</w:t>
            </w:r>
          </w:p>
        </w:tc>
      </w:tr>
      <w:tr w:rsidR="00830C48" w:rsidRPr="006E281A" w14:paraId="370410EF" w14:textId="77777777" w:rsidTr="009A7D8E">
        <w:trPr>
          <w:trHeight w:val="300"/>
        </w:trPr>
        <w:tc>
          <w:tcPr>
            <w:tcW w:w="1701" w:type="dxa"/>
            <w:tcBorders>
              <w:top w:val="nil"/>
              <w:left w:val="nil"/>
              <w:bottom w:val="nil"/>
              <w:right w:val="nil"/>
            </w:tcBorders>
            <w:noWrap/>
            <w:vAlign w:val="bottom"/>
            <w:hideMark/>
          </w:tcPr>
          <w:p w14:paraId="7400357F" w14:textId="40989582"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TMC2208</w:t>
            </w:r>
            <w:r w:rsidR="005F6F65">
              <w:rPr>
                <w:rFonts w:ascii="Calibri" w:eastAsia="Times New Roman" w:hAnsi="Calibri" w:cs="Calibri"/>
                <w:color w:val="000000"/>
                <w:sz w:val="22"/>
                <w:lang w:eastAsia="nl-BE"/>
              </w:rPr>
              <w:t>-</w:t>
            </w:r>
            <w:r w:rsidRPr="006E281A">
              <w:rPr>
                <w:rFonts w:ascii="Calibri" w:eastAsia="Times New Roman" w:hAnsi="Calibri" w:cs="Calibri"/>
                <w:color w:val="000000"/>
                <w:sz w:val="22"/>
                <w:lang w:eastAsia="nl-BE"/>
              </w:rPr>
              <w:t>chip</w:t>
            </w:r>
          </w:p>
        </w:tc>
        <w:tc>
          <w:tcPr>
            <w:tcW w:w="709" w:type="dxa"/>
            <w:tcBorders>
              <w:top w:val="nil"/>
              <w:left w:val="nil"/>
              <w:bottom w:val="nil"/>
              <w:right w:val="nil"/>
            </w:tcBorders>
            <w:noWrap/>
            <w:vAlign w:val="bottom"/>
            <w:hideMark/>
          </w:tcPr>
          <w:p w14:paraId="4711394E"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SMD</w:t>
            </w:r>
          </w:p>
        </w:tc>
        <w:tc>
          <w:tcPr>
            <w:tcW w:w="4253" w:type="dxa"/>
            <w:tcBorders>
              <w:top w:val="nil"/>
              <w:left w:val="nil"/>
              <w:bottom w:val="nil"/>
              <w:right w:val="nil"/>
            </w:tcBorders>
            <w:noWrap/>
            <w:vAlign w:val="bottom"/>
            <w:hideMark/>
          </w:tcPr>
          <w:p w14:paraId="7AD03C06" w14:textId="2A20B27A" w:rsidR="00830C48" w:rsidRPr="006E281A" w:rsidRDefault="00830C48">
            <w:pPr>
              <w:spacing w:before="0" w:after="0" w:line="240" w:lineRule="auto"/>
              <w:rPr>
                <w:rFonts w:ascii="Calibri" w:eastAsia="Times New Roman" w:hAnsi="Calibri" w:cs="Calibri"/>
                <w:color w:val="0563C1"/>
                <w:sz w:val="22"/>
                <w:u w:val="single"/>
                <w:lang w:eastAsia="nl-BE"/>
              </w:rPr>
            </w:pPr>
            <w:hyperlink r:id="rId59" w:history="1">
              <w:r w:rsidRPr="006E281A">
                <w:rPr>
                  <w:rFonts w:ascii="Calibri" w:eastAsia="Times New Roman" w:hAnsi="Calibri" w:cs="Calibri"/>
                  <w:color w:val="0563C1"/>
                  <w:sz w:val="22"/>
                  <w:u w:val="single"/>
                  <w:lang w:eastAsia="nl-BE"/>
                </w:rPr>
                <w:t>https://nl.aliexpress.com/item/1005002873631753.html?spm=a2g0o.order_list.order_list_main.129.7b2f79d2tsYecZ&amp;gatewayAdapt=glo2nld</w:t>
              </w:r>
            </w:hyperlink>
          </w:p>
        </w:tc>
        <w:tc>
          <w:tcPr>
            <w:tcW w:w="708" w:type="dxa"/>
            <w:tcBorders>
              <w:top w:val="nil"/>
              <w:left w:val="nil"/>
              <w:bottom w:val="nil"/>
              <w:right w:val="nil"/>
            </w:tcBorders>
            <w:noWrap/>
            <w:vAlign w:val="bottom"/>
            <w:hideMark/>
          </w:tcPr>
          <w:p w14:paraId="219BB874"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10</w:t>
            </w:r>
          </w:p>
        </w:tc>
        <w:tc>
          <w:tcPr>
            <w:tcW w:w="851" w:type="dxa"/>
            <w:tcBorders>
              <w:top w:val="nil"/>
              <w:left w:val="nil"/>
              <w:bottom w:val="nil"/>
              <w:right w:val="nil"/>
            </w:tcBorders>
            <w:noWrap/>
            <w:vAlign w:val="bottom"/>
            <w:hideMark/>
          </w:tcPr>
          <w:p w14:paraId="6E0000CC" w14:textId="5C466C1D"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10,24</w:t>
            </w:r>
          </w:p>
        </w:tc>
        <w:tc>
          <w:tcPr>
            <w:tcW w:w="1134" w:type="dxa"/>
            <w:tcBorders>
              <w:top w:val="nil"/>
              <w:left w:val="nil"/>
              <w:bottom w:val="nil"/>
              <w:right w:val="nil"/>
            </w:tcBorders>
            <w:noWrap/>
            <w:vAlign w:val="bottom"/>
            <w:hideMark/>
          </w:tcPr>
          <w:p w14:paraId="112B76F7" w14:textId="14AE82C2"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1,024</w:t>
            </w:r>
          </w:p>
        </w:tc>
        <w:tc>
          <w:tcPr>
            <w:tcW w:w="1701" w:type="dxa"/>
            <w:tcBorders>
              <w:top w:val="nil"/>
              <w:left w:val="nil"/>
              <w:bottom w:val="nil"/>
              <w:right w:val="nil"/>
            </w:tcBorders>
            <w:noWrap/>
            <w:vAlign w:val="bottom"/>
            <w:hideMark/>
          </w:tcPr>
          <w:p w14:paraId="4B7FA816"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3</w:t>
            </w:r>
          </w:p>
        </w:tc>
        <w:tc>
          <w:tcPr>
            <w:tcW w:w="1984" w:type="dxa"/>
            <w:tcBorders>
              <w:top w:val="nil"/>
              <w:left w:val="nil"/>
              <w:bottom w:val="nil"/>
              <w:right w:val="nil"/>
            </w:tcBorders>
            <w:noWrap/>
            <w:vAlign w:val="bottom"/>
            <w:hideMark/>
          </w:tcPr>
          <w:p w14:paraId="7B604355" w14:textId="05DB0760"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3,072</w:t>
            </w:r>
          </w:p>
        </w:tc>
      </w:tr>
      <w:tr w:rsidR="00830C48" w:rsidRPr="006E281A" w14:paraId="46FCF4C3" w14:textId="77777777" w:rsidTr="009A7D8E">
        <w:trPr>
          <w:trHeight w:val="300"/>
        </w:trPr>
        <w:tc>
          <w:tcPr>
            <w:tcW w:w="1701" w:type="dxa"/>
            <w:tcBorders>
              <w:top w:val="nil"/>
              <w:left w:val="nil"/>
              <w:bottom w:val="nil"/>
              <w:right w:val="nil"/>
            </w:tcBorders>
            <w:noWrap/>
            <w:vAlign w:val="bottom"/>
            <w:hideMark/>
          </w:tcPr>
          <w:p w14:paraId="320A80CF"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ESP32-S2-wroom</w:t>
            </w:r>
          </w:p>
        </w:tc>
        <w:tc>
          <w:tcPr>
            <w:tcW w:w="709" w:type="dxa"/>
            <w:tcBorders>
              <w:top w:val="nil"/>
              <w:left w:val="nil"/>
              <w:bottom w:val="nil"/>
              <w:right w:val="nil"/>
            </w:tcBorders>
            <w:noWrap/>
            <w:vAlign w:val="bottom"/>
            <w:hideMark/>
          </w:tcPr>
          <w:p w14:paraId="57FC52D3"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SMD</w:t>
            </w:r>
          </w:p>
        </w:tc>
        <w:tc>
          <w:tcPr>
            <w:tcW w:w="4253" w:type="dxa"/>
            <w:tcBorders>
              <w:top w:val="nil"/>
              <w:left w:val="nil"/>
              <w:bottom w:val="nil"/>
              <w:right w:val="nil"/>
            </w:tcBorders>
            <w:noWrap/>
            <w:vAlign w:val="bottom"/>
            <w:hideMark/>
          </w:tcPr>
          <w:p w14:paraId="06024963" w14:textId="14512E72" w:rsidR="00830C48" w:rsidRPr="006E281A" w:rsidRDefault="00830C48">
            <w:pPr>
              <w:spacing w:before="0" w:after="0" w:line="240" w:lineRule="auto"/>
              <w:rPr>
                <w:rFonts w:ascii="Calibri" w:eastAsia="Times New Roman" w:hAnsi="Calibri" w:cs="Calibri"/>
                <w:color w:val="0563C1"/>
                <w:sz w:val="22"/>
                <w:u w:val="single"/>
                <w:lang w:eastAsia="nl-BE"/>
              </w:rPr>
            </w:pPr>
            <w:hyperlink r:id="rId60" w:history="1">
              <w:r w:rsidRPr="006E281A">
                <w:rPr>
                  <w:rFonts w:ascii="Calibri" w:eastAsia="Times New Roman" w:hAnsi="Calibri" w:cs="Calibri"/>
                  <w:color w:val="0563C1"/>
                  <w:sz w:val="22"/>
                  <w:u w:val="single"/>
                  <w:lang w:eastAsia="nl-BE"/>
                </w:rPr>
                <w:t>https://nl.aliexpress.com/item/1005002221813688.html?spm=a2g0o.order_list.order_list_main.141.7b2f79d2tsYecZ&amp;gatewayAdapt=glo2nld</w:t>
              </w:r>
            </w:hyperlink>
          </w:p>
        </w:tc>
        <w:tc>
          <w:tcPr>
            <w:tcW w:w="708" w:type="dxa"/>
            <w:tcBorders>
              <w:top w:val="nil"/>
              <w:left w:val="nil"/>
              <w:bottom w:val="nil"/>
              <w:right w:val="nil"/>
            </w:tcBorders>
            <w:noWrap/>
            <w:vAlign w:val="bottom"/>
            <w:hideMark/>
          </w:tcPr>
          <w:p w14:paraId="20C6218D"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3</w:t>
            </w:r>
          </w:p>
        </w:tc>
        <w:tc>
          <w:tcPr>
            <w:tcW w:w="851" w:type="dxa"/>
            <w:tcBorders>
              <w:top w:val="nil"/>
              <w:left w:val="nil"/>
              <w:bottom w:val="nil"/>
              <w:right w:val="nil"/>
            </w:tcBorders>
            <w:noWrap/>
            <w:vAlign w:val="bottom"/>
            <w:hideMark/>
          </w:tcPr>
          <w:p w14:paraId="6C01D5BE" w14:textId="3EB69882"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7,23</w:t>
            </w:r>
          </w:p>
        </w:tc>
        <w:tc>
          <w:tcPr>
            <w:tcW w:w="1134" w:type="dxa"/>
            <w:tcBorders>
              <w:top w:val="nil"/>
              <w:left w:val="nil"/>
              <w:bottom w:val="nil"/>
              <w:right w:val="nil"/>
            </w:tcBorders>
            <w:noWrap/>
            <w:vAlign w:val="bottom"/>
            <w:hideMark/>
          </w:tcPr>
          <w:p w14:paraId="1D71CAB8" w14:textId="7E059AA0"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2,41</w:t>
            </w:r>
          </w:p>
        </w:tc>
        <w:tc>
          <w:tcPr>
            <w:tcW w:w="1701" w:type="dxa"/>
            <w:tcBorders>
              <w:top w:val="nil"/>
              <w:left w:val="nil"/>
              <w:bottom w:val="nil"/>
              <w:right w:val="nil"/>
            </w:tcBorders>
            <w:noWrap/>
            <w:vAlign w:val="bottom"/>
            <w:hideMark/>
          </w:tcPr>
          <w:p w14:paraId="317AAF84"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w:t>
            </w:r>
          </w:p>
        </w:tc>
        <w:tc>
          <w:tcPr>
            <w:tcW w:w="1984" w:type="dxa"/>
            <w:tcBorders>
              <w:top w:val="nil"/>
              <w:left w:val="nil"/>
              <w:bottom w:val="nil"/>
              <w:right w:val="nil"/>
            </w:tcBorders>
            <w:noWrap/>
            <w:vAlign w:val="bottom"/>
            <w:hideMark/>
          </w:tcPr>
          <w:p w14:paraId="4AAC170C" w14:textId="3809DF71"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2,41</w:t>
            </w:r>
          </w:p>
        </w:tc>
      </w:tr>
      <w:tr w:rsidR="00830C48" w:rsidRPr="006E281A" w14:paraId="195D5BD1" w14:textId="77777777" w:rsidTr="009A7D8E">
        <w:trPr>
          <w:trHeight w:val="300"/>
        </w:trPr>
        <w:tc>
          <w:tcPr>
            <w:tcW w:w="1701" w:type="dxa"/>
            <w:tcBorders>
              <w:top w:val="nil"/>
              <w:left w:val="nil"/>
              <w:bottom w:val="nil"/>
              <w:right w:val="nil"/>
            </w:tcBorders>
            <w:noWrap/>
            <w:vAlign w:val="bottom"/>
            <w:hideMark/>
          </w:tcPr>
          <w:p w14:paraId="7146A8AA" w14:textId="5199CE72"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 xml:space="preserve">Knop </w:t>
            </w:r>
          </w:p>
        </w:tc>
        <w:tc>
          <w:tcPr>
            <w:tcW w:w="709" w:type="dxa"/>
            <w:tcBorders>
              <w:top w:val="nil"/>
              <w:left w:val="nil"/>
              <w:bottom w:val="nil"/>
              <w:right w:val="nil"/>
            </w:tcBorders>
            <w:noWrap/>
            <w:vAlign w:val="bottom"/>
            <w:hideMark/>
          </w:tcPr>
          <w:p w14:paraId="3EC17B11"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SMD</w:t>
            </w:r>
          </w:p>
        </w:tc>
        <w:tc>
          <w:tcPr>
            <w:tcW w:w="4253" w:type="dxa"/>
            <w:tcBorders>
              <w:top w:val="nil"/>
              <w:left w:val="nil"/>
              <w:bottom w:val="nil"/>
              <w:right w:val="nil"/>
            </w:tcBorders>
            <w:noWrap/>
            <w:vAlign w:val="bottom"/>
            <w:hideMark/>
          </w:tcPr>
          <w:p w14:paraId="1F9B1804" w14:textId="198E3286" w:rsidR="00830C48" w:rsidRPr="006E281A" w:rsidRDefault="00830C48">
            <w:pPr>
              <w:spacing w:before="0" w:after="0" w:line="240" w:lineRule="auto"/>
              <w:rPr>
                <w:rFonts w:ascii="Calibri" w:eastAsia="Times New Roman" w:hAnsi="Calibri" w:cs="Calibri"/>
                <w:color w:val="0563C1"/>
                <w:sz w:val="22"/>
                <w:u w:val="single"/>
                <w:lang w:eastAsia="nl-BE"/>
              </w:rPr>
            </w:pPr>
            <w:hyperlink r:id="rId61" w:history="1">
              <w:r w:rsidRPr="006E281A">
                <w:rPr>
                  <w:rFonts w:ascii="Calibri" w:eastAsia="Times New Roman" w:hAnsi="Calibri" w:cs="Calibri"/>
                  <w:color w:val="0563C1"/>
                  <w:sz w:val="22"/>
                  <w:u w:val="single"/>
                  <w:lang w:eastAsia="nl-BE"/>
                </w:rPr>
                <w:t>https://nl.aliexpress.com/item/4000700060759.html?spm=a2g0o.order_list.order_list_main.147.7b2f79d2tsYecZ&amp;gatewayAdapt=glo2nld</w:t>
              </w:r>
            </w:hyperlink>
          </w:p>
        </w:tc>
        <w:tc>
          <w:tcPr>
            <w:tcW w:w="708" w:type="dxa"/>
            <w:tcBorders>
              <w:top w:val="nil"/>
              <w:left w:val="nil"/>
              <w:bottom w:val="nil"/>
              <w:right w:val="nil"/>
            </w:tcBorders>
            <w:noWrap/>
            <w:vAlign w:val="bottom"/>
            <w:hideMark/>
          </w:tcPr>
          <w:p w14:paraId="1BF506F4"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10</w:t>
            </w:r>
          </w:p>
        </w:tc>
        <w:tc>
          <w:tcPr>
            <w:tcW w:w="851" w:type="dxa"/>
            <w:tcBorders>
              <w:top w:val="nil"/>
              <w:left w:val="nil"/>
              <w:bottom w:val="nil"/>
              <w:right w:val="nil"/>
            </w:tcBorders>
            <w:noWrap/>
            <w:vAlign w:val="bottom"/>
            <w:hideMark/>
          </w:tcPr>
          <w:p w14:paraId="22188CA5" w14:textId="6DCDBA81"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1,37</w:t>
            </w:r>
          </w:p>
        </w:tc>
        <w:tc>
          <w:tcPr>
            <w:tcW w:w="1134" w:type="dxa"/>
            <w:tcBorders>
              <w:top w:val="nil"/>
              <w:left w:val="nil"/>
              <w:bottom w:val="nil"/>
              <w:right w:val="nil"/>
            </w:tcBorders>
            <w:noWrap/>
            <w:vAlign w:val="bottom"/>
            <w:hideMark/>
          </w:tcPr>
          <w:p w14:paraId="22D84CCB" w14:textId="0878D982"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0,137</w:t>
            </w:r>
          </w:p>
        </w:tc>
        <w:tc>
          <w:tcPr>
            <w:tcW w:w="1701" w:type="dxa"/>
            <w:tcBorders>
              <w:top w:val="nil"/>
              <w:left w:val="nil"/>
              <w:bottom w:val="nil"/>
              <w:right w:val="nil"/>
            </w:tcBorders>
            <w:noWrap/>
            <w:vAlign w:val="bottom"/>
            <w:hideMark/>
          </w:tcPr>
          <w:p w14:paraId="5F06B9B9"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2</w:t>
            </w:r>
          </w:p>
        </w:tc>
        <w:tc>
          <w:tcPr>
            <w:tcW w:w="1984" w:type="dxa"/>
            <w:tcBorders>
              <w:top w:val="nil"/>
              <w:left w:val="nil"/>
              <w:bottom w:val="nil"/>
              <w:right w:val="nil"/>
            </w:tcBorders>
            <w:noWrap/>
            <w:vAlign w:val="bottom"/>
            <w:hideMark/>
          </w:tcPr>
          <w:p w14:paraId="200FCDF8" w14:textId="1F3D0068"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0,274</w:t>
            </w:r>
          </w:p>
        </w:tc>
      </w:tr>
      <w:tr w:rsidR="00830C48" w:rsidRPr="006E281A" w14:paraId="71FDF30F" w14:textId="77777777" w:rsidTr="009A7D8E">
        <w:trPr>
          <w:trHeight w:val="300"/>
        </w:trPr>
        <w:tc>
          <w:tcPr>
            <w:tcW w:w="1701" w:type="dxa"/>
            <w:tcBorders>
              <w:top w:val="nil"/>
              <w:left w:val="nil"/>
              <w:bottom w:val="nil"/>
              <w:right w:val="nil"/>
            </w:tcBorders>
            <w:noWrap/>
            <w:vAlign w:val="bottom"/>
            <w:hideMark/>
          </w:tcPr>
          <w:p w14:paraId="2D9827A9"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 xml:space="preserve">Condensatoren </w:t>
            </w:r>
          </w:p>
        </w:tc>
        <w:tc>
          <w:tcPr>
            <w:tcW w:w="709" w:type="dxa"/>
            <w:tcBorders>
              <w:top w:val="nil"/>
              <w:left w:val="nil"/>
              <w:bottom w:val="nil"/>
              <w:right w:val="nil"/>
            </w:tcBorders>
            <w:noWrap/>
            <w:vAlign w:val="bottom"/>
            <w:hideMark/>
          </w:tcPr>
          <w:p w14:paraId="413643DA"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SMD</w:t>
            </w:r>
          </w:p>
        </w:tc>
        <w:tc>
          <w:tcPr>
            <w:tcW w:w="4253" w:type="dxa"/>
            <w:tcBorders>
              <w:top w:val="nil"/>
              <w:left w:val="nil"/>
              <w:bottom w:val="nil"/>
              <w:right w:val="nil"/>
            </w:tcBorders>
            <w:noWrap/>
            <w:vAlign w:val="bottom"/>
            <w:hideMark/>
          </w:tcPr>
          <w:p w14:paraId="59D5EAA5" w14:textId="2E011148" w:rsidR="00830C48" w:rsidRPr="006E281A" w:rsidRDefault="00830C48">
            <w:pPr>
              <w:spacing w:before="0" w:after="0" w:line="240" w:lineRule="auto"/>
              <w:rPr>
                <w:rFonts w:ascii="Calibri" w:eastAsia="Times New Roman" w:hAnsi="Calibri" w:cs="Calibri"/>
                <w:color w:val="0563C1"/>
                <w:sz w:val="22"/>
                <w:u w:val="single"/>
                <w:lang w:eastAsia="nl-BE"/>
              </w:rPr>
            </w:pPr>
            <w:hyperlink r:id="rId62" w:history="1">
              <w:r w:rsidRPr="006E281A">
                <w:rPr>
                  <w:rFonts w:ascii="Calibri" w:eastAsia="Times New Roman" w:hAnsi="Calibri" w:cs="Calibri"/>
                  <w:color w:val="0563C1"/>
                  <w:sz w:val="22"/>
                  <w:u w:val="single"/>
                  <w:lang w:eastAsia="nl-BE"/>
                </w:rPr>
                <w:t>https://nl.aliexpress.com/item/4001345918046.html?spm=a2g0o.order_list.order_list_main.51.209079d2DWapJU&amp;gatewayAdapt=glo2nld</w:t>
              </w:r>
            </w:hyperlink>
          </w:p>
        </w:tc>
        <w:tc>
          <w:tcPr>
            <w:tcW w:w="708" w:type="dxa"/>
            <w:tcBorders>
              <w:top w:val="nil"/>
              <w:left w:val="nil"/>
              <w:bottom w:val="nil"/>
              <w:right w:val="nil"/>
            </w:tcBorders>
            <w:noWrap/>
            <w:vAlign w:val="bottom"/>
            <w:hideMark/>
          </w:tcPr>
          <w:p w14:paraId="7E979DB8"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720</w:t>
            </w:r>
          </w:p>
        </w:tc>
        <w:tc>
          <w:tcPr>
            <w:tcW w:w="851" w:type="dxa"/>
            <w:tcBorders>
              <w:top w:val="nil"/>
              <w:left w:val="nil"/>
              <w:bottom w:val="nil"/>
              <w:right w:val="nil"/>
            </w:tcBorders>
            <w:noWrap/>
            <w:vAlign w:val="bottom"/>
            <w:hideMark/>
          </w:tcPr>
          <w:p w14:paraId="198A9D9F" w14:textId="024567C2"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6,89</w:t>
            </w:r>
          </w:p>
        </w:tc>
        <w:tc>
          <w:tcPr>
            <w:tcW w:w="1134" w:type="dxa"/>
            <w:tcBorders>
              <w:top w:val="nil"/>
              <w:left w:val="nil"/>
              <w:bottom w:val="nil"/>
              <w:right w:val="nil"/>
            </w:tcBorders>
            <w:noWrap/>
            <w:vAlign w:val="bottom"/>
            <w:hideMark/>
          </w:tcPr>
          <w:p w14:paraId="75CDA750" w14:textId="3BAA2603"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0,009</w:t>
            </w:r>
          </w:p>
        </w:tc>
        <w:tc>
          <w:tcPr>
            <w:tcW w:w="1701" w:type="dxa"/>
            <w:tcBorders>
              <w:top w:val="nil"/>
              <w:left w:val="nil"/>
              <w:bottom w:val="nil"/>
              <w:right w:val="nil"/>
            </w:tcBorders>
            <w:noWrap/>
            <w:vAlign w:val="bottom"/>
            <w:hideMark/>
          </w:tcPr>
          <w:p w14:paraId="6D989DFF"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37</w:t>
            </w:r>
          </w:p>
        </w:tc>
        <w:tc>
          <w:tcPr>
            <w:tcW w:w="1984" w:type="dxa"/>
            <w:tcBorders>
              <w:top w:val="nil"/>
              <w:left w:val="nil"/>
              <w:bottom w:val="nil"/>
              <w:right w:val="nil"/>
            </w:tcBorders>
            <w:noWrap/>
            <w:vAlign w:val="bottom"/>
            <w:hideMark/>
          </w:tcPr>
          <w:p w14:paraId="12F23C3F" w14:textId="09812533"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0,333</w:t>
            </w:r>
          </w:p>
        </w:tc>
      </w:tr>
      <w:tr w:rsidR="00830C48" w:rsidRPr="006E281A" w14:paraId="1E678ADD" w14:textId="77777777" w:rsidTr="009A7D8E">
        <w:trPr>
          <w:trHeight w:val="300"/>
        </w:trPr>
        <w:tc>
          <w:tcPr>
            <w:tcW w:w="1701" w:type="dxa"/>
            <w:tcBorders>
              <w:top w:val="nil"/>
              <w:left w:val="nil"/>
              <w:bottom w:val="nil"/>
              <w:right w:val="nil"/>
            </w:tcBorders>
            <w:noWrap/>
            <w:vAlign w:val="bottom"/>
            <w:hideMark/>
          </w:tcPr>
          <w:p w14:paraId="36626CCD"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Weerstanden</w:t>
            </w:r>
          </w:p>
        </w:tc>
        <w:tc>
          <w:tcPr>
            <w:tcW w:w="709" w:type="dxa"/>
            <w:tcBorders>
              <w:top w:val="nil"/>
              <w:left w:val="nil"/>
              <w:bottom w:val="nil"/>
              <w:right w:val="nil"/>
            </w:tcBorders>
            <w:noWrap/>
            <w:vAlign w:val="bottom"/>
            <w:hideMark/>
          </w:tcPr>
          <w:p w14:paraId="78F4D31B"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SMD</w:t>
            </w:r>
          </w:p>
        </w:tc>
        <w:tc>
          <w:tcPr>
            <w:tcW w:w="4253" w:type="dxa"/>
            <w:tcBorders>
              <w:top w:val="nil"/>
              <w:left w:val="nil"/>
              <w:bottom w:val="nil"/>
              <w:right w:val="nil"/>
            </w:tcBorders>
            <w:noWrap/>
            <w:vAlign w:val="bottom"/>
            <w:hideMark/>
          </w:tcPr>
          <w:p w14:paraId="63539C75" w14:textId="09F1B43F" w:rsidR="00830C48" w:rsidRPr="006E281A" w:rsidRDefault="00830C48">
            <w:pPr>
              <w:spacing w:before="0" w:after="0" w:line="240" w:lineRule="auto"/>
              <w:rPr>
                <w:rFonts w:ascii="Calibri" w:eastAsia="Times New Roman" w:hAnsi="Calibri" w:cs="Calibri"/>
                <w:color w:val="0563C1"/>
                <w:sz w:val="22"/>
                <w:u w:val="single"/>
                <w:lang w:eastAsia="nl-BE"/>
              </w:rPr>
            </w:pPr>
            <w:hyperlink r:id="rId63" w:history="1">
              <w:r w:rsidRPr="006E281A">
                <w:rPr>
                  <w:rFonts w:ascii="Calibri" w:eastAsia="Times New Roman" w:hAnsi="Calibri" w:cs="Calibri"/>
                  <w:color w:val="0563C1"/>
                  <w:sz w:val="22"/>
                  <w:u w:val="single"/>
                  <w:lang w:eastAsia="nl-BE"/>
                </w:rPr>
                <w:t>https://nl.aliexpress.com/item/1005001461098423.html?spm=a2g0o.order_list.order_list_main.26.209079d2DWapJU&amp;gatewayAdapt=glo2nld</w:t>
              </w:r>
            </w:hyperlink>
          </w:p>
        </w:tc>
        <w:tc>
          <w:tcPr>
            <w:tcW w:w="708" w:type="dxa"/>
            <w:tcBorders>
              <w:top w:val="nil"/>
              <w:left w:val="nil"/>
              <w:bottom w:val="nil"/>
              <w:right w:val="nil"/>
            </w:tcBorders>
            <w:noWrap/>
            <w:vAlign w:val="bottom"/>
            <w:hideMark/>
          </w:tcPr>
          <w:p w14:paraId="19A612D7"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2000</w:t>
            </w:r>
          </w:p>
        </w:tc>
        <w:tc>
          <w:tcPr>
            <w:tcW w:w="851" w:type="dxa"/>
            <w:tcBorders>
              <w:top w:val="nil"/>
              <w:left w:val="nil"/>
              <w:bottom w:val="nil"/>
              <w:right w:val="nil"/>
            </w:tcBorders>
            <w:noWrap/>
            <w:vAlign w:val="bottom"/>
            <w:hideMark/>
          </w:tcPr>
          <w:p w14:paraId="132D8FE2" w14:textId="3A7CD36B"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5,02</w:t>
            </w:r>
          </w:p>
        </w:tc>
        <w:tc>
          <w:tcPr>
            <w:tcW w:w="1134" w:type="dxa"/>
            <w:tcBorders>
              <w:top w:val="nil"/>
              <w:left w:val="nil"/>
              <w:bottom w:val="nil"/>
              <w:right w:val="nil"/>
            </w:tcBorders>
            <w:noWrap/>
            <w:vAlign w:val="bottom"/>
            <w:hideMark/>
          </w:tcPr>
          <w:p w14:paraId="55F59968" w14:textId="61C78B0F"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0,025</w:t>
            </w:r>
          </w:p>
        </w:tc>
        <w:tc>
          <w:tcPr>
            <w:tcW w:w="1701" w:type="dxa"/>
            <w:tcBorders>
              <w:top w:val="nil"/>
              <w:left w:val="nil"/>
              <w:bottom w:val="nil"/>
              <w:right w:val="nil"/>
            </w:tcBorders>
            <w:noWrap/>
            <w:vAlign w:val="bottom"/>
            <w:hideMark/>
          </w:tcPr>
          <w:p w14:paraId="4A0B0F7C"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33</w:t>
            </w:r>
          </w:p>
        </w:tc>
        <w:tc>
          <w:tcPr>
            <w:tcW w:w="1984" w:type="dxa"/>
            <w:tcBorders>
              <w:top w:val="nil"/>
              <w:left w:val="nil"/>
              <w:bottom w:val="nil"/>
              <w:right w:val="nil"/>
            </w:tcBorders>
            <w:noWrap/>
            <w:vAlign w:val="bottom"/>
            <w:hideMark/>
          </w:tcPr>
          <w:p w14:paraId="255DE6AF" w14:textId="3F2E9A76"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0,825</w:t>
            </w:r>
          </w:p>
        </w:tc>
      </w:tr>
      <w:tr w:rsidR="00830C48" w:rsidRPr="006E281A" w14:paraId="7E308A34" w14:textId="77777777" w:rsidTr="009A7D8E">
        <w:trPr>
          <w:trHeight w:val="300"/>
        </w:trPr>
        <w:tc>
          <w:tcPr>
            <w:tcW w:w="1701" w:type="dxa"/>
            <w:tcBorders>
              <w:top w:val="nil"/>
              <w:left w:val="nil"/>
              <w:bottom w:val="nil"/>
              <w:right w:val="nil"/>
            </w:tcBorders>
            <w:noWrap/>
            <w:vAlign w:val="bottom"/>
            <w:hideMark/>
          </w:tcPr>
          <w:p w14:paraId="0546F81C" w14:textId="64450AC9" w:rsidR="00830C48" w:rsidRPr="006E281A" w:rsidRDefault="00F325C0">
            <w:pPr>
              <w:spacing w:before="0" w:after="0" w:line="240" w:lineRule="auto"/>
              <w:rPr>
                <w:rFonts w:ascii="Calibri" w:eastAsia="Times New Roman" w:hAnsi="Calibri" w:cs="Calibri"/>
                <w:color w:val="000000"/>
                <w:sz w:val="22"/>
                <w:lang w:eastAsia="nl-BE"/>
              </w:rPr>
            </w:pPr>
            <w:r>
              <w:rPr>
                <w:rFonts w:ascii="Calibri" w:eastAsia="Times New Roman" w:hAnsi="Calibri" w:cs="Calibri"/>
                <w:color w:val="000000"/>
                <w:sz w:val="22"/>
                <w:lang w:eastAsia="nl-BE"/>
              </w:rPr>
              <w:lastRenderedPageBreak/>
              <w:t>lcd</w:t>
            </w:r>
            <w:r w:rsidR="00830C48" w:rsidRPr="006E281A">
              <w:rPr>
                <w:rFonts w:ascii="Calibri" w:eastAsia="Times New Roman" w:hAnsi="Calibri" w:cs="Calibri"/>
                <w:color w:val="000000"/>
                <w:sz w:val="22"/>
                <w:lang w:eastAsia="nl-BE"/>
              </w:rPr>
              <w:t xml:space="preserve"> ST7920</w:t>
            </w:r>
          </w:p>
        </w:tc>
        <w:tc>
          <w:tcPr>
            <w:tcW w:w="709" w:type="dxa"/>
            <w:tcBorders>
              <w:top w:val="nil"/>
              <w:left w:val="nil"/>
              <w:bottom w:val="nil"/>
              <w:right w:val="nil"/>
            </w:tcBorders>
            <w:noWrap/>
            <w:vAlign w:val="bottom"/>
            <w:hideMark/>
          </w:tcPr>
          <w:p w14:paraId="0EA90A04"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THT</w:t>
            </w:r>
          </w:p>
        </w:tc>
        <w:tc>
          <w:tcPr>
            <w:tcW w:w="4253" w:type="dxa"/>
            <w:tcBorders>
              <w:top w:val="nil"/>
              <w:left w:val="nil"/>
              <w:bottom w:val="nil"/>
              <w:right w:val="nil"/>
            </w:tcBorders>
            <w:noWrap/>
            <w:vAlign w:val="bottom"/>
            <w:hideMark/>
          </w:tcPr>
          <w:p w14:paraId="05F1E5A4" w14:textId="49479C86" w:rsidR="00830C48" w:rsidRPr="006E281A" w:rsidRDefault="00830C48">
            <w:pPr>
              <w:spacing w:before="0" w:after="0" w:line="240" w:lineRule="auto"/>
              <w:rPr>
                <w:rFonts w:ascii="Calibri" w:eastAsia="Times New Roman" w:hAnsi="Calibri" w:cs="Calibri"/>
                <w:color w:val="0563C1"/>
                <w:sz w:val="22"/>
                <w:u w:val="single"/>
                <w:lang w:eastAsia="nl-BE"/>
              </w:rPr>
            </w:pPr>
            <w:hyperlink r:id="rId64" w:history="1">
              <w:r w:rsidRPr="006E281A">
                <w:rPr>
                  <w:rFonts w:ascii="Calibri" w:eastAsia="Times New Roman" w:hAnsi="Calibri" w:cs="Calibri"/>
                  <w:color w:val="0563C1"/>
                  <w:sz w:val="22"/>
                  <w:u w:val="single"/>
                  <w:lang w:eastAsia="nl-BE"/>
                </w:rPr>
                <w:t>https://nl.aliexpress.com/item/1005003916378097.html?spm=a2g0o.productlist.main.21.f7f51444aau90J&amp;algo_pvid=357aed06-1a8f-4e04-962d-232323ec6a1f&amp;algo_exp_id=357aed06-1a8f-4e04-962d-232323ec6a1f-10&amp;pdp_npi=3%40dis%21EUR%214.96%214.91%21%21%21%21%21%40211bf14716824140317308166d077e%2112000027459351006%21sea%21BE%21841531276&amp;curPageLogUid=X9ZGha1inysk</w:t>
              </w:r>
            </w:hyperlink>
          </w:p>
        </w:tc>
        <w:tc>
          <w:tcPr>
            <w:tcW w:w="708" w:type="dxa"/>
            <w:tcBorders>
              <w:top w:val="nil"/>
              <w:left w:val="nil"/>
              <w:bottom w:val="nil"/>
              <w:right w:val="nil"/>
            </w:tcBorders>
            <w:noWrap/>
            <w:vAlign w:val="bottom"/>
            <w:hideMark/>
          </w:tcPr>
          <w:p w14:paraId="2C03822C"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w:t>
            </w:r>
          </w:p>
        </w:tc>
        <w:tc>
          <w:tcPr>
            <w:tcW w:w="851" w:type="dxa"/>
            <w:tcBorders>
              <w:top w:val="nil"/>
              <w:left w:val="nil"/>
              <w:bottom w:val="nil"/>
              <w:right w:val="nil"/>
            </w:tcBorders>
            <w:noWrap/>
            <w:vAlign w:val="bottom"/>
            <w:hideMark/>
          </w:tcPr>
          <w:p w14:paraId="1DA5914D" w14:textId="79E87CCD"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4,91</w:t>
            </w:r>
          </w:p>
        </w:tc>
        <w:tc>
          <w:tcPr>
            <w:tcW w:w="1134" w:type="dxa"/>
            <w:tcBorders>
              <w:top w:val="nil"/>
              <w:left w:val="nil"/>
              <w:bottom w:val="nil"/>
              <w:right w:val="nil"/>
            </w:tcBorders>
            <w:noWrap/>
            <w:vAlign w:val="bottom"/>
            <w:hideMark/>
          </w:tcPr>
          <w:p w14:paraId="73C3FD1A" w14:textId="6708BFCD"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4,91</w:t>
            </w:r>
          </w:p>
        </w:tc>
        <w:tc>
          <w:tcPr>
            <w:tcW w:w="1701" w:type="dxa"/>
            <w:tcBorders>
              <w:top w:val="nil"/>
              <w:left w:val="nil"/>
              <w:bottom w:val="nil"/>
              <w:right w:val="nil"/>
            </w:tcBorders>
            <w:noWrap/>
            <w:vAlign w:val="bottom"/>
            <w:hideMark/>
          </w:tcPr>
          <w:p w14:paraId="40D1CF3F"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w:t>
            </w:r>
          </w:p>
        </w:tc>
        <w:tc>
          <w:tcPr>
            <w:tcW w:w="1984" w:type="dxa"/>
            <w:tcBorders>
              <w:top w:val="nil"/>
              <w:left w:val="nil"/>
              <w:bottom w:val="nil"/>
              <w:right w:val="nil"/>
            </w:tcBorders>
            <w:noWrap/>
            <w:vAlign w:val="bottom"/>
            <w:hideMark/>
          </w:tcPr>
          <w:p w14:paraId="4C088704" w14:textId="55B31B13"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4,91</w:t>
            </w:r>
          </w:p>
        </w:tc>
      </w:tr>
      <w:tr w:rsidR="00830C48" w:rsidRPr="006E281A" w14:paraId="7FD533CF" w14:textId="77777777" w:rsidTr="009A7D8E">
        <w:trPr>
          <w:trHeight w:val="300"/>
        </w:trPr>
        <w:tc>
          <w:tcPr>
            <w:tcW w:w="1701" w:type="dxa"/>
            <w:tcBorders>
              <w:top w:val="nil"/>
              <w:left w:val="nil"/>
              <w:bottom w:val="nil"/>
              <w:right w:val="nil"/>
            </w:tcBorders>
            <w:noWrap/>
            <w:vAlign w:val="bottom"/>
            <w:hideMark/>
          </w:tcPr>
          <w:p w14:paraId="2732E05B" w14:textId="20DB520C"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Servo MG995</w:t>
            </w:r>
          </w:p>
        </w:tc>
        <w:tc>
          <w:tcPr>
            <w:tcW w:w="709" w:type="dxa"/>
            <w:tcBorders>
              <w:top w:val="nil"/>
              <w:left w:val="nil"/>
              <w:bottom w:val="nil"/>
              <w:right w:val="nil"/>
            </w:tcBorders>
            <w:noWrap/>
            <w:vAlign w:val="bottom"/>
            <w:hideMark/>
          </w:tcPr>
          <w:p w14:paraId="65D5D973"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THT</w:t>
            </w:r>
          </w:p>
        </w:tc>
        <w:tc>
          <w:tcPr>
            <w:tcW w:w="4253" w:type="dxa"/>
            <w:tcBorders>
              <w:top w:val="nil"/>
              <w:left w:val="nil"/>
              <w:bottom w:val="nil"/>
              <w:right w:val="nil"/>
            </w:tcBorders>
            <w:noWrap/>
            <w:vAlign w:val="bottom"/>
            <w:hideMark/>
          </w:tcPr>
          <w:p w14:paraId="5803FB2D" w14:textId="263AE1B2" w:rsidR="00830C48" w:rsidRPr="006E281A" w:rsidRDefault="00830C48">
            <w:pPr>
              <w:spacing w:before="0" w:after="0" w:line="240" w:lineRule="auto"/>
              <w:rPr>
                <w:rFonts w:ascii="Calibri" w:eastAsia="Times New Roman" w:hAnsi="Calibri" w:cs="Calibri"/>
                <w:color w:val="0563C1"/>
                <w:sz w:val="22"/>
                <w:u w:val="single"/>
                <w:lang w:eastAsia="nl-BE"/>
              </w:rPr>
            </w:pPr>
            <w:hyperlink r:id="rId65" w:history="1">
              <w:r w:rsidRPr="006E281A">
                <w:rPr>
                  <w:rFonts w:ascii="Calibri" w:eastAsia="Times New Roman" w:hAnsi="Calibri" w:cs="Calibri"/>
                  <w:color w:val="0563C1"/>
                  <w:sz w:val="22"/>
                  <w:u w:val="single"/>
                  <w:lang w:eastAsia="nl-BE"/>
                </w:rPr>
                <w:t>https://www.bol.com/be/nl/p/azdelivery-3-x-mg995-micro-digital-servo-motor-voor-rc-robots-helikoptervliegtuigen-compatibel-met-arduino-inclusief-e-book/9300000119725910/?Referrer=ADVNLGOO002013-G-135735706222-S-1679639870575-9300000119725910&amp;gclid=CjwKCAjw9J2iBhBPEiwAErwpebNH9WkOYeBrWzY8cHZ-MVn6p75LLGyoObHuUK76pHnsliEYkcddphoCmzYQAvD_BwE</w:t>
              </w:r>
            </w:hyperlink>
          </w:p>
        </w:tc>
        <w:tc>
          <w:tcPr>
            <w:tcW w:w="708" w:type="dxa"/>
            <w:tcBorders>
              <w:top w:val="nil"/>
              <w:left w:val="nil"/>
              <w:bottom w:val="nil"/>
              <w:right w:val="nil"/>
            </w:tcBorders>
            <w:noWrap/>
            <w:vAlign w:val="bottom"/>
            <w:hideMark/>
          </w:tcPr>
          <w:p w14:paraId="2BC7C47E"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3</w:t>
            </w:r>
          </w:p>
        </w:tc>
        <w:tc>
          <w:tcPr>
            <w:tcW w:w="851" w:type="dxa"/>
            <w:tcBorders>
              <w:top w:val="nil"/>
              <w:left w:val="nil"/>
              <w:bottom w:val="nil"/>
              <w:right w:val="nil"/>
            </w:tcBorders>
            <w:noWrap/>
            <w:vAlign w:val="bottom"/>
            <w:hideMark/>
          </w:tcPr>
          <w:p w14:paraId="29C9D2C4" w14:textId="53228E8E"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19,99</w:t>
            </w:r>
          </w:p>
        </w:tc>
        <w:tc>
          <w:tcPr>
            <w:tcW w:w="1134" w:type="dxa"/>
            <w:tcBorders>
              <w:top w:val="nil"/>
              <w:left w:val="nil"/>
              <w:bottom w:val="nil"/>
              <w:right w:val="nil"/>
            </w:tcBorders>
            <w:noWrap/>
            <w:vAlign w:val="bottom"/>
            <w:hideMark/>
          </w:tcPr>
          <w:p w14:paraId="3EA77D7F" w14:textId="6FC3B194"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6,66</w:t>
            </w:r>
          </w:p>
        </w:tc>
        <w:tc>
          <w:tcPr>
            <w:tcW w:w="1701" w:type="dxa"/>
            <w:tcBorders>
              <w:top w:val="nil"/>
              <w:left w:val="nil"/>
              <w:bottom w:val="nil"/>
              <w:right w:val="nil"/>
            </w:tcBorders>
            <w:noWrap/>
            <w:vAlign w:val="bottom"/>
            <w:hideMark/>
          </w:tcPr>
          <w:p w14:paraId="3A86583D"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3</w:t>
            </w:r>
          </w:p>
        </w:tc>
        <w:tc>
          <w:tcPr>
            <w:tcW w:w="1984" w:type="dxa"/>
            <w:tcBorders>
              <w:top w:val="nil"/>
              <w:left w:val="nil"/>
              <w:bottom w:val="nil"/>
              <w:right w:val="nil"/>
            </w:tcBorders>
            <w:noWrap/>
            <w:vAlign w:val="bottom"/>
            <w:hideMark/>
          </w:tcPr>
          <w:p w14:paraId="4EF3F39A" w14:textId="41806C5B"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19,99</w:t>
            </w:r>
          </w:p>
        </w:tc>
      </w:tr>
      <w:tr w:rsidR="00830C48" w:rsidRPr="006E281A" w14:paraId="45D9BD90" w14:textId="77777777" w:rsidTr="009A7D8E">
        <w:trPr>
          <w:trHeight w:val="300"/>
        </w:trPr>
        <w:tc>
          <w:tcPr>
            <w:tcW w:w="1701" w:type="dxa"/>
            <w:tcBorders>
              <w:top w:val="nil"/>
              <w:left w:val="nil"/>
              <w:bottom w:val="nil"/>
              <w:right w:val="nil"/>
            </w:tcBorders>
            <w:noWrap/>
            <w:vAlign w:val="bottom"/>
            <w:hideMark/>
          </w:tcPr>
          <w:p w14:paraId="31317660"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BC547</w:t>
            </w:r>
          </w:p>
        </w:tc>
        <w:tc>
          <w:tcPr>
            <w:tcW w:w="709" w:type="dxa"/>
            <w:tcBorders>
              <w:top w:val="nil"/>
              <w:left w:val="nil"/>
              <w:bottom w:val="nil"/>
              <w:right w:val="nil"/>
            </w:tcBorders>
            <w:noWrap/>
            <w:vAlign w:val="bottom"/>
            <w:hideMark/>
          </w:tcPr>
          <w:p w14:paraId="51970330"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THT</w:t>
            </w:r>
          </w:p>
        </w:tc>
        <w:tc>
          <w:tcPr>
            <w:tcW w:w="4253" w:type="dxa"/>
            <w:tcBorders>
              <w:top w:val="nil"/>
              <w:left w:val="nil"/>
              <w:bottom w:val="nil"/>
              <w:right w:val="nil"/>
            </w:tcBorders>
            <w:noWrap/>
            <w:vAlign w:val="bottom"/>
            <w:hideMark/>
          </w:tcPr>
          <w:p w14:paraId="296218C3" w14:textId="2E92A1BF" w:rsidR="00830C48" w:rsidRPr="006E281A" w:rsidRDefault="00830C48">
            <w:pPr>
              <w:spacing w:before="0" w:after="0" w:line="240" w:lineRule="auto"/>
              <w:rPr>
                <w:rFonts w:ascii="Calibri" w:eastAsia="Times New Roman" w:hAnsi="Calibri" w:cs="Calibri"/>
                <w:color w:val="0563C1"/>
                <w:sz w:val="22"/>
                <w:u w:val="single"/>
                <w:lang w:eastAsia="nl-BE"/>
              </w:rPr>
            </w:pPr>
            <w:hyperlink r:id="rId66" w:history="1">
              <w:r w:rsidRPr="006E281A">
                <w:rPr>
                  <w:rFonts w:ascii="Calibri" w:eastAsia="Times New Roman" w:hAnsi="Calibri" w:cs="Calibri"/>
                  <w:color w:val="0563C1"/>
                  <w:sz w:val="22"/>
                  <w:u w:val="single"/>
                  <w:lang w:eastAsia="nl-BE"/>
                </w:rPr>
                <w:t>https://nl.aliexpress.com/item/1005003458995298.html?spm=a2g0o.productlist.main.25.194d611bO6wcNu&amp;algo_pvid=4188a2d8-a71d-45e2-837b-feeebd6bb0ec&amp;algo_exp_id=4188a2d8-a71d-45e2-837b-feeebd6bb0ec-12&amp;pdp_npi=3%40dis%21EUR%210.69%210.65%21%21%21%21%21%402122443916824144206786581d06e0%2112000025882263685%21sea%21BE%21841531276&amp;curPageLogUid=MeJttTnuwZX3</w:t>
              </w:r>
            </w:hyperlink>
          </w:p>
        </w:tc>
        <w:tc>
          <w:tcPr>
            <w:tcW w:w="708" w:type="dxa"/>
            <w:tcBorders>
              <w:top w:val="nil"/>
              <w:left w:val="nil"/>
              <w:bottom w:val="nil"/>
              <w:right w:val="nil"/>
            </w:tcBorders>
            <w:noWrap/>
            <w:vAlign w:val="bottom"/>
            <w:hideMark/>
          </w:tcPr>
          <w:p w14:paraId="335CBFE4"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100</w:t>
            </w:r>
          </w:p>
        </w:tc>
        <w:tc>
          <w:tcPr>
            <w:tcW w:w="851" w:type="dxa"/>
            <w:tcBorders>
              <w:top w:val="nil"/>
              <w:left w:val="nil"/>
              <w:bottom w:val="nil"/>
              <w:right w:val="nil"/>
            </w:tcBorders>
            <w:noWrap/>
            <w:vAlign w:val="bottom"/>
            <w:hideMark/>
          </w:tcPr>
          <w:p w14:paraId="083A5982" w14:textId="76C9C6FB"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0,65</w:t>
            </w:r>
          </w:p>
        </w:tc>
        <w:tc>
          <w:tcPr>
            <w:tcW w:w="1134" w:type="dxa"/>
            <w:tcBorders>
              <w:top w:val="nil"/>
              <w:left w:val="nil"/>
              <w:bottom w:val="nil"/>
              <w:right w:val="nil"/>
            </w:tcBorders>
            <w:noWrap/>
            <w:vAlign w:val="bottom"/>
            <w:hideMark/>
          </w:tcPr>
          <w:p w14:paraId="4188953C" w14:textId="35E388EA"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0,0065</w:t>
            </w:r>
          </w:p>
        </w:tc>
        <w:tc>
          <w:tcPr>
            <w:tcW w:w="1701" w:type="dxa"/>
            <w:tcBorders>
              <w:top w:val="nil"/>
              <w:left w:val="nil"/>
              <w:bottom w:val="nil"/>
              <w:right w:val="nil"/>
            </w:tcBorders>
            <w:noWrap/>
            <w:vAlign w:val="bottom"/>
            <w:hideMark/>
          </w:tcPr>
          <w:p w14:paraId="2FD203CD"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2</w:t>
            </w:r>
          </w:p>
        </w:tc>
        <w:tc>
          <w:tcPr>
            <w:tcW w:w="1984" w:type="dxa"/>
            <w:tcBorders>
              <w:top w:val="nil"/>
              <w:left w:val="nil"/>
              <w:bottom w:val="nil"/>
              <w:right w:val="nil"/>
            </w:tcBorders>
            <w:noWrap/>
            <w:vAlign w:val="bottom"/>
            <w:hideMark/>
          </w:tcPr>
          <w:p w14:paraId="26E8A39E" w14:textId="75084B0D"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0,013</w:t>
            </w:r>
          </w:p>
        </w:tc>
      </w:tr>
      <w:tr w:rsidR="00830C48" w:rsidRPr="006E281A" w14:paraId="3F09402F" w14:textId="77777777" w:rsidTr="009A7D8E">
        <w:trPr>
          <w:trHeight w:val="300"/>
        </w:trPr>
        <w:tc>
          <w:tcPr>
            <w:tcW w:w="1701" w:type="dxa"/>
            <w:tcBorders>
              <w:top w:val="nil"/>
              <w:left w:val="nil"/>
              <w:bottom w:val="nil"/>
              <w:right w:val="nil"/>
            </w:tcBorders>
            <w:noWrap/>
            <w:vAlign w:val="bottom"/>
            <w:hideMark/>
          </w:tcPr>
          <w:p w14:paraId="4D4A1CFF" w14:textId="39941868"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lastRenderedPageBreak/>
              <w:t>E</w:t>
            </w:r>
            <w:r w:rsidR="005E01DC">
              <w:rPr>
                <w:rFonts w:ascii="Calibri" w:eastAsia="Times New Roman" w:hAnsi="Calibri" w:cs="Calibri"/>
                <w:color w:val="000000"/>
                <w:sz w:val="22"/>
                <w:lang w:eastAsia="nl-BE"/>
              </w:rPr>
              <w:t>lco</w:t>
            </w:r>
          </w:p>
        </w:tc>
        <w:tc>
          <w:tcPr>
            <w:tcW w:w="709" w:type="dxa"/>
            <w:tcBorders>
              <w:top w:val="nil"/>
              <w:left w:val="nil"/>
              <w:bottom w:val="nil"/>
              <w:right w:val="nil"/>
            </w:tcBorders>
            <w:noWrap/>
            <w:vAlign w:val="bottom"/>
            <w:hideMark/>
          </w:tcPr>
          <w:p w14:paraId="2F473AC1"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THT</w:t>
            </w:r>
          </w:p>
        </w:tc>
        <w:tc>
          <w:tcPr>
            <w:tcW w:w="4253" w:type="dxa"/>
            <w:tcBorders>
              <w:top w:val="nil"/>
              <w:left w:val="nil"/>
              <w:bottom w:val="nil"/>
              <w:right w:val="nil"/>
            </w:tcBorders>
            <w:noWrap/>
            <w:vAlign w:val="bottom"/>
            <w:hideMark/>
          </w:tcPr>
          <w:p w14:paraId="5AA5C8F7" w14:textId="127B9C59" w:rsidR="00830C48" w:rsidRPr="006E281A" w:rsidRDefault="00830C48">
            <w:pPr>
              <w:spacing w:before="0" w:after="0" w:line="240" w:lineRule="auto"/>
              <w:rPr>
                <w:rFonts w:ascii="Calibri" w:eastAsia="Times New Roman" w:hAnsi="Calibri" w:cs="Calibri"/>
                <w:color w:val="0563C1"/>
                <w:sz w:val="22"/>
                <w:u w:val="single"/>
                <w:lang w:eastAsia="nl-BE"/>
              </w:rPr>
            </w:pPr>
            <w:hyperlink r:id="rId67" w:history="1">
              <w:r w:rsidRPr="006E281A">
                <w:rPr>
                  <w:rFonts w:ascii="Calibri" w:eastAsia="Times New Roman" w:hAnsi="Calibri" w:cs="Calibri"/>
                  <w:color w:val="0563C1"/>
                  <w:sz w:val="22"/>
                  <w:u w:val="single"/>
                  <w:lang w:eastAsia="nl-BE"/>
                </w:rPr>
                <w:t>https://nl.aliexpress.com/item/32803428396.html?spm=a2g0o.order_list.order_list_main.60.303079d22by5pV&amp;gatewayAdapt=glo2nld</w:t>
              </w:r>
            </w:hyperlink>
          </w:p>
        </w:tc>
        <w:tc>
          <w:tcPr>
            <w:tcW w:w="708" w:type="dxa"/>
            <w:tcBorders>
              <w:top w:val="nil"/>
              <w:left w:val="nil"/>
              <w:bottom w:val="nil"/>
              <w:right w:val="nil"/>
            </w:tcBorders>
            <w:noWrap/>
            <w:vAlign w:val="bottom"/>
            <w:hideMark/>
          </w:tcPr>
          <w:p w14:paraId="251B972E"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200</w:t>
            </w:r>
          </w:p>
        </w:tc>
        <w:tc>
          <w:tcPr>
            <w:tcW w:w="851" w:type="dxa"/>
            <w:tcBorders>
              <w:top w:val="nil"/>
              <w:left w:val="nil"/>
              <w:bottom w:val="nil"/>
              <w:right w:val="nil"/>
            </w:tcBorders>
            <w:noWrap/>
            <w:vAlign w:val="bottom"/>
            <w:hideMark/>
          </w:tcPr>
          <w:p w14:paraId="2E838552" w14:textId="5A342DF4"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3,81</w:t>
            </w:r>
          </w:p>
        </w:tc>
        <w:tc>
          <w:tcPr>
            <w:tcW w:w="1134" w:type="dxa"/>
            <w:tcBorders>
              <w:top w:val="nil"/>
              <w:left w:val="nil"/>
              <w:bottom w:val="nil"/>
              <w:right w:val="nil"/>
            </w:tcBorders>
            <w:noWrap/>
            <w:vAlign w:val="bottom"/>
            <w:hideMark/>
          </w:tcPr>
          <w:p w14:paraId="069E6AD1" w14:textId="1ED3C9C7"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0,019</w:t>
            </w:r>
          </w:p>
        </w:tc>
        <w:tc>
          <w:tcPr>
            <w:tcW w:w="1701" w:type="dxa"/>
            <w:tcBorders>
              <w:top w:val="nil"/>
              <w:left w:val="nil"/>
              <w:bottom w:val="nil"/>
              <w:right w:val="nil"/>
            </w:tcBorders>
            <w:noWrap/>
            <w:vAlign w:val="bottom"/>
            <w:hideMark/>
          </w:tcPr>
          <w:p w14:paraId="0674871B"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2</w:t>
            </w:r>
          </w:p>
        </w:tc>
        <w:tc>
          <w:tcPr>
            <w:tcW w:w="1984" w:type="dxa"/>
            <w:tcBorders>
              <w:top w:val="nil"/>
              <w:left w:val="nil"/>
              <w:bottom w:val="nil"/>
              <w:right w:val="nil"/>
            </w:tcBorders>
            <w:noWrap/>
            <w:vAlign w:val="bottom"/>
            <w:hideMark/>
          </w:tcPr>
          <w:p w14:paraId="3F6FCC9C" w14:textId="3DF08C7E"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0,038</w:t>
            </w:r>
          </w:p>
        </w:tc>
      </w:tr>
      <w:tr w:rsidR="00830C48" w:rsidRPr="006E281A" w14:paraId="22CA025B" w14:textId="77777777" w:rsidTr="009A7D8E">
        <w:trPr>
          <w:trHeight w:val="300"/>
        </w:trPr>
        <w:tc>
          <w:tcPr>
            <w:tcW w:w="1701" w:type="dxa"/>
            <w:tcBorders>
              <w:top w:val="nil"/>
              <w:left w:val="nil"/>
              <w:bottom w:val="nil"/>
              <w:right w:val="nil"/>
            </w:tcBorders>
            <w:noWrap/>
            <w:vAlign w:val="bottom"/>
            <w:hideMark/>
          </w:tcPr>
          <w:p w14:paraId="60F017CD" w14:textId="6796A9A5"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Ta</w:t>
            </w:r>
            <w:r w:rsidR="00CC2475">
              <w:rPr>
                <w:rFonts w:ascii="Calibri" w:eastAsia="Times New Roman" w:hAnsi="Calibri" w:cs="Calibri"/>
                <w:color w:val="000000"/>
                <w:sz w:val="22"/>
                <w:lang w:eastAsia="nl-BE"/>
              </w:rPr>
              <w:t>ctile shakelaar</w:t>
            </w:r>
          </w:p>
        </w:tc>
        <w:tc>
          <w:tcPr>
            <w:tcW w:w="709" w:type="dxa"/>
            <w:tcBorders>
              <w:top w:val="nil"/>
              <w:left w:val="nil"/>
              <w:bottom w:val="nil"/>
              <w:right w:val="nil"/>
            </w:tcBorders>
            <w:noWrap/>
            <w:vAlign w:val="bottom"/>
            <w:hideMark/>
          </w:tcPr>
          <w:p w14:paraId="75CDED4F"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THT</w:t>
            </w:r>
          </w:p>
        </w:tc>
        <w:tc>
          <w:tcPr>
            <w:tcW w:w="4253" w:type="dxa"/>
            <w:tcBorders>
              <w:top w:val="nil"/>
              <w:left w:val="nil"/>
              <w:bottom w:val="nil"/>
              <w:right w:val="nil"/>
            </w:tcBorders>
            <w:noWrap/>
            <w:vAlign w:val="bottom"/>
            <w:hideMark/>
          </w:tcPr>
          <w:p w14:paraId="7815E7BB" w14:textId="7C1F01A0" w:rsidR="00830C48" w:rsidRPr="006E281A" w:rsidRDefault="00830C48">
            <w:pPr>
              <w:spacing w:before="0" w:after="0" w:line="240" w:lineRule="auto"/>
              <w:rPr>
                <w:rFonts w:ascii="Calibri" w:eastAsia="Times New Roman" w:hAnsi="Calibri" w:cs="Calibri"/>
                <w:color w:val="0563C1"/>
                <w:sz w:val="22"/>
                <w:u w:val="single"/>
                <w:lang w:eastAsia="nl-BE"/>
              </w:rPr>
            </w:pPr>
            <w:hyperlink r:id="rId68" w:history="1">
              <w:r w:rsidRPr="006E281A">
                <w:rPr>
                  <w:rFonts w:ascii="Calibri" w:eastAsia="Times New Roman" w:hAnsi="Calibri" w:cs="Calibri"/>
                  <w:color w:val="0563C1"/>
                  <w:sz w:val="22"/>
                  <w:u w:val="single"/>
                  <w:lang w:eastAsia="nl-BE"/>
                </w:rPr>
                <w:t>https://nl.aliexpress.com/item/1005003938244847.html?spm=a2g0o.productlist.main.73.2aff49d9TQChN0&amp;algo_pvid=5740f107-9fca-4e52-bd27-a80c1c05cb40&amp;algo_exp_id=5740f107-9fca-4e52-bd27-a80c1c05cb40-36&amp;pdp_npi=3%40dis%21EUR%213.04%211.52%21%21%21%21%21%40211bda9b16824144711724249d076c%2112000027513761698%21sea%21BE%21841531276&amp;curPageLogUid=K8xWAa7PJtsA</w:t>
              </w:r>
            </w:hyperlink>
          </w:p>
        </w:tc>
        <w:tc>
          <w:tcPr>
            <w:tcW w:w="708" w:type="dxa"/>
            <w:tcBorders>
              <w:top w:val="nil"/>
              <w:left w:val="nil"/>
              <w:bottom w:val="nil"/>
              <w:right w:val="nil"/>
            </w:tcBorders>
            <w:noWrap/>
            <w:vAlign w:val="bottom"/>
            <w:hideMark/>
          </w:tcPr>
          <w:p w14:paraId="7B67F0D5"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20</w:t>
            </w:r>
          </w:p>
        </w:tc>
        <w:tc>
          <w:tcPr>
            <w:tcW w:w="851" w:type="dxa"/>
            <w:tcBorders>
              <w:top w:val="nil"/>
              <w:left w:val="nil"/>
              <w:bottom w:val="nil"/>
              <w:right w:val="nil"/>
            </w:tcBorders>
            <w:noWrap/>
            <w:vAlign w:val="bottom"/>
            <w:hideMark/>
          </w:tcPr>
          <w:p w14:paraId="5D8F1DFA" w14:textId="504A9643"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1,52</w:t>
            </w:r>
          </w:p>
        </w:tc>
        <w:tc>
          <w:tcPr>
            <w:tcW w:w="1134" w:type="dxa"/>
            <w:tcBorders>
              <w:top w:val="nil"/>
              <w:left w:val="nil"/>
              <w:bottom w:val="nil"/>
              <w:right w:val="nil"/>
            </w:tcBorders>
            <w:noWrap/>
            <w:vAlign w:val="bottom"/>
            <w:hideMark/>
          </w:tcPr>
          <w:p w14:paraId="567DF0BC" w14:textId="58737609"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0,076</w:t>
            </w:r>
          </w:p>
        </w:tc>
        <w:tc>
          <w:tcPr>
            <w:tcW w:w="1701" w:type="dxa"/>
            <w:tcBorders>
              <w:top w:val="nil"/>
              <w:left w:val="nil"/>
              <w:bottom w:val="nil"/>
              <w:right w:val="nil"/>
            </w:tcBorders>
            <w:noWrap/>
            <w:vAlign w:val="bottom"/>
            <w:hideMark/>
          </w:tcPr>
          <w:p w14:paraId="3889523C"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w:t>
            </w:r>
          </w:p>
        </w:tc>
        <w:tc>
          <w:tcPr>
            <w:tcW w:w="1984" w:type="dxa"/>
            <w:tcBorders>
              <w:top w:val="nil"/>
              <w:left w:val="nil"/>
              <w:bottom w:val="nil"/>
              <w:right w:val="nil"/>
            </w:tcBorders>
            <w:noWrap/>
            <w:vAlign w:val="bottom"/>
            <w:hideMark/>
          </w:tcPr>
          <w:p w14:paraId="07249DE5" w14:textId="60840E1C"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0,076</w:t>
            </w:r>
          </w:p>
        </w:tc>
      </w:tr>
      <w:tr w:rsidR="00830C48" w:rsidRPr="006E281A" w14:paraId="576AB2FA" w14:textId="77777777" w:rsidTr="009A7D8E">
        <w:trPr>
          <w:trHeight w:val="300"/>
        </w:trPr>
        <w:tc>
          <w:tcPr>
            <w:tcW w:w="1701" w:type="dxa"/>
            <w:tcBorders>
              <w:top w:val="nil"/>
              <w:left w:val="nil"/>
              <w:bottom w:val="nil"/>
              <w:right w:val="nil"/>
            </w:tcBorders>
            <w:noWrap/>
            <w:vAlign w:val="bottom"/>
            <w:hideMark/>
          </w:tcPr>
          <w:p w14:paraId="3AC91E52" w14:textId="0C4F6D20"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Stappenmotoren 17HS4401</w:t>
            </w:r>
          </w:p>
        </w:tc>
        <w:tc>
          <w:tcPr>
            <w:tcW w:w="709" w:type="dxa"/>
            <w:tcBorders>
              <w:top w:val="nil"/>
              <w:left w:val="nil"/>
              <w:bottom w:val="nil"/>
              <w:right w:val="nil"/>
            </w:tcBorders>
            <w:noWrap/>
            <w:vAlign w:val="bottom"/>
            <w:hideMark/>
          </w:tcPr>
          <w:p w14:paraId="509D11A5"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THT</w:t>
            </w:r>
          </w:p>
        </w:tc>
        <w:tc>
          <w:tcPr>
            <w:tcW w:w="4253" w:type="dxa"/>
            <w:tcBorders>
              <w:top w:val="nil"/>
              <w:left w:val="nil"/>
              <w:bottom w:val="nil"/>
              <w:right w:val="nil"/>
            </w:tcBorders>
            <w:noWrap/>
            <w:vAlign w:val="bottom"/>
            <w:hideMark/>
          </w:tcPr>
          <w:p w14:paraId="34BAC953" w14:textId="08EA6399" w:rsidR="00830C48" w:rsidRPr="006E281A" w:rsidRDefault="00830C48">
            <w:pPr>
              <w:spacing w:before="0" w:after="0" w:line="240" w:lineRule="auto"/>
              <w:rPr>
                <w:rFonts w:ascii="Calibri" w:eastAsia="Times New Roman" w:hAnsi="Calibri" w:cs="Calibri"/>
                <w:color w:val="0563C1"/>
                <w:sz w:val="22"/>
                <w:u w:val="single"/>
                <w:lang w:eastAsia="nl-BE"/>
              </w:rPr>
            </w:pPr>
            <w:hyperlink r:id="rId69" w:history="1">
              <w:r w:rsidRPr="006E281A">
                <w:rPr>
                  <w:rFonts w:ascii="Calibri" w:eastAsia="Times New Roman" w:hAnsi="Calibri" w:cs="Calibri"/>
                  <w:color w:val="0563C1"/>
                  <w:sz w:val="22"/>
                  <w:u w:val="single"/>
                  <w:lang w:eastAsia="nl-BE"/>
                </w:rPr>
                <w:t>https://nl.aliexpress.com/item/32665922113.html?srcSns=sns_Copy&amp;spreadType=socialShare&amp;bizType=ProductDetail&amp;social_params=20821561299&amp;aff_fcid=b567e40c98d9443286b9f26b04eb34ad-1682416080730-01145-_mOC7ie2&amp;tt=MG&amp;aff_fsk=_mOC7ie2&amp;aff_platform=default&amp;sk=_mOC7ie2&amp;aff_trace_key=b567e40c98d9443286b9f26b04eb34ad-1682416080730-01145-_mOC7ie2&amp;shareId=20821561299&amp;businessType=ProductDetail&amp;platform=AE&amp;terminal_id=dce7fe7314bb41a089845f15ca24b83f&amp;afSmartRedirect=y</w:t>
              </w:r>
            </w:hyperlink>
          </w:p>
        </w:tc>
        <w:tc>
          <w:tcPr>
            <w:tcW w:w="708" w:type="dxa"/>
            <w:tcBorders>
              <w:top w:val="nil"/>
              <w:left w:val="nil"/>
              <w:bottom w:val="nil"/>
              <w:right w:val="nil"/>
            </w:tcBorders>
            <w:noWrap/>
            <w:vAlign w:val="bottom"/>
            <w:hideMark/>
          </w:tcPr>
          <w:p w14:paraId="7CCA3B95"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3</w:t>
            </w:r>
          </w:p>
        </w:tc>
        <w:tc>
          <w:tcPr>
            <w:tcW w:w="851" w:type="dxa"/>
            <w:tcBorders>
              <w:top w:val="nil"/>
              <w:left w:val="nil"/>
              <w:bottom w:val="nil"/>
              <w:right w:val="nil"/>
            </w:tcBorders>
            <w:noWrap/>
            <w:vAlign w:val="bottom"/>
            <w:hideMark/>
          </w:tcPr>
          <w:p w14:paraId="755CB970" w14:textId="451E3604"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27</w:t>
            </w:r>
          </w:p>
        </w:tc>
        <w:tc>
          <w:tcPr>
            <w:tcW w:w="1134" w:type="dxa"/>
            <w:tcBorders>
              <w:top w:val="nil"/>
              <w:left w:val="nil"/>
              <w:bottom w:val="nil"/>
              <w:right w:val="nil"/>
            </w:tcBorders>
            <w:noWrap/>
            <w:vAlign w:val="bottom"/>
            <w:hideMark/>
          </w:tcPr>
          <w:p w14:paraId="0142F6B3" w14:textId="330B1C3C"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9</w:t>
            </w:r>
          </w:p>
        </w:tc>
        <w:tc>
          <w:tcPr>
            <w:tcW w:w="1701" w:type="dxa"/>
            <w:tcBorders>
              <w:top w:val="nil"/>
              <w:left w:val="nil"/>
              <w:bottom w:val="nil"/>
              <w:right w:val="nil"/>
            </w:tcBorders>
            <w:noWrap/>
            <w:vAlign w:val="bottom"/>
            <w:hideMark/>
          </w:tcPr>
          <w:p w14:paraId="00FEF1FF"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3</w:t>
            </w:r>
          </w:p>
        </w:tc>
        <w:tc>
          <w:tcPr>
            <w:tcW w:w="1984" w:type="dxa"/>
            <w:tcBorders>
              <w:top w:val="nil"/>
              <w:left w:val="nil"/>
              <w:bottom w:val="nil"/>
              <w:right w:val="nil"/>
            </w:tcBorders>
            <w:noWrap/>
            <w:vAlign w:val="bottom"/>
            <w:hideMark/>
          </w:tcPr>
          <w:p w14:paraId="4F966342" w14:textId="4C46E909"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27</w:t>
            </w:r>
          </w:p>
        </w:tc>
      </w:tr>
      <w:tr w:rsidR="00830C48" w:rsidRPr="006E281A" w14:paraId="499063EA" w14:textId="77777777" w:rsidTr="009A7D8E">
        <w:trPr>
          <w:trHeight w:val="300"/>
        </w:trPr>
        <w:tc>
          <w:tcPr>
            <w:tcW w:w="1701" w:type="dxa"/>
            <w:tcBorders>
              <w:top w:val="nil"/>
              <w:left w:val="nil"/>
              <w:bottom w:val="nil"/>
              <w:right w:val="nil"/>
            </w:tcBorders>
            <w:noWrap/>
            <w:vAlign w:val="bottom"/>
            <w:hideMark/>
          </w:tcPr>
          <w:p w14:paraId="336103CD"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Pcb</w:t>
            </w:r>
          </w:p>
        </w:tc>
        <w:tc>
          <w:tcPr>
            <w:tcW w:w="709" w:type="dxa"/>
            <w:tcBorders>
              <w:top w:val="nil"/>
              <w:left w:val="nil"/>
              <w:bottom w:val="nil"/>
              <w:right w:val="nil"/>
            </w:tcBorders>
            <w:noWrap/>
            <w:vAlign w:val="bottom"/>
            <w:hideMark/>
          </w:tcPr>
          <w:p w14:paraId="2BDBA74A"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BOARD</w:t>
            </w:r>
          </w:p>
        </w:tc>
        <w:tc>
          <w:tcPr>
            <w:tcW w:w="4253" w:type="dxa"/>
            <w:tcBorders>
              <w:top w:val="nil"/>
              <w:left w:val="nil"/>
              <w:bottom w:val="nil"/>
              <w:right w:val="nil"/>
            </w:tcBorders>
            <w:noWrap/>
            <w:vAlign w:val="bottom"/>
            <w:hideMark/>
          </w:tcPr>
          <w:p w14:paraId="24AD973A" w14:textId="292AA771" w:rsidR="00830C48" w:rsidRPr="006E281A" w:rsidRDefault="00830C48">
            <w:pPr>
              <w:spacing w:before="0" w:after="0" w:line="240" w:lineRule="auto"/>
              <w:rPr>
                <w:rFonts w:ascii="Calibri" w:eastAsia="Times New Roman" w:hAnsi="Calibri" w:cs="Calibri"/>
                <w:color w:val="0563C1"/>
                <w:sz w:val="22"/>
                <w:u w:val="single"/>
                <w:lang w:eastAsia="nl-BE"/>
              </w:rPr>
            </w:pPr>
            <w:hyperlink r:id="rId70" w:history="1">
              <w:r w:rsidRPr="006E281A">
                <w:rPr>
                  <w:rFonts w:ascii="Calibri" w:eastAsia="Times New Roman" w:hAnsi="Calibri" w:cs="Calibri"/>
                  <w:color w:val="0563C1"/>
                  <w:sz w:val="22"/>
                  <w:u w:val="single"/>
                  <w:lang w:eastAsia="nl-BE"/>
                </w:rPr>
                <w:t>https://jlcpcb.com/</w:t>
              </w:r>
            </w:hyperlink>
          </w:p>
        </w:tc>
        <w:tc>
          <w:tcPr>
            <w:tcW w:w="708" w:type="dxa"/>
            <w:tcBorders>
              <w:top w:val="nil"/>
              <w:left w:val="nil"/>
              <w:bottom w:val="nil"/>
              <w:right w:val="nil"/>
            </w:tcBorders>
            <w:noWrap/>
            <w:vAlign w:val="bottom"/>
            <w:hideMark/>
          </w:tcPr>
          <w:p w14:paraId="328F61A4"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5</w:t>
            </w:r>
          </w:p>
        </w:tc>
        <w:tc>
          <w:tcPr>
            <w:tcW w:w="851" w:type="dxa"/>
            <w:tcBorders>
              <w:top w:val="nil"/>
              <w:left w:val="nil"/>
              <w:bottom w:val="nil"/>
              <w:right w:val="nil"/>
            </w:tcBorders>
            <w:noWrap/>
            <w:vAlign w:val="bottom"/>
            <w:hideMark/>
          </w:tcPr>
          <w:p w14:paraId="41A194B0" w14:textId="5766E3CC"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28,04</w:t>
            </w:r>
          </w:p>
        </w:tc>
        <w:tc>
          <w:tcPr>
            <w:tcW w:w="1134" w:type="dxa"/>
            <w:tcBorders>
              <w:top w:val="nil"/>
              <w:left w:val="nil"/>
              <w:bottom w:val="nil"/>
              <w:right w:val="nil"/>
            </w:tcBorders>
            <w:noWrap/>
            <w:vAlign w:val="bottom"/>
            <w:hideMark/>
          </w:tcPr>
          <w:p w14:paraId="6ED2020B" w14:textId="213DE7AC"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5,608</w:t>
            </w:r>
          </w:p>
        </w:tc>
        <w:tc>
          <w:tcPr>
            <w:tcW w:w="1701" w:type="dxa"/>
            <w:tcBorders>
              <w:top w:val="nil"/>
              <w:left w:val="nil"/>
              <w:bottom w:val="nil"/>
              <w:right w:val="nil"/>
            </w:tcBorders>
            <w:noWrap/>
            <w:vAlign w:val="bottom"/>
            <w:hideMark/>
          </w:tcPr>
          <w:p w14:paraId="09A56599" w14:textId="77777777" w:rsidR="00830C48" w:rsidRPr="006E281A" w:rsidRDefault="00830C48">
            <w:pPr>
              <w:spacing w:before="0" w:after="0" w:line="240" w:lineRule="auto"/>
              <w:jc w:val="right"/>
              <w:rPr>
                <w:rFonts w:ascii="Calibri" w:eastAsia="Times New Roman" w:hAnsi="Calibri" w:cs="Calibri"/>
                <w:color w:val="000000"/>
                <w:sz w:val="22"/>
                <w:lang w:eastAsia="nl-BE"/>
              </w:rPr>
            </w:pPr>
            <w:r w:rsidRPr="006E281A">
              <w:rPr>
                <w:rFonts w:ascii="Calibri" w:eastAsia="Times New Roman" w:hAnsi="Calibri" w:cs="Calibri"/>
                <w:color w:val="000000"/>
                <w:sz w:val="22"/>
                <w:lang w:eastAsia="nl-BE"/>
              </w:rPr>
              <w:t>1</w:t>
            </w:r>
          </w:p>
        </w:tc>
        <w:tc>
          <w:tcPr>
            <w:tcW w:w="1984" w:type="dxa"/>
            <w:tcBorders>
              <w:top w:val="nil"/>
              <w:left w:val="nil"/>
              <w:bottom w:val="nil"/>
              <w:right w:val="nil"/>
            </w:tcBorders>
            <w:noWrap/>
            <w:vAlign w:val="bottom"/>
            <w:hideMark/>
          </w:tcPr>
          <w:p w14:paraId="29374CF7" w14:textId="5EED6DCD" w:rsidR="00830C48" w:rsidRPr="006E281A" w:rsidRDefault="009A7D8E">
            <w:pPr>
              <w:spacing w:before="0" w:after="0" w:line="240" w:lineRule="auto"/>
              <w:jc w:val="right"/>
              <w:rPr>
                <w:rFonts w:ascii="Calibri" w:eastAsia="Times New Roman" w:hAnsi="Calibri" w:cs="Calibri"/>
                <w:color w:val="000000"/>
                <w:sz w:val="22"/>
                <w:lang w:eastAsia="nl-BE"/>
              </w:rPr>
            </w:pPr>
            <w:r>
              <w:rPr>
                <w:rFonts w:ascii="Calibri" w:eastAsia="Times New Roman" w:hAnsi="Calibri" w:cs="Calibri"/>
                <w:color w:val="000000"/>
                <w:sz w:val="22"/>
                <w:lang w:eastAsia="nl-BE"/>
              </w:rPr>
              <w:t xml:space="preserve">€ </w:t>
            </w:r>
            <w:r w:rsidR="00830C48" w:rsidRPr="006E281A">
              <w:rPr>
                <w:rFonts w:ascii="Calibri" w:eastAsia="Times New Roman" w:hAnsi="Calibri" w:cs="Calibri"/>
                <w:color w:val="000000"/>
                <w:sz w:val="22"/>
                <w:lang w:eastAsia="nl-BE"/>
              </w:rPr>
              <w:t>5,608</w:t>
            </w:r>
          </w:p>
        </w:tc>
      </w:tr>
      <w:tr w:rsidR="00830C48" w:rsidRPr="006E281A" w14:paraId="772920D9" w14:textId="77777777" w:rsidTr="0073613C">
        <w:trPr>
          <w:trHeight w:val="630"/>
        </w:trPr>
        <w:tc>
          <w:tcPr>
            <w:tcW w:w="1701" w:type="dxa"/>
            <w:tcBorders>
              <w:top w:val="nil"/>
              <w:left w:val="nil"/>
              <w:right w:val="nil"/>
            </w:tcBorders>
            <w:noWrap/>
            <w:vAlign w:val="bottom"/>
            <w:hideMark/>
          </w:tcPr>
          <w:p w14:paraId="4355ED16" w14:textId="77777777" w:rsidR="00830C48" w:rsidRPr="006E281A" w:rsidRDefault="00830C48">
            <w:pPr>
              <w:spacing w:before="0" w:after="0" w:line="240" w:lineRule="auto"/>
              <w:rPr>
                <w:rFonts w:ascii="Calibri" w:eastAsia="Times New Roman" w:hAnsi="Calibri" w:cs="Calibri"/>
                <w:color w:val="000000"/>
                <w:sz w:val="22"/>
                <w:lang w:eastAsia="nl-BE"/>
              </w:rPr>
            </w:pPr>
            <w:r w:rsidRPr="006E281A">
              <w:rPr>
                <w:rFonts w:ascii="Calibri" w:eastAsia="Times New Roman" w:hAnsi="Calibri" w:cs="Calibri"/>
                <w:b/>
                <w:bCs/>
                <w:color w:val="000000"/>
                <w:sz w:val="22"/>
                <w:lang w:eastAsia="nl-BE"/>
              </w:rPr>
              <w:t>Totaal</w:t>
            </w:r>
          </w:p>
        </w:tc>
        <w:tc>
          <w:tcPr>
            <w:tcW w:w="11340" w:type="dxa"/>
            <w:gridSpan w:val="7"/>
            <w:tcBorders>
              <w:top w:val="nil"/>
              <w:left w:val="nil"/>
              <w:right w:val="nil"/>
            </w:tcBorders>
            <w:noWrap/>
            <w:vAlign w:val="bottom"/>
            <w:hideMark/>
          </w:tcPr>
          <w:p w14:paraId="5275401B" w14:textId="559A33C7" w:rsidR="00830C48" w:rsidRPr="006E281A" w:rsidRDefault="009A7D8E" w:rsidP="009E4359">
            <w:pPr>
              <w:keepNext/>
              <w:spacing w:before="0" w:after="0" w:line="240" w:lineRule="auto"/>
              <w:jc w:val="right"/>
              <w:rPr>
                <w:rFonts w:ascii="Times New Roman" w:eastAsia="Times New Roman" w:hAnsi="Times New Roman" w:cs="Times New Roman"/>
                <w:sz w:val="20"/>
                <w:szCs w:val="20"/>
                <w:lang w:eastAsia="nl-BE"/>
              </w:rPr>
            </w:pPr>
            <w:r w:rsidRPr="009A7D8E">
              <w:rPr>
                <w:rFonts w:ascii="Calibri" w:eastAsia="Times New Roman" w:hAnsi="Calibri" w:cs="Calibri"/>
                <w:b/>
                <w:bCs/>
                <w:color w:val="000000"/>
                <w:sz w:val="22"/>
                <w:lang w:eastAsia="nl-BE"/>
              </w:rPr>
              <w:t xml:space="preserve">€ </w:t>
            </w:r>
            <w:r w:rsidR="00830C48" w:rsidRPr="009A7D8E">
              <w:rPr>
                <w:rFonts w:ascii="Calibri" w:eastAsia="Times New Roman" w:hAnsi="Calibri" w:cs="Calibri"/>
                <w:b/>
                <w:bCs/>
                <w:color w:val="000000"/>
                <w:sz w:val="22"/>
                <w:lang w:eastAsia="nl-BE"/>
              </w:rPr>
              <w:t>6</w:t>
            </w:r>
            <w:r w:rsidR="00830C48" w:rsidRPr="006E281A">
              <w:rPr>
                <w:rFonts w:ascii="Calibri" w:eastAsia="Times New Roman" w:hAnsi="Calibri" w:cs="Calibri"/>
                <w:b/>
                <w:bCs/>
                <w:color w:val="000000"/>
                <w:sz w:val="22"/>
                <w:lang w:eastAsia="nl-BE"/>
              </w:rPr>
              <w:t>6,85882</w:t>
            </w:r>
          </w:p>
        </w:tc>
      </w:tr>
    </w:tbl>
    <w:p w14:paraId="1EF6E705" w14:textId="2ADFFFCC" w:rsidR="00830C48" w:rsidRDefault="009E4359" w:rsidP="009E4359">
      <w:pPr>
        <w:pStyle w:val="Bijschrift"/>
        <w:sectPr w:rsidR="00830C48" w:rsidSect="00830C48">
          <w:pgSz w:w="16838" w:h="11906" w:orient="landscape"/>
          <w:pgMar w:top="1417" w:right="1417" w:bottom="1417" w:left="1417" w:header="708" w:footer="708" w:gutter="0"/>
          <w:cols w:space="708"/>
          <w:titlePg/>
          <w:docGrid w:linePitch="360"/>
        </w:sectPr>
      </w:pPr>
      <w:bookmarkStart w:id="131" w:name="_Ref133344923"/>
      <w:r>
        <w:t xml:space="preserve">Bijlage </w:t>
      </w:r>
      <w:r>
        <w:fldChar w:fldCharType="begin"/>
      </w:r>
      <w:r>
        <w:instrText xml:space="preserve"> SEQ Bijlage \* ARABIC </w:instrText>
      </w:r>
      <w:r>
        <w:fldChar w:fldCharType="separate"/>
      </w:r>
      <w:r w:rsidR="00B95FD8">
        <w:rPr>
          <w:noProof/>
        </w:rPr>
        <w:t>2</w:t>
      </w:r>
      <w:r>
        <w:fldChar w:fldCharType="end"/>
      </w:r>
      <w:bookmarkEnd w:id="131"/>
      <w:r>
        <w:t>: BOM</w:t>
      </w:r>
    </w:p>
    <w:p w14:paraId="305F362F" w14:textId="02BC1B66" w:rsidR="0033538F" w:rsidRDefault="0033538F" w:rsidP="008C259C">
      <w:pPr>
        <w:pStyle w:val="Bijlagen"/>
      </w:pPr>
      <w:bookmarkStart w:id="132" w:name="_Toc133405062"/>
      <w:r>
        <w:lastRenderedPageBreak/>
        <w:t xml:space="preserve">Bijlage 3: </w:t>
      </w:r>
      <w:r w:rsidR="004E1110">
        <w:t>Schema</w:t>
      </w:r>
      <w:bookmarkEnd w:id="132"/>
    </w:p>
    <w:p w14:paraId="429D0DB2" w14:textId="77777777" w:rsidR="006E5EC1" w:rsidRDefault="006956D2" w:rsidP="006E5EC1">
      <w:pPr>
        <w:keepNext/>
      </w:pPr>
      <w:r>
        <w:rPr>
          <w:noProof/>
        </w:rPr>
        <w:drawing>
          <wp:inline distT="0" distB="0" distL="0" distR="0" wp14:anchorId="009849EE" wp14:editId="57168609">
            <wp:extent cx="6697133" cy="4664289"/>
            <wp:effectExtent l="0" t="0" r="8890" b="3175"/>
            <wp:docPr id="897334417" name="Afbeelding 897334417" descr="Afbeelding met diagram,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34417" name="Afbeelding 1" descr="Afbeelding met diagram, schematisch&#10;&#10;Automatisch gegenereerde beschrijving"/>
                    <pic:cNvPicPr/>
                  </pic:nvPicPr>
                  <pic:blipFill rotWithShape="1">
                    <a:blip r:embed="rId71"/>
                    <a:srcRect l="1587"/>
                    <a:stretch/>
                  </pic:blipFill>
                  <pic:spPr bwMode="auto">
                    <a:xfrm>
                      <a:off x="0" y="0"/>
                      <a:ext cx="6714428" cy="4676334"/>
                    </a:xfrm>
                    <a:prstGeom prst="rect">
                      <a:avLst/>
                    </a:prstGeom>
                    <a:ln>
                      <a:noFill/>
                    </a:ln>
                    <a:extLst>
                      <a:ext uri="{53640926-AAD7-44D8-BBD7-CCE9431645EC}">
                        <a14:shadowObscured xmlns:a14="http://schemas.microsoft.com/office/drawing/2010/main"/>
                      </a:ext>
                    </a:extLst>
                  </pic:spPr>
                </pic:pic>
              </a:graphicData>
            </a:graphic>
          </wp:inline>
        </w:drawing>
      </w:r>
    </w:p>
    <w:p w14:paraId="372B324E" w14:textId="28B36577" w:rsidR="006E5EC1" w:rsidRDefault="006E5EC1" w:rsidP="006E5EC1">
      <w:pPr>
        <w:pStyle w:val="Bijschrift"/>
      </w:pPr>
      <w:bookmarkStart w:id="133" w:name="_Ref133345300"/>
      <w:r>
        <w:t xml:space="preserve">Bijlage </w:t>
      </w:r>
      <w:r>
        <w:fldChar w:fldCharType="begin"/>
      </w:r>
      <w:r>
        <w:instrText xml:space="preserve"> SEQ Bijlage \* ARABIC </w:instrText>
      </w:r>
      <w:r>
        <w:fldChar w:fldCharType="separate"/>
      </w:r>
      <w:r w:rsidR="00B95FD8">
        <w:rPr>
          <w:noProof/>
        </w:rPr>
        <w:t>3</w:t>
      </w:r>
      <w:r>
        <w:fldChar w:fldCharType="end"/>
      </w:r>
      <w:bookmarkEnd w:id="133"/>
      <w:r>
        <w:t>: Schema's</w:t>
      </w:r>
    </w:p>
    <w:p w14:paraId="462CA185" w14:textId="46F8C23D" w:rsidR="006956D2" w:rsidRDefault="006E5EC1" w:rsidP="006E5EC1">
      <w:pPr>
        <w:pStyle w:val="Bijschrift"/>
        <w:rPr>
          <w:lang w:val="nl-NL"/>
        </w:rPr>
      </w:pPr>
      <w:bookmarkStart w:id="134" w:name="_Toc133405089"/>
      <w:r>
        <w:t xml:space="preserve">Figuur </w:t>
      </w:r>
      <w:r>
        <w:fldChar w:fldCharType="begin"/>
      </w:r>
      <w:r>
        <w:instrText xml:space="preserve"> SEQ Figuur \* ARABIC </w:instrText>
      </w:r>
      <w:r>
        <w:fldChar w:fldCharType="separate"/>
      </w:r>
      <w:r w:rsidR="00B95FD8">
        <w:rPr>
          <w:noProof/>
        </w:rPr>
        <w:t>28</w:t>
      </w:r>
      <w:r>
        <w:fldChar w:fldCharType="end"/>
      </w:r>
      <w:r>
        <w:t>: Schema deel1</w:t>
      </w:r>
      <w:bookmarkEnd w:id="134"/>
    </w:p>
    <w:p w14:paraId="741A7E24" w14:textId="34C48FBB" w:rsidR="006E5EC1" w:rsidRDefault="006E5EC1" w:rsidP="006E5EC1">
      <w:pPr>
        <w:keepNext/>
      </w:pPr>
      <w:r>
        <w:rPr>
          <w:noProof/>
        </w:rPr>
        <w:lastRenderedPageBreak/>
        <w:drawing>
          <wp:inline distT="0" distB="0" distL="0" distR="0" wp14:anchorId="60D889A9" wp14:editId="27178838">
            <wp:extent cx="7264400" cy="5124797"/>
            <wp:effectExtent l="0" t="0" r="0" b="0"/>
            <wp:docPr id="2047143054" name="Afbeelding 2047143054"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43054" name="Afbeelding 1" descr="Afbeelding met diagram&#10;&#10;Automatisch gegenereerde beschrijving"/>
                    <pic:cNvPicPr/>
                  </pic:nvPicPr>
                  <pic:blipFill>
                    <a:blip r:embed="rId72"/>
                    <a:stretch>
                      <a:fillRect/>
                    </a:stretch>
                  </pic:blipFill>
                  <pic:spPr>
                    <a:xfrm>
                      <a:off x="0" y="0"/>
                      <a:ext cx="7275962" cy="5132954"/>
                    </a:xfrm>
                    <a:prstGeom prst="rect">
                      <a:avLst/>
                    </a:prstGeom>
                  </pic:spPr>
                </pic:pic>
              </a:graphicData>
            </a:graphic>
          </wp:inline>
        </w:drawing>
      </w:r>
    </w:p>
    <w:p w14:paraId="01F20EFE" w14:textId="6730DFB1" w:rsidR="006E5EC1" w:rsidRDefault="006E5EC1" w:rsidP="006E5EC1">
      <w:pPr>
        <w:pStyle w:val="Bijschrift"/>
        <w:rPr>
          <w:lang w:val="nl-NL"/>
        </w:rPr>
      </w:pPr>
      <w:bookmarkStart w:id="135" w:name="_Toc133405090"/>
      <w:r>
        <w:t xml:space="preserve">Figuur </w:t>
      </w:r>
      <w:r>
        <w:fldChar w:fldCharType="begin"/>
      </w:r>
      <w:r>
        <w:instrText xml:space="preserve"> SEQ Figuur \* ARABIC </w:instrText>
      </w:r>
      <w:r>
        <w:fldChar w:fldCharType="separate"/>
      </w:r>
      <w:r w:rsidR="00B95FD8">
        <w:rPr>
          <w:noProof/>
        </w:rPr>
        <w:t>29</w:t>
      </w:r>
      <w:r>
        <w:fldChar w:fldCharType="end"/>
      </w:r>
      <w:r w:rsidRPr="00F7720C">
        <w:t>: Schema deel</w:t>
      </w:r>
      <w:r>
        <w:t>2</w:t>
      </w:r>
      <w:r w:rsidR="00BE2EB7">
        <w:t xml:space="preserve"> </w:t>
      </w:r>
      <w:r w:rsidR="00BE2EB7">
        <w:rPr>
          <w:noProof/>
        </w:rPr>
        <w:fldChar w:fldCharType="begin"/>
      </w:r>
      <w:r w:rsidR="00BE2EB7">
        <w:instrText xml:space="preserve"> REF _Ref133345300 \h </w:instrText>
      </w:r>
      <w:r w:rsidR="00BE2EB7">
        <w:rPr>
          <w:noProof/>
        </w:rPr>
      </w:r>
      <w:r w:rsidR="00BE2EB7">
        <w:rPr>
          <w:noProof/>
        </w:rPr>
        <w:fldChar w:fldCharType="separate"/>
      </w:r>
      <w:r w:rsidR="00B95FD8">
        <w:t xml:space="preserve">Bijlage </w:t>
      </w:r>
      <w:r w:rsidR="00B95FD8">
        <w:rPr>
          <w:noProof/>
        </w:rPr>
        <w:t>3</w:t>
      </w:r>
      <w:bookmarkEnd w:id="135"/>
      <w:r w:rsidR="00BE2EB7">
        <w:rPr>
          <w:noProof/>
        </w:rPr>
        <w:fldChar w:fldCharType="end"/>
      </w:r>
    </w:p>
    <w:p w14:paraId="7D1AC773" w14:textId="77777777" w:rsidR="006E5EC1" w:rsidRDefault="006E5EC1" w:rsidP="006E5EC1">
      <w:pPr>
        <w:keepNext/>
      </w:pPr>
      <w:r>
        <w:rPr>
          <w:noProof/>
        </w:rPr>
        <w:lastRenderedPageBreak/>
        <w:drawing>
          <wp:inline distT="0" distB="0" distL="0" distR="0" wp14:anchorId="3237A2F8" wp14:editId="56B8821F">
            <wp:extent cx="7823200" cy="5408632"/>
            <wp:effectExtent l="0" t="0" r="6350" b="1905"/>
            <wp:docPr id="1676862126" name="Afbeelding 1676862126" descr="Afbeelding met diagram,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62126" name="Afbeelding 1" descr="Afbeelding met diagram, schematisch&#10;&#10;Automatisch gegenereerde beschrijving"/>
                    <pic:cNvPicPr/>
                  </pic:nvPicPr>
                  <pic:blipFill>
                    <a:blip r:embed="rId73"/>
                    <a:stretch>
                      <a:fillRect/>
                    </a:stretch>
                  </pic:blipFill>
                  <pic:spPr>
                    <a:xfrm>
                      <a:off x="0" y="0"/>
                      <a:ext cx="7837327" cy="5418399"/>
                    </a:xfrm>
                    <a:prstGeom prst="rect">
                      <a:avLst/>
                    </a:prstGeom>
                  </pic:spPr>
                </pic:pic>
              </a:graphicData>
            </a:graphic>
          </wp:inline>
        </w:drawing>
      </w:r>
    </w:p>
    <w:p w14:paraId="07627F1E" w14:textId="09BA8764" w:rsidR="006E5EC1" w:rsidRDefault="006E5EC1" w:rsidP="006E5EC1">
      <w:pPr>
        <w:pStyle w:val="Bijschrift"/>
      </w:pPr>
      <w:bookmarkStart w:id="136" w:name="_Toc133405091"/>
      <w:r>
        <w:t xml:space="preserve">Figuur </w:t>
      </w:r>
      <w:r>
        <w:fldChar w:fldCharType="begin"/>
      </w:r>
      <w:r>
        <w:instrText xml:space="preserve"> SEQ Figuur \* ARABIC </w:instrText>
      </w:r>
      <w:r>
        <w:fldChar w:fldCharType="separate"/>
      </w:r>
      <w:r w:rsidR="00B95FD8">
        <w:rPr>
          <w:noProof/>
        </w:rPr>
        <w:t>30</w:t>
      </w:r>
      <w:r>
        <w:fldChar w:fldCharType="end"/>
      </w:r>
      <w:r w:rsidRPr="004B76CD">
        <w:t>: Schema deel</w:t>
      </w:r>
      <w:r>
        <w:t>3</w:t>
      </w:r>
      <w:r w:rsidR="00BE2EB7">
        <w:t xml:space="preserve"> </w:t>
      </w:r>
      <w:r w:rsidR="00BE2EB7">
        <w:rPr>
          <w:noProof/>
        </w:rPr>
        <w:fldChar w:fldCharType="begin"/>
      </w:r>
      <w:r w:rsidR="00BE2EB7">
        <w:instrText xml:space="preserve"> REF _Ref133345300 \h </w:instrText>
      </w:r>
      <w:r w:rsidR="00BE2EB7">
        <w:rPr>
          <w:noProof/>
        </w:rPr>
      </w:r>
      <w:r w:rsidR="00BE2EB7">
        <w:rPr>
          <w:noProof/>
        </w:rPr>
        <w:fldChar w:fldCharType="separate"/>
      </w:r>
      <w:r w:rsidR="00B95FD8">
        <w:t xml:space="preserve">Bijlage </w:t>
      </w:r>
      <w:r w:rsidR="00B95FD8">
        <w:rPr>
          <w:noProof/>
        </w:rPr>
        <w:t>3</w:t>
      </w:r>
      <w:bookmarkEnd w:id="136"/>
      <w:r w:rsidR="00BE2EB7">
        <w:rPr>
          <w:noProof/>
        </w:rPr>
        <w:fldChar w:fldCharType="end"/>
      </w:r>
    </w:p>
    <w:p w14:paraId="67F4CA00" w14:textId="77777777" w:rsidR="006E5EC1" w:rsidRDefault="006E5EC1" w:rsidP="006E5EC1">
      <w:pPr>
        <w:keepNext/>
      </w:pPr>
      <w:r w:rsidRPr="006E5EC1">
        <w:rPr>
          <w:noProof/>
        </w:rPr>
        <w:lastRenderedPageBreak/>
        <w:t xml:space="preserve"> </w:t>
      </w:r>
      <w:r>
        <w:rPr>
          <w:noProof/>
        </w:rPr>
        <w:drawing>
          <wp:inline distT="0" distB="0" distL="0" distR="0" wp14:anchorId="4CF6A735" wp14:editId="23E89E02">
            <wp:extent cx="7848175" cy="5444066"/>
            <wp:effectExtent l="0" t="0" r="635" b="4445"/>
            <wp:docPr id="1990094465" name="Afbeelding 1990094465" descr="Afbeelding met diagram,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94465" name="Afbeelding 1" descr="Afbeelding met diagram, schematisch&#10;&#10;Automatisch gegenereerde beschrijving"/>
                    <pic:cNvPicPr/>
                  </pic:nvPicPr>
                  <pic:blipFill>
                    <a:blip r:embed="rId74"/>
                    <a:stretch>
                      <a:fillRect/>
                    </a:stretch>
                  </pic:blipFill>
                  <pic:spPr>
                    <a:xfrm>
                      <a:off x="0" y="0"/>
                      <a:ext cx="7860934" cy="5452916"/>
                    </a:xfrm>
                    <a:prstGeom prst="rect">
                      <a:avLst/>
                    </a:prstGeom>
                  </pic:spPr>
                </pic:pic>
              </a:graphicData>
            </a:graphic>
          </wp:inline>
        </w:drawing>
      </w:r>
    </w:p>
    <w:p w14:paraId="34F644C2" w14:textId="26DD435E" w:rsidR="006E5EC1" w:rsidRDefault="006E5EC1" w:rsidP="006E5EC1">
      <w:pPr>
        <w:pStyle w:val="Bijschrift"/>
      </w:pPr>
      <w:bookmarkStart w:id="137" w:name="_Toc133405092"/>
      <w:r>
        <w:t xml:space="preserve">Figuur </w:t>
      </w:r>
      <w:r>
        <w:fldChar w:fldCharType="begin"/>
      </w:r>
      <w:r>
        <w:instrText xml:space="preserve"> SEQ Figuur \* ARABIC </w:instrText>
      </w:r>
      <w:r>
        <w:fldChar w:fldCharType="separate"/>
      </w:r>
      <w:r w:rsidR="00B95FD8">
        <w:rPr>
          <w:noProof/>
        </w:rPr>
        <w:t>31</w:t>
      </w:r>
      <w:r>
        <w:fldChar w:fldCharType="end"/>
      </w:r>
      <w:r w:rsidRPr="008A184D">
        <w:t>: Schema deel</w:t>
      </w:r>
      <w:r>
        <w:t>4</w:t>
      </w:r>
      <w:r w:rsidR="00BE2EB7">
        <w:t xml:space="preserve"> </w:t>
      </w:r>
      <w:r w:rsidR="00BE2EB7">
        <w:rPr>
          <w:noProof/>
        </w:rPr>
        <w:fldChar w:fldCharType="begin"/>
      </w:r>
      <w:r w:rsidR="00BE2EB7">
        <w:instrText xml:space="preserve"> REF _Ref133345300 \h </w:instrText>
      </w:r>
      <w:r w:rsidR="00BE2EB7">
        <w:rPr>
          <w:noProof/>
        </w:rPr>
      </w:r>
      <w:r w:rsidR="00BE2EB7">
        <w:rPr>
          <w:noProof/>
        </w:rPr>
        <w:fldChar w:fldCharType="separate"/>
      </w:r>
      <w:r w:rsidR="00B95FD8">
        <w:t xml:space="preserve">Bijlage </w:t>
      </w:r>
      <w:r w:rsidR="00B95FD8">
        <w:rPr>
          <w:noProof/>
        </w:rPr>
        <w:t>3</w:t>
      </w:r>
      <w:bookmarkEnd w:id="137"/>
      <w:r w:rsidR="00BE2EB7">
        <w:rPr>
          <w:noProof/>
        </w:rPr>
        <w:fldChar w:fldCharType="end"/>
      </w:r>
    </w:p>
    <w:p w14:paraId="26B84CE0" w14:textId="77777777" w:rsidR="006E5EC1" w:rsidRDefault="006E5EC1" w:rsidP="006E5EC1">
      <w:pPr>
        <w:keepNext/>
      </w:pPr>
      <w:r w:rsidRPr="006E5EC1">
        <w:rPr>
          <w:noProof/>
        </w:rPr>
        <w:lastRenderedPageBreak/>
        <w:t xml:space="preserve"> </w:t>
      </w:r>
      <w:r>
        <w:rPr>
          <w:noProof/>
        </w:rPr>
        <w:drawing>
          <wp:inline distT="0" distB="0" distL="0" distR="0" wp14:anchorId="2B63132F" wp14:editId="2470F320">
            <wp:extent cx="7687734" cy="5317518"/>
            <wp:effectExtent l="0" t="0" r="8890" b="0"/>
            <wp:docPr id="599022702" name="Afbeelding 599022702" descr="Afbeelding met diagram,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22702" name="Afbeelding 1" descr="Afbeelding met diagram, schematisch&#10;&#10;Automatisch gegenereerde beschrijving"/>
                    <pic:cNvPicPr/>
                  </pic:nvPicPr>
                  <pic:blipFill>
                    <a:blip r:embed="rId75"/>
                    <a:stretch>
                      <a:fillRect/>
                    </a:stretch>
                  </pic:blipFill>
                  <pic:spPr>
                    <a:xfrm>
                      <a:off x="0" y="0"/>
                      <a:ext cx="7714492" cy="5336027"/>
                    </a:xfrm>
                    <a:prstGeom prst="rect">
                      <a:avLst/>
                    </a:prstGeom>
                  </pic:spPr>
                </pic:pic>
              </a:graphicData>
            </a:graphic>
          </wp:inline>
        </w:drawing>
      </w:r>
    </w:p>
    <w:p w14:paraId="0E2D0C09" w14:textId="0F8AC1CA" w:rsidR="006E5EC1" w:rsidRDefault="006E5EC1" w:rsidP="006E5EC1">
      <w:pPr>
        <w:pStyle w:val="Bijschrift"/>
        <w:rPr>
          <w:noProof/>
        </w:rPr>
        <w:sectPr w:rsidR="006E5EC1" w:rsidSect="006E5EC1">
          <w:pgSz w:w="16838" w:h="11906" w:orient="landscape"/>
          <w:pgMar w:top="1417" w:right="1417" w:bottom="1417" w:left="1417" w:header="708" w:footer="708" w:gutter="0"/>
          <w:cols w:space="708"/>
          <w:titlePg/>
          <w:docGrid w:linePitch="360"/>
        </w:sectPr>
      </w:pPr>
      <w:bookmarkStart w:id="138" w:name="_Toc133405093"/>
      <w:r>
        <w:t xml:space="preserve">Figuur </w:t>
      </w:r>
      <w:r>
        <w:fldChar w:fldCharType="begin"/>
      </w:r>
      <w:r>
        <w:instrText xml:space="preserve"> SEQ Figuur \* ARABIC </w:instrText>
      </w:r>
      <w:r>
        <w:fldChar w:fldCharType="separate"/>
      </w:r>
      <w:r w:rsidR="00B95FD8">
        <w:rPr>
          <w:noProof/>
        </w:rPr>
        <w:t>32</w:t>
      </w:r>
      <w:r>
        <w:fldChar w:fldCharType="end"/>
      </w:r>
      <w:r w:rsidRPr="003652AC">
        <w:t>: Schema deel</w:t>
      </w:r>
      <w:r>
        <w:t>5</w:t>
      </w:r>
      <w:r w:rsidR="00BE2EB7">
        <w:t xml:space="preserve"> </w:t>
      </w:r>
      <w:r w:rsidR="00BE2EB7">
        <w:rPr>
          <w:noProof/>
        </w:rPr>
        <w:fldChar w:fldCharType="begin"/>
      </w:r>
      <w:r w:rsidR="00BE2EB7">
        <w:instrText xml:space="preserve"> REF _Ref133345300 \h </w:instrText>
      </w:r>
      <w:r w:rsidR="00BE2EB7">
        <w:rPr>
          <w:noProof/>
        </w:rPr>
      </w:r>
      <w:r w:rsidR="00BE2EB7">
        <w:rPr>
          <w:noProof/>
        </w:rPr>
        <w:fldChar w:fldCharType="separate"/>
      </w:r>
      <w:r w:rsidR="00B95FD8">
        <w:t xml:space="preserve">Bijlage </w:t>
      </w:r>
      <w:r w:rsidR="00B95FD8">
        <w:rPr>
          <w:noProof/>
        </w:rPr>
        <w:t>3</w:t>
      </w:r>
      <w:bookmarkEnd w:id="138"/>
      <w:r w:rsidR="00BE2EB7">
        <w:rPr>
          <w:noProof/>
        </w:rPr>
        <w:fldChar w:fldCharType="end"/>
      </w:r>
    </w:p>
    <w:p w14:paraId="110C9328" w14:textId="71F7B155" w:rsidR="0033538F" w:rsidRPr="0033538F" w:rsidRDefault="0033538F" w:rsidP="008C259C">
      <w:pPr>
        <w:pStyle w:val="Bijlagen"/>
      </w:pPr>
      <w:bookmarkStart w:id="139" w:name="_Toc133405063"/>
      <w:r>
        <w:lastRenderedPageBreak/>
        <w:t>Bij</w:t>
      </w:r>
      <w:r w:rsidR="008C259C">
        <w:t>lage 4: Pcb</w:t>
      </w:r>
      <w:bookmarkEnd w:id="139"/>
    </w:p>
    <w:p w14:paraId="275F1EAA" w14:textId="77777777" w:rsidR="00E51537" w:rsidRDefault="00E51537" w:rsidP="00E51537">
      <w:pPr>
        <w:keepNext/>
      </w:pPr>
      <w:r>
        <w:rPr>
          <w:noProof/>
        </w:rPr>
        <w:drawing>
          <wp:inline distT="0" distB="0" distL="0" distR="0" wp14:anchorId="0A03CEF6" wp14:editId="067279A6">
            <wp:extent cx="5808133" cy="4620512"/>
            <wp:effectExtent l="0" t="0" r="2540" b="8890"/>
            <wp:docPr id="1350133311" name="Afbeelding 1350133311" descr="Afbeelding met diagram,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33311" name="Afbeelding 1" descr="Afbeelding met diagram, schematisch&#10;&#10;Automatisch gegenereerde beschrijving"/>
                    <pic:cNvPicPr/>
                  </pic:nvPicPr>
                  <pic:blipFill>
                    <a:blip r:embed="rId76"/>
                    <a:stretch>
                      <a:fillRect/>
                    </a:stretch>
                  </pic:blipFill>
                  <pic:spPr>
                    <a:xfrm>
                      <a:off x="0" y="0"/>
                      <a:ext cx="5833888" cy="4641001"/>
                    </a:xfrm>
                    <a:prstGeom prst="rect">
                      <a:avLst/>
                    </a:prstGeom>
                  </pic:spPr>
                </pic:pic>
              </a:graphicData>
            </a:graphic>
          </wp:inline>
        </w:drawing>
      </w:r>
    </w:p>
    <w:p w14:paraId="3E864078" w14:textId="469E9D4E" w:rsidR="00E51537" w:rsidRDefault="00E51537" w:rsidP="00E51537">
      <w:pPr>
        <w:pStyle w:val="Bijschrift"/>
      </w:pPr>
      <w:bookmarkStart w:id="140" w:name="_Ref133345607"/>
      <w:r>
        <w:t xml:space="preserve">Bijlage </w:t>
      </w:r>
      <w:r>
        <w:fldChar w:fldCharType="begin"/>
      </w:r>
      <w:r>
        <w:instrText xml:space="preserve"> SEQ Bijlage \* ARABIC </w:instrText>
      </w:r>
      <w:r>
        <w:fldChar w:fldCharType="separate"/>
      </w:r>
      <w:r w:rsidR="00B95FD8">
        <w:rPr>
          <w:noProof/>
        </w:rPr>
        <w:t>4</w:t>
      </w:r>
      <w:r>
        <w:fldChar w:fldCharType="end"/>
      </w:r>
      <w:bookmarkEnd w:id="140"/>
      <w:r>
        <w:t>: Pcb</w:t>
      </w:r>
    </w:p>
    <w:p w14:paraId="379058FF" w14:textId="29B508B7" w:rsidR="00E51537" w:rsidRDefault="00E51537" w:rsidP="00E51537">
      <w:pPr>
        <w:pStyle w:val="Bijschrift"/>
        <w:rPr>
          <w:lang w:val="nl-NL"/>
        </w:rPr>
        <w:sectPr w:rsidR="00E51537" w:rsidSect="00E51537">
          <w:pgSz w:w="16838" w:h="11906" w:orient="landscape"/>
          <w:pgMar w:top="1417" w:right="1417" w:bottom="1417" w:left="1417" w:header="708" w:footer="708" w:gutter="0"/>
          <w:cols w:space="708"/>
          <w:titlePg/>
          <w:docGrid w:linePitch="360"/>
        </w:sectPr>
      </w:pPr>
      <w:bookmarkStart w:id="141" w:name="_Toc133405094"/>
      <w:r>
        <w:t xml:space="preserve">Figuur </w:t>
      </w:r>
      <w:r>
        <w:fldChar w:fldCharType="begin"/>
      </w:r>
      <w:r>
        <w:instrText xml:space="preserve"> SEQ Figuur \* ARABIC </w:instrText>
      </w:r>
      <w:r>
        <w:fldChar w:fldCharType="separate"/>
      </w:r>
      <w:r w:rsidR="00B95FD8">
        <w:rPr>
          <w:noProof/>
        </w:rPr>
        <w:t>33</w:t>
      </w:r>
      <w:r>
        <w:fldChar w:fldCharType="end"/>
      </w:r>
      <w:r>
        <w:t>: Pcb</w:t>
      </w:r>
      <w:bookmarkEnd w:id="141"/>
    </w:p>
    <w:p w14:paraId="274E1F91" w14:textId="58ECF277" w:rsidR="00AC49FF" w:rsidRPr="0033538F" w:rsidRDefault="002032D8" w:rsidP="0033538F">
      <w:pPr>
        <w:pStyle w:val="Bijlagen"/>
      </w:pPr>
      <w:bookmarkStart w:id="142" w:name="_Toc133405064"/>
      <w:r w:rsidRPr="0033538F">
        <w:lastRenderedPageBreak/>
        <w:t xml:space="preserve">Bijlage </w:t>
      </w:r>
      <w:r w:rsidR="00830C48">
        <w:t>5</w:t>
      </w:r>
      <w:r w:rsidRPr="0033538F">
        <w:t>: Logboek rapporteren</w:t>
      </w:r>
      <w:bookmarkEnd w:id="142"/>
    </w:p>
    <w:p w14:paraId="6A423FEC" w14:textId="77777777" w:rsidR="00B15C92" w:rsidRPr="0024070B" w:rsidRDefault="00B15C92" w:rsidP="00665850">
      <w:pPr>
        <w:rPr>
          <w:b/>
        </w:rPr>
      </w:pPr>
      <w:r w:rsidRPr="111D8A5E">
        <w:rPr>
          <w:b/>
        </w:rPr>
        <w:t>Lesweek 7:</w:t>
      </w:r>
      <w:r>
        <w:tab/>
        <w:t>13/02 – 19/02</w:t>
      </w:r>
    </w:p>
    <w:tbl>
      <w:tblPr>
        <w:tblW w:w="0" w:type="auto"/>
        <w:tblCellSpacing w:w="1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005"/>
        <w:gridCol w:w="3402"/>
        <w:gridCol w:w="7313"/>
      </w:tblGrid>
      <w:tr w:rsidR="00034A6F" w:rsidRPr="00E07440" w14:paraId="5BD69C9F" w14:textId="77777777" w:rsidTr="004A4E35">
        <w:trPr>
          <w:trHeight w:val="53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A9B39AC" w14:textId="770EB8DC" w:rsidR="00B15C92" w:rsidRPr="00E97D1C" w:rsidRDefault="00B15C92">
            <w:pPr>
              <w:rPr>
                <w:b/>
                <w:bCs/>
                <w:lang w:val="fr-BE"/>
              </w:rPr>
            </w:pPr>
            <w:r w:rsidRPr="00E97D1C">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0003568" w14:textId="77777777" w:rsidR="00B15C92" w:rsidRPr="00E97D1C" w:rsidRDefault="00B15C92">
            <w:pPr>
              <w:rPr>
                <w:b/>
                <w:bCs/>
                <w:lang w:val="fr-BE"/>
              </w:rPr>
            </w:pPr>
            <w:r w:rsidRPr="00E97D1C">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230D99EB" w14:textId="7A0042C7" w:rsidR="00B15C92" w:rsidRPr="00E97D1C" w:rsidRDefault="00B15C92">
            <w:pPr>
              <w:rPr>
                <w:b/>
                <w:bCs/>
                <w:lang w:val="nl-NL"/>
              </w:rPr>
            </w:pPr>
            <w:r w:rsidRPr="00E97D1C">
              <w:rPr>
                <w:b/>
                <w:bCs/>
                <w:lang w:val="nl-NL"/>
              </w:rPr>
              <w:t>Taak (bijv. schrijven klad, verbeteren, volledig herschrijven, nakijken, ...</w:t>
            </w:r>
            <w:r w:rsidR="00E97D1C" w:rsidRPr="00E97D1C">
              <w:rPr>
                <w:b/>
                <w:bCs/>
                <w:lang w:val="nl-NL"/>
              </w:rPr>
              <w:t>)</w:t>
            </w:r>
          </w:p>
        </w:tc>
      </w:tr>
      <w:tr w:rsidR="00034A6F" w:rsidRPr="00E07440" w14:paraId="779FB0DC" w14:textId="77777777" w:rsidTr="004A4E35">
        <w:trPr>
          <w:trHeight w:val="53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34355A1" w14:textId="77777777" w:rsidR="00B15C92" w:rsidRPr="002E3AE5" w:rsidRDefault="00B15C92">
            <w:pPr>
              <w:rPr>
                <w:lang w:val="fr-BE"/>
              </w:rPr>
            </w:pPr>
            <w:r w:rsidRPr="002E3AE5">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938E178" w14:textId="77777777" w:rsidR="00B15C92" w:rsidRDefault="00B15C92">
            <w:r>
              <w:t>Vragenronde op school</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62EAC94" w14:textId="77777777" w:rsidR="00B15C92" w:rsidRPr="00EA51B4" w:rsidRDefault="00B15C92">
            <w:pPr>
              <w:rPr>
                <w:lang w:val="nl-NL"/>
              </w:rPr>
            </w:pPr>
            <w:r w:rsidRPr="00E07440">
              <w:rPr>
                <w:lang w:val="nl-NL"/>
              </w:rPr>
              <w:t>Extra informatie vragen om een goed verslag op te stellen.</w:t>
            </w:r>
          </w:p>
        </w:tc>
      </w:tr>
      <w:tr w:rsidR="00034A6F" w:rsidRPr="00E07440" w14:paraId="5570FA5B" w14:textId="77777777" w:rsidTr="004A4E35">
        <w:trPr>
          <w:trHeight w:val="53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450D4F1" w14:textId="77777777" w:rsidR="00B15C92" w:rsidRPr="002E3AE5" w:rsidRDefault="00B15C92">
            <w:pPr>
              <w:rPr>
                <w:lang w:val="fr-BE"/>
              </w:rPr>
            </w:pPr>
            <w:r w:rsidRPr="002E3AE5">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C06067A" w14:textId="77777777" w:rsidR="00B15C92" w:rsidRDefault="00B15C92">
            <w:r>
              <w:t>Vragenronde op school</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E3369DC" w14:textId="77777777" w:rsidR="00B15C92" w:rsidRPr="00E07440" w:rsidRDefault="00B15C92">
            <w:pPr>
              <w:rPr>
                <w:lang w:val="nl-NL"/>
              </w:rPr>
            </w:pPr>
            <w:r w:rsidRPr="00E07440">
              <w:rPr>
                <w:lang w:val="nl-NL"/>
              </w:rPr>
              <w:t>Extra informatie vragen om een goed verslag op te stellen.</w:t>
            </w:r>
          </w:p>
        </w:tc>
      </w:tr>
      <w:tr w:rsidR="00034A6F" w:rsidRPr="00E07440" w14:paraId="14DE9A9D" w14:textId="77777777" w:rsidTr="004A4E35">
        <w:trPr>
          <w:trHeight w:val="519"/>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A41624D" w14:textId="77777777" w:rsidR="00B15C92" w:rsidRPr="002E3AE5" w:rsidRDefault="00B15C92">
            <w:pPr>
              <w:rPr>
                <w:lang w:val="fr-BE"/>
              </w:rPr>
            </w:pPr>
            <w:r w:rsidRPr="002E3AE5">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9651DBB" w14:textId="77777777" w:rsidR="00B15C92" w:rsidRDefault="00B15C92">
            <w:r>
              <w:t>Vragenronde op school</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7326F24" w14:textId="77777777" w:rsidR="00B15C92" w:rsidRPr="00E07440" w:rsidRDefault="00B15C92">
            <w:pPr>
              <w:rPr>
                <w:lang w:val="nl-NL"/>
              </w:rPr>
            </w:pPr>
            <w:r w:rsidRPr="00E07440">
              <w:rPr>
                <w:lang w:val="nl-NL"/>
              </w:rPr>
              <w:t>Extra informatie vragen om een goed verslag op te stellen.</w:t>
            </w:r>
          </w:p>
        </w:tc>
      </w:tr>
      <w:tr w:rsidR="00034A6F" w:rsidRPr="00E07440" w14:paraId="7280935B" w14:textId="77777777" w:rsidTr="004A4E35">
        <w:trPr>
          <w:trHeight w:val="53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ADE270B" w14:textId="77777777" w:rsidR="00B15C92" w:rsidRPr="002E3AE5" w:rsidRDefault="00B15C92">
            <w:pPr>
              <w:rPr>
                <w:lang w:val="fr-BE"/>
              </w:rPr>
            </w:pPr>
            <w:r w:rsidRPr="002E3AE5">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78C98B3" w14:textId="77777777" w:rsidR="00B15C92" w:rsidRDefault="00B15C92">
            <w:r>
              <w:t>Vragenronde op school</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7CB04B5" w14:textId="77777777" w:rsidR="00B15C92" w:rsidRPr="00E07440" w:rsidRDefault="00B15C92">
            <w:pPr>
              <w:rPr>
                <w:lang w:val="nl-NL"/>
              </w:rPr>
            </w:pPr>
            <w:r w:rsidRPr="00E07440">
              <w:rPr>
                <w:lang w:val="nl-NL"/>
              </w:rPr>
              <w:t>Extra informatie vragen om een goed verslag op te stellen.</w:t>
            </w:r>
          </w:p>
        </w:tc>
      </w:tr>
    </w:tbl>
    <w:p w14:paraId="7C338452" w14:textId="77777777" w:rsidR="004A4E35" w:rsidRDefault="004A4E35" w:rsidP="00665850">
      <w:pPr>
        <w:rPr>
          <w:b/>
        </w:rPr>
        <w:sectPr w:rsidR="004A4E35" w:rsidSect="00641A35">
          <w:footerReference w:type="first" r:id="rId77"/>
          <w:pgSz w:w="16838" w:h="11906" w:orient="landscape"/>
          <w:pgMar w:top="1417" w:right="1417" w:bottom="1417" w:left="1417" w:header="708" w:footer="708" w:gutter="0"/>
          <w:cols w:space="708"/>
          <w:titlePg/>
          <w:docGrid w:linePitch="360"/>
        </w:sectPr>
      </w:pPr>
    </w:p>
    <w:p w14:paraId="49A1F0B6" w14:textId="77777777" w:rsidR="00B15C92" w:rsidRPr="0024070B" w:rsidRDefault="00B15C92" w:rsidP="00665850">
      <w:pPr>
        <w:rPr>
          <w:b/>
        </w:rPr>
      </w:pPr>
      <w:r w:rsidRPr="111D8A5E">
        <w:rPr>
          <w:b/>
        </w:rPr>
        <w:lastRenderedPageBreak/>
        <w:t>Lesweek 8:</w:t>
      </w:r>
      <w:r>
        <w:tab/>
        <w:t>20/02 – 26/02</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4A4E35" w:rsidRPr="00E07440" w14:paraId="53F963F9" w14:textId="77777777" w:rsidTr="004A4E35">
        <w:trPr>
          <w:trHeight w:val="517"/>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49C4A42" w14:textId="274344FE" w:rsidR="00B15C92" w:rsidRPr="00624563" w:rsidRDefault="00B15C92">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AD9C581" w14:textId="77777777" w:rsidR="00B15C92" w:rsidRPr="00624563" w:rsidRDefault="00B15C92">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F7AC58B" w14:textId="18F91910" w:rsidR="00B15C92" w:rsidRPr="00624563" w:rsidRDefault="00B15C92">
            <w:pPr>
              <w:rPr>
                <w:b/>
                <w:bCs/>
                <w:lang w:val="nl-NL"/>
              </w:rPr>
            </w:pPr>
            <w:r w:rsidRPr="00624563">
              <w:rPr>
                <w:b/>
                <w:bCs/>
                <w:lang w:val="nl-NL"/>
              </w:rPr>
              <w:t>Taak (bijv. schrijven klad, verbeteren, volledig herschrijven, nakijken, ...</w:t>
            </w:r>
            <w:r w:rsidR="00624563" w:rsidRPr="00624563">
              <w:rPr>
                <w:b/>
                <w:bCs/>
                <w:lang w:val="nl-NL"/>
              </w:rPr>
              <w:t>)</w:t>
            </w:r>
          </w:p>
        </w:tc>
      </w:tr>
      <w:tr w:rsidR="004A4E35" w:rsidRPr="00E07440" w14:paraId="46480159" w14:textId="77777777" w:rsidTr="004A4E35">
        <w:trPr>
          <w:trHeight w:val="517"/>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17D38AD" w14:textId="77777777" w:rsidR="00B15C92" w:rsidRPr="00D00883" w:rsidRDefault="00B15C92">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BF409EE" w14:textId="77777777" w:rsidR="00B15C92" w:rsidRDefault="00B15C92">
            <w:r>
              <w:t>Geen paginanummers (enkel brainstormen)</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C2DDB6F" w14:textId="40DC48D9" w:rsidR="00B15C92" w:rsidRPr="00E07440" w:rsidRDefault="00B15C92">
            <w:pPr>
              <w:rPr>
                <w:lang w:val="nl-NL"/>
              </w:rPr>
            </w:pPr>
            <w:r w:rsidRPr="00E07440">
              <w:rPr>
                <w:lang w:val="nl-NL"/>
              </w:rPr>
              <w:t>Brainstormen op papier/</w:t>
            </w:r>
            <w:r w:rsidR="007321C8">
              <w:rPr>
                <w:lang w:val="nl-NL"/>
              </w:rPr>
              <w:t xml:space="preserve"> </w:t>
            </w:r>
            <w:r w:rsidRPr="00E07440">
              <w:rPr>
                <w:lang w:val="nl-NL"/>
              </w:rPr>
              <w:t>digitaal op een tekentablet.</w:t>
            </w:r>
          </w:p>
        </w:tc>
      </w:tr>
      <w:tr w:rsidR="004A4E35" w:rsidRPr="00E07440" w14:paraId="03951CBA" w14:textId="77777777" w:rsidTr="004A4E35">
        <w:trPr>
          <w:trHeight w:val="517"/>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3688CDF" w14:textId="77777777" w:rsidR="00B15C92" w:rsidRPr="00D00883" w:rsidRDefault="00B15C92">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CF1232C" w14:textId="77777777" w:rsidR="00B15C92" w:rsidRDefault="00B15C92">
            <w:r>
              <w:t>Geen paginanummers (enkel brainstormen)</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9DF38DB" w14:textId="77777777" w:rsidR="00B15C92" w:rsidRPr="00E07440" w:rsidRDefault="00B15C92">
            <w:pPr>
              <w:rPr>
                <w:lang w:val="nl-NL"/>
              </w:rPr>
            </w:pPr>
            <w:r w:rsidRPr="00E07440">
              <w:rPr>
                <w:lang w:val="nl-NL"/>
              </w:rPr>
              <w:t>Brainstormen op papier/ digitaal op een tekentablet.</w:t>
            </w:r>
          </w:p>
        </w:tc>
      </w:tr>
      <w:tr w:rsidR="004A4E35" w:rsidRPr="00E07440" w14:paraId="74C2C9E4" w14:textId="77777777" w:rsidTr="004A4E35">
        <w:trPr>
          <w:trHeight w:val="503"/>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A7BC618" w14:textId="77777777" w:rsidR="00B15C92" w:rsidRPr="00D00883" w:rsidRDefault="00B15C92">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96B34E0" w14:textId="77777777" w:rsidR="00B15C92" w:rsidRDefault="00B15C92">
            <w:r>
              <w:t>Geen paginanummers (enkel brainstormen)</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0D84B05" w14:textId="77777777" w:rsidR="00B15C92" w:rsidRPr="00E07440" w:rsidRDefault="00B15C92">
            <w:pPr>
              <w:rPr>
                <w:lang w:val="nl-NL"/>
              </w:rPr>
            </w:pPr>
            <w:r w:rsidRPr="00E07440">
              <w:rPr>
                <w:lang w:val="nl-NL"/>
              </w:rPr>
              <w:t>Brainstormen op papier/ digitaal op een tekentablet.</w:t>
            </w:r>
          </w:p>
        </w:tc>
      </w:tr>
      <w:tr w:rsidR="004A4E35" w:rsidRPr="00E07440" w14:paraId="561655FF" w14:textId="77777777" w:rsidTr="004A4E35">
        <w:trPr>
          <w:trHeight w:val="517"/>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FC8302D" w14:textId="77777777" w:rsidR="00B15C92" w:rsidRPr="00D00883" w:rsidRDefault="00B15C92">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DED3464" w14:textId="77777777" w:rsidR="00B15C92" w:rsidRDefault="00B15C92">
            <w:r>
              <w:t>Geen paginanummers (enkel brainstormen)</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FFFDEE2" w14:textId="77777777" w:rsidR="00B15C92" w:rsidRPr="00E07440" w:rsidRDefault="00B15C92">
            <w:pPr>
              <w:rPr>
                <w:lang w:val="nl-NL"/>
              </w:rPr>
            </w:pPr>
            <w:r w:rsidRPr="00E07440">
              <w:rPr>
                <w:lang w:val="nl-NL"/>
              </w:rPr>
              <w:t>Brainstormen op papier/ digitaal op een tekentablet.</w:t>
            </w:r>
          </w:p>
        </w:tc>
      </w:tr>
    </w:tbl>
    <w:p w14:paraId="4FE340C0" w14:textId="77777777" w:rsidR="00F6479F" w:rsidRDefault="00F6479F" w:rsidP="00665850">
      <w:pPr>
        <w:rPr>
          <w:b/>
        </w:rPr>
        <w:sectPr w:rsidR="00F6479F" w:rsidSect="00641A35">
          <w:pgSz w:w="16838" w:h="11906" w:orient="landscape"/>
          <w:pgMar w:top="1417" w:right="1417" w:bottom="1417" w:left="1417" w:header="708" w:footer="708" w:gutter="0"/>
          <w:cols w:space="708"/>
          <w:titlePg/>
          <w:docGrid w:linePitch="360"/>
        </w:sectPr>
      </w:pPr>
    </w:p>
    <w:p w14:paraId="31EE05EF" w14:textId="77777777" w:rsidR="00B15C92" w:rsidRPr="00A35BF2" w:rsidRDefault="00B15C92" w:rsidP="00665850">
      <w:r w:rsidRPr="111D8A5E">
        <w:rPr>
          <w:b/>
        </w:rPr>
        <w:lastRenderedPageBreak/>
        <w:t>Lesweek 9:</w:t>
      </w:r>
      <w:r>
        <w:tab/>
      </w:r>
      <w:r w:rsidRPr="00A35BF2">
        <w:t>27/02 - 5/03</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F6479F" w:rsidRPr="00E07440" w14:paraId="0D84350A" w14:textId="77777777" w:rsidTr="00F6479F">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36663B0" w14:textId="5ABA975E" w:rsidR="00B15C92" w:rsidRPr="00624563" w:rsidRDefault="00B15C92">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A0B23D0" w14:textId="77777777" w:rsidR="00B15C92" w:rsidRPr="00624563" w:rsidRDefault="00B15C92">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869CA56" w14:textId="434DDBD9" w:rsidR="00B15C92" w:rsidRPr="00624563" w:rsidRDefault="00B15C92">
            <w:pPr>
              <w:rPr>
                <w:b/>
                <w:bCs/>
                <w:lang w:val="nl-NL"/>
              </w:rPr>
            </w:pPr>
            <w:r w:rsidRPr="00624563">
              <w:rPr>
                <w:b/>
                <w:bCs/>
                <w:lang w:val="nl-NL"/>
              </w:rPr>
              <w:t>Taak (bijv. schrijven klad, verbeteren, volledig herschrijven, nakijken, ...</w:t>
            </w:r>
            <w:r w:rsidR="00624563" w:rsidRPr="00624563">
              <w:rPr>
                <w:b/>
                <w:bCs/>
                <w:lang w:val="nl-NL"/>
              </w:rPr>
              <w:t>)</w:t>
            </w:r>
          </w:p>
        </w:tc>
      </w:tr>
      <w:tr w:rsidR="00F6479F" w:rsidRPr="00D00883" w14:paraId="4CE9A0F5" w14:textId="77777777" w:rsidTr="00F6479F">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3F37469" w14:textId="77777777" w:rsidR="00B15C92" w:rsidRPr="00D00883" w:rsidRDefault="00B15C92">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DC5A753" w14:textId="77777777" w:rsidR="00B15C92" w:rsidRPr="00D00883" w:rsidRDefault="00B15C92">
            <w:pPr>
              <w:rPr>
                <w:lang w:val="fr-BE"/>
              </w:rPr>
            </w:pPr>
            <w:r>
              <w:t>Pagina 7</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2B10A6C" w14:textId="77777777" w:rsidR="00B15C92" w:rsidRPr="00D00883" w:rsidRDefault="00B15C92">
            <w:r>
              <w:t>Inleiding</w:t>
            </w:r>
          </w:p>
        </w:tc>
      </w:tr>
      <w:tr w:rsidR="00F6479F" w:rsidRPr="00D00883" w14:paraId="23FC0B66" w14:textId="77777777" w:rsidTr="00F6479F">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9D0BB09" w14:textId="77777777" w:rsidR="00B15C92" w:rsidRPr="00D00883" w:rsidRDefault="00B15C92">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7A40E8E" w14:textId="77777777" w:rsidR="00B15C92" w:rsidRPr="00D00883" w:rsidRDefault="00B15C92">
            <w:pPr>
              <w:rPr>
                <w:lang w:val="fr-BE"/>
              </w:rPr>
            </w:pPr>
            <w:r>
              <w:t xml:space="preserve">Pagina 1,3 </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BCF1F9A" w14:textId="77777777" w:rsidR="00B15C92" w:rsidRPr="00D00883" w:rsidRDefault="00B15C92">
            <w:pPr>
              <w:rPr>
                <w:lang w:val="fr-BE"/>
              </w:rPr>
            </w:pPr>
            <w:r>
              <w:t>Hoofdblad opstellen</w:t>
            </w:r>
          </w:p>
        </w:tc>
      </w:tr>
      <w:tr w:rsidR="00F6479F" w:rsidRPr="00D00883" w14:paraId="62F534AA" w14:textId="77777777" w:rsidTr="00F6479F">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74E013A" w14:textId="77777777" w:rsidR="00B15C92" w:rsidRPr="00D00883" w:rsidRDefault="00B15C92">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691D840" w14:textId="77777777" w:rsidR="00B15C92" w:rsidRPr="00D00883" w:rsidRDefault="00B15C92">
            <w:pPr>
              <w:rPr>
                <w:lang w:val="fr-BE"/>
              </w:rPr>
            </w:pPr>
            <w:r>
              <w:t>Pagina 1-11</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421E258" w14:textId="77777777" w:rsidR="00B15C92" w:rsidRPr="00D00883" w:rsidRDefault="00B15C92">
            <w:pPr>
              <w:rPr>
                <w:lang w:val="fr-BE"/>
              </w:rPr>
            </w:pPr>
            <w:r>
              <w:t>Controle</w:t>
            </w:r>
          </w:p>
        </w:tc>
      </w:tr>
      <w:tr w:rsidR="00F6479F" w:rsidRPr="00E07440" w14:paraId="28A1DD76" w14:textId="77777777" w:rsidTr="00F6479F">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3F250C5" w14:textId="77777777" w:rsidR="00B15C92" w:rsidRPr="00D00883" w:rsidRDefault="00B15C92">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2118ECD" w14:textId="77777777" w:rsidR="00B15C92" w:rsidRPr="00D00883" w:rsidRDefault="00B15C92">
            <w:pPr>
              <w:rPr>
                <w:lang w:val="fr-BE"/>
              </w:rPr>
            </w:pPr>
            <w:r>
              <w:t>Pagina 1-11</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6A0246A" w14:textId="3CD5119E" w:rsidR="00B15C92" w:rsidRPr="00EA51B4" w:rsidRDefault="00B15C92">
            <w:pPr>
              <w:rPr>
                <w:lang w:val="nl-NL"/>
              </w:rPr>
            </w:pPr>
            <w:r w:rsidRPr="00E07440">
              <w:rPr>
                <w:lang w:val="nl-NL"/>
              </w:rPr>
              <w:t xml:space="preserve">Opstellen </w:t>
            </w:r>
            <w:r w:rsidR="00442314">
              <w:rPr>
                <w:lang w:val="nl-NL"/>
              </w:rPr>
              <w:t xml:space="preserve">van het </w:t>
            </w:r>
            <w:r w:rsidRPr="00E07440">
              <w:rPr>
                <w:lang w:val="nl-NL"/>
              </w:rPr>
              <w:t>document volgens de regels uit het boek.</w:t>
            </w:r>
          </w:p>
        </w:tc>
      </w:tr>
    </w:tbl>
    <w:p w14:paraId="77AE4E85" w14:textId="77777777" w:rsidR="00995550" w:rsidRDefault="00995550" w:rsidP="00995550">
      <w:pPr>
        <w:rPr>
          <w:lang w:val="nl-NL"/>
        </w:rPr>
      </w:pPr>
    </w:p>
    <w:p w14:paraId="6FE03CE0" w14:textId="77777777" w:rsidR="0033775C" w:rsidRDefault="0033775C" w:rsidP="00995550">
      <w:pPr>
        <w:rPr>
          <w:lang w:val="nl-NL"/>
        </w:rPr>
        <w:sectPr w:rsidR="0033775C" w:rsidSect="00641A35">
          <w:pgSz w:w="16838" w:h="11906" w:orient="landscape"/>
          <w:pgMar w:top="1417" w:right="1417" w:bottom="1417" w:left="1417" w:header="708" w:footer="708" w:gutter="0"/>
          <w:cols w:space="708"/>
          <w:titlePg/>
          <w:docGrid w:linePitch="360"/>
        </w:sectPr>
      </w:pPr>
    </w:p>
    <w:p w14:paraId="2171C808" w14:textId="66C95C58" w:rsidR="0033775C" w:rsidRPr="00A35BF2" w:rsidRDefault="0033775C" w:rsidP="0033775C">
      <w:r w:rsidRPr="00030E5F">
        <w:rPr>
          <w:b/>
        </w:rPr>
        <w:lastRenderedPageBreak/>
        <w:t>Leswe</w:t>
      </w:r>
      <w:r w:rsidRPr="111D8A5E">
        <w:rPr>
          <w:b/>
        </w:rPr>
        <w:t xml:space="preserve">ek </w:t>
      </w:r>
      <w:r w:rsidR="00BB5D8D">
        <w:rPr>
          <w:b/>
        </w:rPr>
        <w:t>1</w:t>
      </w:r>
      <w:r>
        <w:rPr>
          <w:b/>
        </w:rPr>
        <w:t>0</w:t>
      </w:r>
      <w:r w:rsidRPr="111D8A5E">
        <w:rPr>
          <w:b/>
        </w:rPr>
        <w:t>:</w:t>
      </w:r>
      <w:r>
        <w:tab/>
        <w:t>5</w:t>
      </w:r>
      <w:r w:rsidRPr="00A35BF2">
        <w:t>/0</w:t>
      </w:r>
      <w:r>
        <w:t>3</w:t>
      </w:r>
      <w:r w:rsidRPr="00A35BF2">
        <w:t xml:space="preserve"> - </w:t>
      </w:r>
      <w:r w:rsidR="00D13FC7">
        <w:t>12</w:t>
      </w:r>
      <w:r w:rsidRPr="00A35BF2">
        <w:t>/03</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33775C" w:rsidRPr="00E07440" w14:paraId="3D7589EE"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2513A277" w14:textId="6C6BC7EA" w:rsidR="0033775C" w:rsidRPr="00624563" w:rsidRDefault="0033775C" w:rsidP="004347D4">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D4C749C" w14:textId="77777777" w:rsidR="0033775C" w:rsidRPr="00624563" w:rsidRDefault="0033775C" w:rsidP="004347D4">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9228C84" w14:textId="1CF7E07C" w:rsidR="0033775C" w:rsidRPr="00624563" w:rsidRDefault="0033775C" w:rsidP="004347D4">
            <w:pPr>
              <w:rPr>
                <w:b/>
                <w:bCs/>
                <w:lang w:val="nl-NL"/>
              </w:rPr>
            </w:pPr>
            <w:r w:rsidRPr="00624563">
              <w:rPr>
                <w:b/>
                <w:bCs/>
                <w:lang w:val="nl-NL"/>
              </w:rPr>
              <w:t>Taak (bijv. schrijven klad, verbeteren, volledig herschrijven, nakijken, ...</w:t>
            </w:r>
            <w:r w:rsidR="00624563" w:rsidRPr="00624563">
              <w:rPr>
                <w:b/>
                <w:bCs/>
                <w:lang w:val="nl-NL"/>
              </w:rPr>
              <w:t>)</w:t>
            </w:r>
          </w:p>
        </w:tc>
      </w:tr>
      <w:tr w:rsidR="0033775C" w:rsidRPr="00D00883" w14:paraId="6ED1487B"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139518A" w14:textId="77777777" w:rsidR="0033775C" w:rsidRPr="00D00883" w:rsidRDefault="0033775C" w:rsidP="004347D4">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EFA126B" w14:textId="2F3DDB9D" w:rsidR="0033775C" w:rsidRPr="00D00883" w:rsidRDefault="00666114" w:rsidP="004347D4">
            <w:pPr>
              <w:rPr>
                <w:lang w:val="fr-BE"/>
              </w:rPr>
            </w:pPr>
            <w:r>
              <w:rPr>
                <w:lang w:val="fr-BE"/>
              </w:rPr>
              <w:t>Pagina 23</w:t>
            </w:r>
            <w:r w:rsidR="00BD1BB0">
              <w:rPr>
                <w:lang w:val="fr-BE"/>
              </w:rPr>
              <w:t>-25</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AA1734F" w14:textId="7B904BE2" w:rsidR="0033775C" w:rsidRPr="00D00883" w:rsidRDefault="00340F83" w:rsidP="004347D4">
            <w:r>
              <w:rPr>
                <w:lang w:val="nl-NL"/>
              </w:rPr>
              <w:t>Het schrijven van een kladversie.</w:t>
            </w:r>
          </w:p>
        </w:tc>
      </w:tr>
      <w:tr w:rsidR="0033775C" w:rsidRPr="00D00883" w14:paraId="20AECC49"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DD68C05" w14:textId="77777777" w:rsidR="0033775C" w:rsidRPr="00D00883" w:rsidRDefault="0033775C" w:rsidP="004347D4">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AC6870A" w14:textId="3B28757D" w:rsidR="0033775C" w:rsidRPr="00D00883" w:rsidRDefault="00EC1586" w:rsidP="004347D4">
            <w:pPr>
              <w:rPr>
                <w:lang w:val="fr-BE"/>
              </w:rPr>
            </w:pPr>
            <w:r>
              <w:rPr>
                <w:lang w:val="fr-BE"/>
              </w:rPr>
              <w:t>Pagina 26-28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D3761C7" w14:textId="69BC1655" w:rsidR="0033775C" w:rsidRPr="00340F83" w:rsidRDefault="00340F83" w:rsidP="004347D4">
            <w:pPr>
              <w:rPr>
                <w:lang w:val="nl-NL"/>
              </w:rPr>
            </w:pPr>
            <w:r>
              <w:rPr>
                <w:lang w:val="nl-NL"/>
              </w:rPr>
              <w:t>Het schrijven van een kladversie.</w:t>
            </w:r>
          </w:p>
        </w:tc>
      </w:tr>
      <w:tr w:rsidR="0033775C" w:rsidRPr="00D00883" w14:paraId="1C496C65" w14:textId="77777777" w:rsidTr="004347D4">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CDFE0D0" w14:textId="77777777" w:rsidR="0033775C" w:rsidRPr="00D00883" w:rsidRDefault="0033775C" w:rsidP="004347D4">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3C072A9" w14:textId="09AC829A" w:rsidR="0033775C" w:rsidRPr="00D00883" w:rsidRDefault="00BD1BB0" w:rsidP="004347D4">
            <w:pPr>
              <w:rPr>
                <w:lang w:val="fr-BE"/>
              </w:rPr>
            </w:pPr>
            <w:r>
              <w:rPr>
                <w:lang w:val="fr-BE"/>
              </w:rPr>
              <w:t>Pagina 22</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8FBBB32" w14:textId="6FB1B72F" w:rsidR="0033775C" w:rsidRPr="00340F83" w:rsidRDefault="00340F83" w:rsidP="004347D4">
            <w:pPr>
              <w:rPr>
                <w:lang w:val="nl-NL"/>
              </w:rPr>
            </w:pPr>
            <w:r>
              <w:rPr>
                <w:lang w:val="nl-NL"/>
              </w:rPr>
              <w:t>Het schrijven van een kladversie.</w:t>
            </w:r>
          </w:p>
        </w:tc>
      </w:tr>
      <w:tr w:rsidR="0033775C" w:rsidRPr="00E07440" w14:paraId="17DC7AA5"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7D02280" w14:textId="77777777" w:rsidR="0033775C" w:rsidRPr="00D00883" w:rsidRDefault="0033775C" w:rsidP="004347D4">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6C8711A" w14:textId="14D042E7" w:rsidR="0033775C" w:rsidRPr="00D00883" w:rsidRDefault="00257583" w:rsidP="004347D4">
            <w:pPr>
              <w:rPr>
                <w:lang w:val="fr-BE"/>
              </w:rPr>
            </w:pPr>
            <w:r>
              <w:rPr>
                <w:lang w:val="fr-BE"/>
              </w:rPr>
              <w:t xml:space="preserve">Pagina </w:t>
            </w:r>
            <w:r w:rsidR="00A61DF3">
              <w:rPr>
                <w:lang w:val="fr-BE"/>
              </w:rPr>
              <w:t>13-21</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2A7BBCD" w14:textId="0FCD6D07" w:rsidR="0033775C" w:rsidRPr="00EA51B4" w:rsidRDefault="00340F83" w:rsidP="004347D4">
            <w:pPr>
              <w:rPr>
                <w:lang w:val="nl-NL"/>
              </w:rPr>
            </w:pPr>
            <w:r>
              <w:rPr>
                <w:lang w:val="nl-NL"/>
              </w:rPr>
              <w:t>Het schrijven van een kladversie.</w:t>
            </w:r>
          </w:p>
        </w:tc>
      </w:tr>
    </w:tbl>
    <w:p w14:paraId="0059D740" w14:textId="77777777" w:rsidR="0033775C" w:rsidRDefault="0033775C" w:rsidP="0033775C">
      <w:pPr>
        <w:rPr>
          <w:lang w:val="nl-NL"/>
        </w:rPr>
      </w:pPr>
    </w:p>
    <w:p w14:paraId="74D7C621" w14:textId="77777777" w:rsidR="00730C8F" w:rsidRDefault="00730C8F" w:rsidP="00995550">
      <w:pPr>
        <w:rPr>
          <w:lang w:val="nl-NL"/>
        </w:rPr>
        <w:sectPr w:rsidR="00730C8F" w:rsidSect="00641A35">
          <w:pgSz w:w="16838" w:h="11906" w:orient="landscape"/>
          <w:pgMar w:top="1417" w:right="1417" w:bottom="1417" w:left="1417" w:header="708" w:footer="708" w:gutter="0"/>
          <w:cols w:space="708"/>
          <w:titlePg/>
          <w:docGrid w:linePitch="360"/>
        </w:sectPr>
      </w:pPr>
    </w:p>
    <w:p w14:paraId="4A9365BF" w14:textId="2ABC57C5" w:rsidR="00730C8F" w:rsidRPr="00A35BF2" w:rsidRDefault="00730C8F" w:rsidP="00730C8F">
      <w:r w:rsidRPr="00030E5F">
        <w:rPr>
          <w:b/>
        </w:rPr>
        <w:lastRenderedPageBreak/>
        <w:t xml:space="preserve">Lesweek </w:t>
      </w:r>
      <w:r w:rsidR="00BB5D8D" w:rsidRPr="00030E5F">
        <w:rPr>
          <w:b/>
        </w:rPr>
        <w:t>1</w:t>
      </w:r>
      <w:r w:rsidR="00BB5D8D">
        <w:rPr>
          <w:b/>
        </w:rPr>
        <w:t>1</w:t>
      </w:r>
      <w:r w:rsidRPr="111D8A5E">
        <w:rPr>
          <w:b/>
        </w:rPr>
        <w:t>:</w:t>
      </w:r>
      <w:r>
        <w:tab/>
        <w:t>13</w:t>
      </w:r>
      <w:r w:rsidRPr="00A35BF2">
        <w:t>/0</w:t>
      </w:r>
      <w:r>
        <w:t>3</w:t>
      </w:r>
      <w:r w:rsidRPr="00A35BF2">
        <w:t xml:space="preserve"> - </w:t>
      </w:r>
      <w:r>
        <w:t>1</w:t>
      </w:r>
      <w:r w:rsidR="00BB5D8D">
        <w:t>9</w:t>
      </w:r>
      <w:r w:rsidRPr="00A35BF2">
        <w:t>/03</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730C8F" w:rsidRPr="00E07440" w14:paraId="199E543F"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3B33817" w14:textId="7DE15829" w:rsidR="00730C8F" w:rsidRPr="00624563" w:rsidRDefault="00730C8F" w:rsidP="004347D4">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D7B8CD1" w14:textId="77777777" w:rsidR="00730C8F" w:rsidRPr="00624563" w:rsidRDefault="00730C8F" w:rsidP="004347D4">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7D60C2F" w14:textId="49001C59" w:rsidR="00730C8F" w:rsidRPr="00624563" w:rsidRDefault="00730C8F" w:rsidP="004347D4">
            <w:pPr>
              <w:rPr>
                <w:b/>
                <w:bCs/>
                <w:lang w:val="nl-NL"/>
              </w:rPr>
            </w:pPr>
            <w:r w:rsidRPr="00624563">
              <w:rPr>
                <w:b/>
                <w:bCs/>
                <w:lang w:val="nl-NL"/>
              </w:rPr>
              <w:t>Taak (bijv. schrijven klad, verbeteren, volledig herschrijven, nakijken, ...</w:t>
            </w:r>
            <w:r w:rsidR="00624563" w:rsidRPr="00624563">
              <w:rPr>
                <w:b/>
                <w:bCs/>
                <w:lang w:val="nl-NL"/>
              </w:rPr>
              <w:t>)</w:t>
            </w:r>
          </w:p>
        </w:tc>
      </w:tr>
      <w:tr w:rsidR="00730C8F" w:rsidRPr="00D00883" w14:paraId="66FE8116"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A12C150" w14:textId="77777777" w:rsidR="00730C8F" w:rsidRPr="00D00883" w:rsidRDefault="00730C8F" w:rsidP="004347D4">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C8EFE64" w14:textId="3FABDFC4" w:rsidR="00730C8F" w:rsidRPr="00D00883" w:rsidRDefault="00BD1BB0" w:rsidP="004347D4">
            <w:pPr>
              <w:rPr>
                <w:lang w:val="fr-BE"/>
              </w:rPr>
            </w:pPr>
            <w:r>
              <w:rPr>
                <w:lang w:val="fr-BE"/>
              </w:rPr>
              <w:t>Pagina 23-25</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4C2247C" w14:textId="7BA157C3" w:rsidR="00730C8F" w:rsidRPr="00D00883" w:rsidRDefault="0008766B" w:rsidP="004347D4">
            <w:r>
              <w:rPr>
                <w:lang w:val="nl-NL"/>
              </w:rPr>
              <w:t>Het herschrijven naar een correcte versie.</w:t>
            </w:r>
          </w:p>
        </w:tc>
      </w:tr>
      <w:tr w:rsidR="00730C8F" w:rsidRPr="00D00883" w14:paraId="13924E2B"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CAB133D" w14:textId="77777777" w:rsidR="00730C8F" w:rsidRPr="00D00883" w:rsidRDefault="00730C8F" w:rsidP="004347D4">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A0DFABA" w14:textId="3F5A25FC" w:rsidR="00730C8F" w:rsidRPr="00D00883" w:rsidRDefault="00101A59" w:rsidP="004347D4">
            <w:pPr>
              <w:rPr>
                <w:lang w:val="fr-BE"/>
              </w:rPr>
            </w:pPr>
            <w:r>
              <w:rPr>
                <w:lang w:val="fr-BE"/>
              </w:rPr>
              <w:t>Pagina 26-28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5589D2A" w14:textId="369FDE6F" w:rsidR="00730C8F" w:rsidRPr="00101A59" w:rsidRDefault="00101A59" w:rsidP="004347D4">
            <w:pPr>
              <w:rPr>
                <w:lang w:val="nl-NL"/>
              </w:rPr>
            </w:pPr>
            <w:r>
              <w:rPr>
                <w:lang w:val="nl-NL"/>
              </w:rPr>
              <w:t>Het herschrijven naar een correcte versie.</w:t>
            </w:r>
          </w:p>
        </w:tc>
      </w:tr>
      <w:tr w:rsidR="00730C8F" w:rsidRPr="00D00883" w14:paraId="27C2F1E9" w14:textId="77777777" w:rsidTr="004347D4">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ECD8F66" w14:textId="77777777" w:rsidR="00730C8F" w:rsidRPr="00D00883" w:rsidRDefault="00730C8F" w:rsidP="004347D4">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F033CB4" w14:textId="708D075A" w:rsidR="00730C8F" w:rsidRPr="00D00883" w:rsidRDefault="00101A59" w:rsidP="004347D4">
            <w:pPr>
              <w:rPr>
                <w:lang w:val="fr-BE"/>
              </w:rPr>
            </w:pPr>
            <w:r>
              <w:rPr>
                <w:lang w:val="fr-BE"/>
              </w:rPr>
              <w:t>Pagina 22</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A3CC0F3" w14:textId="569E8B9B" w:rsidR="00730C8F" w:rsidRPr="00101A59" w:rsidRDefault="00101A59" w:rsidP="004347D4">
            <w:pPr>
              <w:rPr>
                <w:lang w:val="nl-NL"/>
              </w:rPr>
            </w:pPr>
            <w:r>
              <w:rPr>
                <w:lang w:val="nl-NL"/>
              </w:rPr>
              <w:t>Het herschrijven naar een correcte versie.</w:t>
            </w:r>
          </w:p>
        </w:tc>
      </w:tr>
      <w:tr w:rsidR="00730C8F" w:rsidRPr="00E07440" w14:paraId="254C0E44"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CC743FE" w14:textId="77777777" w:rsidR="00730C8F" w:rsidRPr="00D00883" w:rsidRDefault="00730C8F" w:rsidP="004347D4">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3886B00" w14:textId="58F1C374" w:rsidR="00730C8F" w:rsidRPr="00D00883" w:rsidRDefault="00101A59" w:rsidP="004347D4">
            <w:pPr>
              <w:rPr>
                <w:lang w:val="fr-BE"/>
              </w:rPr>
            </w:pPr>
            <w:r>
              <w:rPr>
                <w:lang w:val="fr-BE"/>
              </w:rPr>
              <w:t>Pagina 13-21</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37D9F11" w14:textId="0452AD6C" w:rsidR="00730C8F" w:rsidRPr="00EA51B4" w:rsidRDefault="00101A59" w:rsidP="004347D4">
            <w:pPr>
              <w:rPr>
                <w:lang w:val="nl-NL"/>
              </w:rPr>
            </w:pPr>
            <w:r>
              <w:rPr>
                <w:lang w:val="nl-NL"/>
              </w:rPr>
              <w:t>Het herschrijven naar een correcte versie.</w:t>
            </w:r>
          </w:p>
        </w:tc>
      </w:tr>
    </w:tbl>
    <w:p w14:paraId="55034C91" w14:textId="77777777" w:rsidR="00AB260C" w:rsidRDefault="00AB260C" w:rsidP="00995550">
      <w:pPr>
        <w:sectPr w:rsidR="00AB260C" w:rsidSect="00641A35">
          <w:pgSz w:w="16838" w:h="11906" w:orient="landscape"/>
          <w:pgMar w:top="1417" w:right="1417" w:bottom="1417" w:left="1417" w:header="708" w:footer="708" w:gutter="0"/>
          <w:cols w:space="708"/>
          <w:titlePg/>
          <w:docGrid w:linePitch="360"/>
        </w:sectPr>
      </w:pPr>
    </w:p>
    <w:p w14:paraId="17C9C217" w14:textId="352640BE" w:rsidR="00AB260C" w:rsidRPr="00A35BF2" w:rsidRDefault="00AB260C" w:rsidP="00AB260C">
      <w:r w:rsidRPr="00573A83">
        <w:rPr>
          <w:b/>
        </w:rPr>
        <w:lastRenderedPageBreak/>
        <w:t>Lesweek 1</w:t>
      </w:r>
      <w:r>
        <w:rPr>
          <w:b/>
        </w:rPr>
        <w:t>2</w:t>
      </w:r>
      <w:r w:rsidRPr="111D8A5E">
        <w:rPr>
          <w:b/>
        </w:rPr>
        <w:t>:</w:t>
      </w:r>
      <w:r>
        <w:tab/>
      </w:r>
      <w:r w:rsidR="0080651A">
        <w:t>20</w:t>
      </w:r>
      <w:r w:rsidRPr="00A35BF2">
        <w:t>/0</w:t>
      </w:r>
      <w:r>
        <w:t>3</w:t>
      </w:r>
      <w:r w:rsidRPr="00A35BF2">
        <w:t xml:space="preserve"> -</w:t>
      </w:r>
      <w:r w:rsidR="009036D9">
        <w:t xml:space="preserve"> 26</w:t>
      </w:r>
      <w:r w:rsidRPr="00A35BF2">
        <w:t>/03</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AB260C" w:rsidRPr="00E07440" w14:paraId="2DA25CC1"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227B543" w14:textId="244C5B20" w:rsidR="00AB260C" w:rsidRPr="00624563" w:rsidRDefault="00AB260C" w:rsidP="004347D4">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8619B10" w14:textId="77777777" w:rsidR="00AB260C" w:rsidRPr="00624563" w:rsidRDefault="00AB260C" w:rsidP="004347D4">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38698D8" w14:textId="20509778" w:rsidR="00AB260C" w:rsidRPr="00624563" w:rsidRDefault="00AB260C" w:rsidP="004347D4">
            <w:pPr>
              <w:rPr>
                <w:b/>
                <w:bCs/>
                <w:lang w:val="nl-NL"/>
              </w:rPr>
            </w:pPr>
            <w:r w:rsidRPr="00624563">
              <w:rPr>
                <w:b/>
                <w:bCs/>
                <w:lang w:val="nl-NL"/>
              </w:rPr>
              <w:t>Taak (bijv. schrijven klad, verbeteren, volledig herschrijven, nakijken, ...</w:t>
            </w:r>
            <w:r w:rsidR="00624563" w:rsidRPr="00624563">
              <w:rPr>
                <w:b/>
                <w:bCs/>
                <w:lang w:val="nl-NL"/>
              </w:rPr>
              <w:t>)</w:t>
            </w:r>
          </w:p>
        </w:tc>
      </w:tr>
      <w:tr w:rsidR="00AB260C" w:rsidRPr="00D00883" w14:paraId="148634F7"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8CD1A20" w14:textId="77777777" w:rsidR="00AB260C" w:rsidRPr="00D00883" w:rsidRDefault="00AB260C" w:rsidP="004347D4">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F70186F" w14:textId="1309E530" w:rsidR="00AB260C" w:rsidRPr="00D00883" w:rsidRDefault="00A856C4" w:rsidP="004347D4">
            <w:pPr>
              <w:rPr>
                <w:lang w:val="fr-BE"/>
              </w:rPr>
            </w:pPr>
            <w:r>
              <w:rPr>
                <w:lang w:val="fr-BE"/>
              </w:rPr>
              <w:t>Pagina 13-</w:t>
            </w:r>
            <w:r w:rsidR="00E5218D">
              <w:rPr>
                <w:lang w:val="fr-BE"/>
              </w:rPr>
              <w:t>19</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A66603A" w14:textId="6B09BD9F" w:rsidR="00AB260C" w:rsidRPr="00D00883" w:rsidRDefault="00E5218D" w:rsidP="004347D4">
            <w:r>
              <w:t>Nakijken tekst</w:t>
            </w:r>
            <w:r w:rsidR="00573A83">
              <w:t>.</w:t>
            </w:r>
          </w:p>
        </w:tc>
      </w:tr>
      <w:tr w:rsidR="00AB260C" w:rsidRPr="00D00883" w14:paraId="7C5A7C1C"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BAA9B6D" w14:textId="77777777" w:rsidR="00AB260C" w:rsidRPr="00D00883" w:rsidRDefault="00AB260C" w:rsidP="004347D4">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B19B189" w14:textId="0A1C3C50" w:rsidR="00AB260C" w:rsidRPr="00D00883" w:rsidRDefault="00A856C4" w:rsidP="004347D4">
            <w:pPr>
              <w:rPr>
                <w:lang w:val="fr-BE"/>
              </w:rPr>
            </w:pPr>
            <w:r>
              <w:rPr>
                <w:lang w:val="fr-BE"/>
              </w:rPr>
              <w:t>Pagina 7-11 / 30</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3BCC83D" w14:textId="66ADBE34" w:rsidR="00AB260C" w:rsidRPr="008C6D2D" w:rsidRDefault="00A856C4" w:rsidP="004347D4">
            <w:r w:rsidRPr="008C6D2D">
              <w:t>Controle van de lay-out.</w:t>
            </w:r>
          </w:p>
        </w:tc>
      </w:tr>
      <w:tr w:rsidR="00AB260C" w:rsidRPr="00D00883" w14:paraId="542FF778" w14:textId="77777777" w:rsidTr="004347D4">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65847F7" w14:textId="77777777" w:rsidR="00AB260C" w:rsidRPr="00D00883" w:rsidRDefault="00AB260C" w:rsidP="004347D4">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3CDAA11" w14:textId="7481CE27" w:rsidR="00AB260C" w:rsidRPr="00D00883" w:rsidRDefault="0099641B" w:rsidP="004347D4">
            <w:pPr>
              <w:rPr>
                <w:lang w:val="fr-BE"/>
              </w:rPr>
            </w:pPr>
            <w:r>
              <w:rPr>
                <w:lang w:val="fr-BE"/>
              </w:rPr>
              <w:t>Pagina 2</w:t>
            </w:r>
            <w:r w:rsidR="00E5218D">
              <w:rPr>
                <w:lang w:val="fr-BE"/>
              </w:rPr>
              <w:t>0-28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4023820" w14:textId="6FBC656F" w:rsidR="00AB260C" w:rsidRPr="008C6D2D" w:rsidRDefault="00A856C4" w:rsidP="004347D4">
            <w:r>
              <w:t>Nakijken</w:t>
            </w:r>
            <w:r w:rsidR="00E5218D">
              <w:t xml:space="preserve"> tekst</w:t>
            </w:r>
            <w:r w:rsidR="00573A83">
              <w:t>.</w:t>
            </w:r>
          </w:p>
        </w:tc>
      </w:tr>
      <w:tr w:rsidR="00AB260C" w:rsidRPr="00E07440" w14:paraId="2A99D055"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F359A3F" w14:textId="77777777" w:rsidR="00AB260C" w:rsidRPr="00D00883" w:rsidRDefault="00AB260C" w:rsidP="004347D4">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66B530E" w14:textId="4B930044" w:rsidR="00AB260C" w:rsidRPr="00D00883" w:rsidRDefault="00A856C4" w:rsidP="004347D4">
            <w:pPr>
              <w:rPr>
                <w:lang w:val="fr-BE"/>
              </w:rPr>
            </w:pPr>
            <w:r>
              <w:rPr>
                <w:lang w:val="fr-BE"/>
              </w:rPr>
              <w:t>Pagina 7-11 / 30</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E5E16B3" w14:textId="260AC6CD" w:rsidR="00AB260C" w:rsidRPr="00EA51B4" w:rsidRDefault="00A856C4" w:rsidP="004347D4">
            <w:pPr>
              <w:rPr>
                <w:lang w:val="nl-NL"/>
              </w:rPr>
            </w:pPr>
            <w:r w:rsidRPr="00E07440">
              <w:rPr>
                <w:lang w:val="nl-NL"/>
              </w:rPr>
              <w:t xml:space="preserve">Opstellen </w:t>
            </w:r>
            <w:r>
              <w:rPr>
                <w:lang w:val="nl-NL"/>
              </w:rPr>
              <w:t>van de lijsten</w:t>
            </w:r>
            <w:r w:rsidRPr="00E07440">
              <w:rPr>
                <w:lang w:val="nl-NL"/>
              </w:rPr>
              <w:t xml:space="preserve"> volgens de regels uit het boek</w:t>
            </w:r>
            <w:r w:rsidR="00573A83">
              <w:rPr>
                <w:lang w:val="nl-NL"/>
              </w:rPr>
              <w:t xml:space="preserve"> en </w:t>
            </w:r>
            <w:r w:rsidR="00E5218D">
              <w:rPr>
                <w:lang w:val="nl-NL"/>
              </w:rPr>
              <w:t>verbeteren tekst.</w:t>
            </w:r>
          </w:p>
        </w:tc>
      </w:tr>
    </w:tbl>
    <w:p w14:paraId="021C7D94" w14:textId="77777777" w:rsidR="005F1C47" w:rsidRDefault="005F1C47" w:rsidP="005F1C47">
      <w:pPr>
        <w:rPr>
          <w:b/>
        </w:rPr>
        <w:sectPr w:rsidR="005F1C47" w:rsidSect="00641A35">
          <w:pgSz w:w="16838" w:h="11906" w:orient="landscape"/>
          <w:pgMar w:top="1417" w:right="1417" w:bottom="1417" w:left="1417" w:header="708" w:footer="708" w:gutter="0"/>
          <w:cols w:space="708"/>
          <w:titlePg/>
          <w:docGrid w:linePitch="360"/>
        </w:sectPr>
      </w:pPr>
    </w:p>
    <w:p w14:paraId="6A5018CD" w14:textId="4A121F6F" w:rsidR="005F1C47" w:rsidRPr="00A35BF2" w:rsidRDefault="005F1C47" w:rsidP="005F1C47">
      <w:r w:rsidRPr="00573A83">
        <w:rPr>
          <w:b/>
        </w:rPr>
        <w:lastRenderedPageBreak/>
        <w:t>Lesweek 1</w:t>
      </w:r>
      <w:r>
        <w:rPr>
          <w:b/>
        </w:rPr>
        <w:t>3</w:t>
      </w:r>
      <w:r w:rsidRPr="111D8A5E">
        <w:rPr>
          <w:b/>
        </w:rPr>
        <w:t>:</w:t>
      </w:r>
      <w:r>
        <w:tab/>
        <w:t>2</w:t>
      </w:r>
      <w:r>
        <w:t>7</w:t>
      </w:r>
      <w:r w:rsidRPr="00A35BF2">
        <w:t>/0</w:t>
      </w:r>
      <w:r>
        <w:t>3</w:t>
      </w:r>
      <w:r w:rsidRPr="00A35BF2">
        <w:t xml:space="preserve"> </w:t>
      </w:r>
      <w:r w:rsidR="00C96134">
        <w:t>–</w:t>
      </w:r>
      <w:r>
        <w:t xml:space="preserve"> </w:t>
      </w:r>
      <w:r w:rsidR="00C96134">
        <w:t>2/04</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5F1C47" w:rsidRPr="00E07440" w14:paraId="5FFD775D"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DD46AE8" w14:textId="77777777" w:rsidR="005F1C47" w:rsidRPr="00624563" w:rsidRDefault="005F1C47" w:rsidP="001D2660">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9161879" w14:textId="77777777" w:rsidR="005F1C47" w:rsidRPr="00624563" w:rsidRDefault="005F1C47" w:rsidP="001D2660">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FB5E420" w14:textId="77777777" w:rsidR="005F1C47" w:rsidRPr="00624563" w:rsidRDefault="005F1C47" w:rsidP="001D2660">
            <w:pPr>
              <w:rPr>
                <w:b/>
                <w:bCs/>
                <w:lang w:val="nl-NL"/>
              </w:rPr>
            </w:pPr>
            <w:r w:rsidRPr="00624563">
              <w:rPr>
                <w:b/>
                <w:bCs/>
                <w:lang w:val="nl-NL"/>
              </w:rPr>
              <w:t>Taak (bijv. schrijven klad, verbeteren, volledig herschrijven, nakijken, ...)</w:t>
            </w:r>
          </w:p>
        </w:tc>
      </w:tr>
      <w:tr w:rsidR="005F1C47" w:rsidRPr="00D00883" w14:paraId="52EBCB84"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9D91F87" w14:textId="77777777" w:rsidR="005F1C47" w:rsidRPr="00D00883" w:rsidRDefault="005F1C47" w:rsidP="001D2660">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99B315F" w14:textId="6DF0396B" w:rsidR="005F1C47" w:rsidRPr="00D00883" w:rsidRDefault="005F1C47" w:rsidP="001D2660">
            <w:pPr>
              <w:rPr>
                <w:lang w:val="fr-BE"/>
              </w:rPr>
            </w:pPr>
            <w:r>
              <w:rPr>
                <w:lang w:val="fr-BE"/>
              </w:rPr>
              <w:t xml:space="preserve">Pagina </w:t>
            </w:r>
            <w:r w:rsidR="0083630E">
              <w:rPr>
                <w:lang w:val="fr-BE"/>
              </w:rPr>
              <w:t>13-28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1C1CD40" w14:textId="64DCA4CF" w:rsidR="005F1C47" w:rsidRPr="00D00883" w:rsidRDefault="004652B1" w:rsidP="001D2660">
            <w:r>
              <w:t>Verbeteren van fouten</w:t>
            </w:r>
            <w:r w:rsidR="008756B9">
              <w:t xml:space="preserve"> </w:t>
            </w:r>
          </w:p>
        </w:tc>
      </w:tr>
      <w:tr w:rsidR="005F1C47" w:rsidRPr="00D00883" w14:paraId="24266DED"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AEB7ACB" w14:textId="77777777" w:rsidR="005F1C47" w:rsidRPr="00D00883" w:rsidRDefault="005F1C47" w:rsidP="001D2660">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6D2908A" w14:textId="350E44F2" w:rsidR="005F1C47" w:rsidRPr="00D00883" w:rsidRDefault="005F1C47" w:rsidP="001D2660">
            <w:pPr>
              <w:rPr>
                <w:lang w:val="fr-BE"/>
              </w:rPr>
            </w:pPr>
            <w:r>
              <w:rPr>
                <w:lang w:val="fr-BE"/>
              </w:rPr>
              <w:t xml:space="preserve">Pagina </w:t>
            </w:r>
            <w:r w:rsidR="0083630E">
              <w:rPr>
                <w:lang w:val="fr-BE"/>
              </w:rPr>
              <w:t>13-28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6FFF353" w14:textId="652376F3" w:rsidR="005F1C47" w:rsidRPr="008C6D2D" w:rsidRDefault="004652B1" w:rsidP="001D2660">
            <w:r>
              <w:t>Verbeteren van fouten</w:t>
            </w:r>
          </w:p>
        </w:tc>
      </w:tr>
      <w:tr w:rsidR="005F1C47" w:rsidRPr="00D00883" w14:paraId="78E0073E" w14:textId="77777777" w:rsidTr="001D2660">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153EE78" w14:textId="77777777" w:rsidR="005F1C47" w:rsidRPr="00D00883" w:rsidRDefault="005F1C47" w:rsidP="001D2660">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BF05579" w14:textId="014BD27B" w:rsidR="005F1C47" w:rsidRPr="00D00883" w:rsidRDefault="005F1C47" w:rsidP="001D2660">
            <w:pPr>
              <w:rPr>
                <w:lang w:val="fr-BE"/>
              </w:rPr>
            </w:pPr>
            <w:r>
              <w:rPr>
                <w:lang w:val="fr-BE"/>
              </w:rPr>
              <w:t xml:space="preserve">Pagina </w:t>
            </w:r>
            <w:r w:rsidR="0083630E">
              <w:rPr>
                <w:lang w:val="fr-BE"/>
              </w:rPr>
              <w:t>13-28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E0BE1BF" w14:textId="27E5B140" w:rsidR="005F1C47" w:rsidRPr="008C6D2D" w:rsidRDefault="00120314" w:rsidP="001D2660">
            <w:r>
              <w:t>Verb</w:t>
            </w:r>
            <w:r w:rsidR="009F2F4B">
              <w:t>eteren van fouten</w:t>
            </w:r>
          </w:p>
        </w:tc>
      </w:tr>
      <w:tr w:rsidR="005F1C47" w:rsidRPr="00E07440" w14:paraId="0BC8D795"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582D1D4" w14:textId="77777777" w:rsidR="005F1C47" w:rsidRPr="00D00883" w:rsidRDefault="005F1C47" w:rsidP="001D2660">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6B8990B" w14:textId="2302F781" w:rsidR="005F1C47" w:rsidRPr="00D00883" w:rsidRDefault="005F1C47" w:rsidP="001D2660">
            <w:pPr>
              <w:rPr>
                <w:lang w:val="fr-BE"/>
              </w:rPr>
            </w:pPr>
            <w:r>
              <w:rPr>
                <w:lang w:val="fr-BE"/>
              </w:rPr>
              <w:t xml:space="preserve">Pagina </w:t>
            </w:r>
            <w:r w:rsidR="0083630E">
              <w:rPr>
                <w:lang w:val="fr-BE"/>
              </w:rPr>
              <w:t>13-28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2D40B78" w14:textId="338B3B10" w:rsidR="005F1C47" w:rsidRPr="00EA51B4" w:rsidRDefault="009F2F4B" w:rsidP="001D2660">
            <w:pPr>
              <w:rPr>
                <w:lang w:val="nl-NL"/>
              </w:rPr>
            </w:pPr>
            <w:r>
              <w:rPr>
                <w:lang w:val="nl-NL"/>
              </w:rPr>
              <w:t>Verbeteren van fouten</w:t>
            </w:r>
          </w:p>
        </w:tc>
      </w:tr>
    </w:tbl>
    <w:p w14:paraId="56D73909" w14:textId="77777777" w:rsidR="005F1C47" w:rsidRDefault="005F1C47" w:rsidP="005F1C47">
      <w:pPr>
        <w:rPr>
          <w:b/>
        </w:rPr>
        <w:sectPr w:rsidR="005F1C47" w:rsidSect="00641A35">
          <w:pgSz w:w="16838" w:h="11906" w:orient="landscape"/>
          <w:pgMar w:top="1417" w:right="1417" w:bottom="1417" w:left="1417" w:header="708" w:footer="708" w:gutter="0"/>
          <w:cols w:space="708"/>
          <w:titlePg/>
          <w:docGrid w:linePitch="360"/>
        </w:sectPr>
      </w:pPr>
    </w:p>
    <w:p w14:paraId="234FE1C5" w14:textId="0477665A" w:rsidR="005F1C47" w:rsidRPr="00A35BF2" w:rsidRDefault="005F1C47" w:rsidP="005F1C47">
      <w:r w:rsidRPr="00573A83">
        <w:rPr>
          <w:b/>
        </w:rPr>
        <w:lastRenderedPageBreak/>
        <w:t>Lesweek 1</w:t>
      </w:r>
      <w:r>
        <w:rPr>
          <w:b/>
        </w:rPr>
        <w:t>4</w:t>
      </w:r>
      <w:r w:rsidRPr="111D8A5E">
        <w:rPr>
          <w:b/>
        </w:rPr>
        <w:t>:</w:t>
      </w:r>
      <w:r>
        <w:tab/>
      </w:r>
      <w:r w:rsidR="00534546">
        <w:t>3/04</w:t>
      </w:r>
      <w:r w:rsidRPr="00A35BF2">
        <w:t xml:space="preserve"> </w:t>
      </w:r>
      <w:r w:rsidR="00534546">
        <w:t>–</w:t>
      </w:r>
      <w:r>
        <w:t xml:space="preserve"> </w:t>
      </w:r>
      <w:r w:rsidR="00534546">
        <w:t>9/04</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5F1C47" w:rsidRPr="00E07440" w14:paraId="6B977FDC"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4A950CF8" w14:textId="77777777" w:rsidR="005F1C47" w:rsidRPr="00624563" w:rsidRDefault="005F1C47" w:rsidP="001D2660">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31F6E18" w14:textId="77777777" w:rsidR="005F1C47" w:rsidRPr="00624563" w:rsidRDefault="005F1C47" w:rsidP="001D2660">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7CF6D0D" w14:textId="77777777" w:rsidR="005F1C47" w:rsidRPr="00624563" w:rsidRDefault="005F1C47" w:rsidP="001D2660">
            <w:pPr>
              <w:rPr>
                <w:b/>
                <w:bCs/>
                <w:lang w:val="nl-NL"/>
              </w:rPr>
            </w:pPr>
            <w:r w:rsidRPr="00624563">
              <w:rPr>
                <w:b/>
                <w:bCs/>
                <w:lang w:val="nl-NL"/>
              </w:rPr>
              <w:t>Taak (bijv. schrijven klad, verbeteren, volledig herschrijven, nakijken, ...)</w:t>
            </w:r>
          </w:p>
        </w:tc>
      </w:tr>
      <w:tr w:rsidR="005F1C47" w:rsidRPr="00D00883" w14:paraId="66317E12"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E1109BE" w14:textId="77777777" w:rsidR="005F1C47" w:rsidRPr="00D00883" w:rsidRDefault="005F1C47" w:rsidP="001D2660">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EAF8A60" w14:textId="2857A4BF" w:rsidR="005F1C47" w:rsidRPr="00D00883" w:rsidRDefault="005F1C47" w:rsidP="001D2660">
            <w:pPr>
              <w:rPr>
                <w:lang w:val="fr-BE"/>
              </w:rPr>
            </w:pPr>
            <w:r>
              <w:rPr>
                <w:lang w:val="fr-BE"/>
              </w:rPr>
              <w:t xml:space="preserve">Pagina </w:t>
            </w:r>
            <w:r w:rsidR="003536DC">
              <w:rPr>
                <w:lang w:val="fr-BE"/>
              </w:rPr>
              <w:t>7</w:t>
            </w:r>
            <w:r w:rsidR="00A53136">
              <w:rPr>
                <w:lang w:val="fr-BE"/>
              </w:rPr>
              <w:t>-11</w:t>
            </w:r>
            <w:r w:rsidR="003536DC">
              <w:rPr>
                <w:lang w:val="fr-BE"/>
              </w:rPr>
              <w:t>, 40-42</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F5C623D" w14:textId="35C9FF75" w:rsidR="005F1C47" w:rsidRPr="00D00883" w:rsidRDefault="00880DAD" w:rsidP="001D2660">
            <w:r>
              <w:t>Lijsten bijwerken</w:t>
            </w:r>
          </w:p>
        </w:tc>
      </w:tr>
      <w:tr w:rsidR="005F1C47" w:rsidRPr="00D00883" w14:paraId="0D965107"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3BE766C" w14:textId="77777777" w:rsidR="005F1C47" w:rsidRPr="00D00883" w:rsidRDefault="005F1C47" w:rsidP="001D2660">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CD1C6B5" w14:textId="3DB86605" w:rsidR="005F1C47" w:rsidRPr="00D00883" w:rsidRDefault="005F1C47" w:rsidP="001D2660">
            <w:pPr>
              <w:rPr>
                <w:lang w:val="fr-BE"/>
              </w:rPr>
            </w:pPr>
            <w:r>
              <w:rPr>
                <w:lang w:val="fr-BE"/>
              </w:rPr>
              <w:t xml:space="preserve">Pagina </w:t>
            </w:r>
            <w:r w:rsidR="003D3571">
              <w:rPr>
                <w:lang w:val="fr-BE"/>
              </w:rPr>
              <w:t>38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6C0CD71" w14:textId="427671DD" w:rsidR="005F1C47" w:rsidRPr="008C6D2D" w:rsidRDefault="003D3571" w:rsidP="001D2660">
            <w:r>
              <w:t>Schrijven van kladversie</w:t>
            </w:r>
          </w:p>
        </w:tc>
      </w:tr>
      <w:tr w:rsidR="005F1C47" w:rsidRPr="00D00883" w14:paraId="75ECC65F" w14:textId="77777777" w:rsidTr="001D2660">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AAF3F60" w14:textId="77777777" w:rsidR="005F1C47" w:rsidRPr="00D00883" w:rsidRDefault="005F1C47" w:rsidP="001D2660">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01F2ACF" w14:textId="5529B5C0" w:rsidR="005F1C47" w:rsidRPr="00D00883" w:rsidRDefault="005F1C47" w:rsidP="001D2660">
            <w:pPr>
              <w:rPr>
                <w:lang w:val="fr-BE"/>
              </w:rPr>
            </w:pPr>
            <w:r>
              <w:rPr>
                <w:lang w:val="fr-BE"/>
              </w:rPr>
              <w:t xml:space="preserve">Pagina </w:t>
            </w:r>
            <w:r w:rsidR="00A53136">
              <w:rPr>
                <w:lang w:val="fr-BE"/>
              </w:rPr>
              <w:t>7-11, 40-42</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6B9EE04" w14:textId="13845BAC" w:rsidR="005F1C47" w:rsidRPr="008C6D2D" w:rsidRDefault="00880DAD" w:rsidP="001D2660">
            <w:r>
              <w:t>Lijsten bijwerken</w:t>
            </w:r>
          </w:p>
        </w:tc>
      </w:tr>
      <w:tr w:rsidR="005F1C47" w:rsidRPr="00E07440" w14:paraId="7EB3E7F9"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7833030" w14:textId="77777777" w:rsidR="005F1C47" w:rsidRPr="00D00883" w:rsidRDefault="005F1C47" w:rsidP="001D2660">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EDC56B7" w14:textId="5827C409" w:rsidR="005F1C47" w:rsidRPr="00D00883" w:rsidRDefault="005F1C47" w:rsidP="001D2660">
            <w:pPr>
              <w:rPr>
                <w:lang w:val="fr-BE"/>
              </w:rPr>
            </w:pPr>
            <w:r>
              <w:rPr>
                <w:lang w:val="fr-BE"/>
              </w:rPr>
              <w:t xml:space="preserve">Pagina </w:t>
            </w:r>
            <w:r w:rsidR="0096653E">
              <w:rPr>
                <w:lang w:val="fr-BE"/>
              </w:rPr>
              <w:t>29-37</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5F76394" w14:textId="2E2A3589" w:rsidR="005F1C47" w:rsidRPr="00EA51B4" w:rsidRDefault="00605B3C" w:rsidP="001D2660">
            <w:pPr>
              <w:rPr>
                <w:lang w:val="nl-NL"/>
              </w:rPr>
            </w:pPr>
            <w:r>
              <w:rPr>
                <w:lang w:val="nl-NL"/>
              </w:rPr>
              <w:t>Schrijven van kladversie</w:t>
            </w:r>
          </w:p>
        </w:tc>
      </w:tr>
    </w:tbl>
    <w:p w14:paraId="63692A37" w14:textId="77777777" w:rsidR="005F1C47" w:rsidRDefault="005F1C47" w:rsidP="005F1C47">
      <w:pPr>
        <w:rPr>
          <w:b/>
        </w:rPr>
        <w:sectPr w:rsidR="005F1C47" w:rsidSect="00641A35">
          <w:pgSz w:w="16838" w:h="11906" w:orient="landscape"/>
          <w:pgMar w:top="1417" w:right="1417" w:bottom="1417" w:left="1417" w:header="708" w:footer="708" w:gutter="0"/>
          <w:cols w:space="708"/>
          <w:titlePg/>
          <w:docGrid w:linePitch="360"/>
        </w:sectPr>
      </w:pPr>
    </w:p>
    <w:p w14:paraId="625126BC" w14:textId="1F154334" w:rsidR="005F1C47" w:rsidRPr="00A35BF2" w:rsidRDefault="005F1C47" w:rsidP="005F1C47">
      <w:r w:rsidRPr="00573A83">
        <w:rPr>
          <w:b/>
        </w:rPr>
        <w:lastRenderedPageBreak/>
        <w:t>Lesweek 1</w:t>
      </w:r>
      <w:r>
        <w:rPr>
          <w:b/>
        </w:rPr>
        <w:t>5</w:t>
      </w:r>
      <w:r w:rsidRPr="111D8A5E">
        <w:rPr>
          <w:b/>
        </w:rPr>
        <w:t>:</w:t>
      </w:r>
      <w:r>
        <w:tab/>
      </w:r>
      <w:r w:rsidR="00534546">
        <w:t>10/04</w:t>
      </w:r>
      <w:r w:rsidRPr="00A35BF2">
        <w:t xml:space="preserve"> </w:t>
      </w:r>
      <w:r w:rsidR="001741A2">
        <w:t>–</w:t>
      </w:r>
      <w:r>
        <w:t xml:space="preserve"> </w:t>
      </w:r>
      <w:r w:rsidR="001741A2">
        <w:t>16/04</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5F1C47" w:rsidRPr="00E07440" w14:paraId="6998D98E"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E47E658" w14:textId="77777777" w:rsidR="005F1C47" w:rsidRPr="00624563" w:rsidRDefault="005F1C47" w:rsidP="001D2660">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75C94F7" w14:textId="77777777" w:rsidR="005F1C47" w:rsidRPr="00624563" w:rsidRDefault="005F1C47" w:rsidP="001D2660">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5CB76CA" w14:textId="77777777" w:rsidR="005F1C47" w:rsidRPr="00624563" w:rsidRDefault="005F1C47" w:rsidP="001D2660">
            <w:pPr>
              <w:rPr>
                <w:b/>
                <w:bCs/>
                <w:lang w:val="nl-NL"/>
              </w:rPr>
            </w:pPr>
            <w:r w:rsidRPr="00624563">
              <w:rPr>
                <w:b/>
                <w:bCs/>
                <w:lang w:val="nl-NL"/>
              </w:rPr>
              <w:t>Taak (bijv. schrijven klad, verbeteren, volledig herschrijven, nakijken, ...)</w:t>
            </w:r>
          </w:p>
        </w:tc>
      </w:tr>
      <w:tr w:rsidR="005F1C47" w:rsidRPr="00D00883" w14:paraId="2CAC8598"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7DF02F1" w14:textId="77777777" w:rsidR="005F1C47" w:rsidRPr="00D00883" w:rsidRDefault="005F1C47" w:rsidP="001D2660">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1808FAC" w14:textId="2EFE217E" w:rsidR="005F1C47" w:rsidRPr="00D00883" w:rsidRDefault="005F1C47" w:rsidP="001D2660">
            <w:pPr>
              <w:rPr>
                <w:lang w:val="fr-BE"/>
              </w:rPr>
            </w:pPr>
            <w:r>
              <w:rPr>
                <w:lang w:val="fr-BE"/>
              </w:rPr>
              <w:t xml:space="preserve">Pagina </w:t>
            </w:r>
            <w:r w:rsidR="00986B6D">
              <w:rPr>
                <w:lang w:val="fr-BE"/>
              </w:rPr>
              <w:t>29-38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C149533" w14:textId="4E50F988" w:rsidR="005F1C47" w:rsidRPr="00D00883" w:rsidRDefault="006009AC" w:rsidP="001D2660">
            <w:r>
              <w:t>Nakijken</w:t>
            </w:r>
          </w:p>
        </w:tc>
      </w:tr>
      <w:tr w:rsidR="005F1C47" w:rsidRPr="00D00883" w14:paraId="1002B561"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18DD74E" w14:textId="77777777" w:rsidR="005F1C47" w:rsidRPr="00D00883" w:rsidRDefault="005F1C47" w:rsidP="001D2660">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989C94A" w14:textId="0BE181AF" w:rsidR="005F1C47" w:rsidRPr="00D00883" w:rsidRDefault="005F1C47" w:rsidP="001D2660">
            <w:pPr>
              <w:rPr>
                <w:lang w:val="fr-BE"/>
              </w:rPr>
            </w:pPr>
            <w:r>
              <w:rPr>
                <w:lang w:val="fr-BE"/>
              </w:rPr>
              <w:t xml:space="preserve">Pagina </w:t>
            </w:r>
            <w:r w:rsidR="003D3571">
              <w:rPr>
                <w:lang w:val="fr-BE"/>
              </w:rPr>
              <w:t>38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5FC02C2" w14:textId="151D2AD5" w:rsidR="005F1C47" w:rsidRPr="008C6D2D" w:rsidRDefault="003D3571" w:rsidP="001D2660">
            <w:r>
              <w:t>Verder schrijven aan kladversie</w:t>
            </w:r>
          </w:p>
        </w:tc>
      </w:tr>
      <w:tr w:rsidR="005F1C47" w:rsidRPr="00D00883" w14:paraId="0251C700" w14:textId="77777777" w:rsidTr="001D2660">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2F5091A" w14:textId="77777777" w:rsidR="005F1C47" w:rsidRPr="00D00883" w:rsidRDefault="005F1C47" w:rsidP="001D2660">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D6B137F" w14:textId="3F33C92F" w:rsidR="005F1C47" w:rsidRPr="00D00883" w:rsidRDefault="005F1C47" w:rsidP="001D2660">
            <w:pPr>
              <w:rPr>
                <w:lang w:val="fr-BE"/>
              </w:rPr>
            </w:pPr>
            <w:r>
              <w:rPr>
                <w:lang w:val="fr-BE"/>
              </w:rPr>
              <w:t xml:space="preserve">Pagina </w:t>
            </w:r>
            <w:r w:rsidR="00986B6D">
              <w:rPr>
                <w:lang w:val="fr-BE"/>
              </w:rPr>
              <w:t>29-38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FD7BBF1" w14:textId="11F4834C" w:rsidR="005F1C47" w:rsidRPr="008C6D2D" w:rsidRDefault="006009AC" w:rsidP="001D2660">
            <w:r>
              <w:t>Nakijken</w:t>
            </w:r>
          </w:p>
        </w:tc>
      </w:tr>
      <w:tr w:rsidR="005F1C47" w:rsidRPr="00E07440" w14:paraId="01959B08"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64BF231" w14:textId="77777777" w:rsidR="005F1C47" w:rsidRPr="00D00883" w:rsidRDefault="005F1C47" w:rsidP="001D2660">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A96F533" w14:textId="66FD7292" w:rsidR="005F1C47" w:rsidRPr="00D00883" w:rsidRDefault="005F1C47" w:rsidP="001D2660">
            <w:pPr>
              <w:rPr>
                <w:lang w:val="fr-BE"/>
              </w:rPr>
            </w:pPr>
            <w:r>
              <w:rPr>
                <w:lang w:val="fr-BE"/>
              </w:rPr>
              <w:t xml:space="preserve">Pagina </w:t>
            </w:r>
            <w:r w:rsidR="0096653E">
              <w:rPr>
                <w:lang w:val="fr-BE"/>
              </w:rPr>
              <w:t>29-37</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C49AD9A" w14:textId="026CD17F" w:rsidR="005F1C47" w:rsidRPr="00EA51B4" w:rsidRDefault="0096653E" w:rsidP="001D2660">
            <w:pPr>
              <w:rPr>
                <w:lang w:val="nl-NL"/>
              </w:rPr>
            </w:pPr>
            <w:r>
              <w:rPr>
                <w:lang w:val="nl-NL"/>
              </w:rPr>
              <w:t>Verder schrijven aan kladversie</w:t>
            </w:r>
          </w:p>
        </w:tc>
      </w:tr>
    </w:tbl>
    <w:p w14:paraId="67624167" w14:textId="77777777" w:rsidR="001741A2" w:rsidRDefault="001741A2" w:rsidP="001741A2">
      <w:pPr>
        <w:rPr>
          <w:b/>
        </w:rPr>
        <w:sectPr w:rsidR="001741A2" w:rsidSect="00641A35">
          <w:pgSz w:w="16838" w:h="11906" w:orient="landscape"/>
          <w:pgMar w:top="1417" w:right="1417" w:bottom="1417" w:left="1417" w:header="708" w:footer="708" w:gutter="0"/>
          <w:cols w:space="708"/>
          <w:titlePg/>
          <w:docGrid w:linePitch="360"/>
        </w:sectPr>
      </w:pPr>
    </w:p>
    <w:p w14:paraId="0DBFDC43" w14:textId="17AFDCE0" w:rsidR="001741A2" w:rsidRPr="00A35BF2" w:rsidRDefault="001741A2" w:rsidP="001741A2">
      <w:r w:rsidRPr="00573A83">
        <w:rPr>
          <w:b/>
        </w:rPr>
        <w:lastRenderedPageBreak/>
        <w:t>Lesweek 1</w:t>
      </w:r>
      <w:r>
        <w:rPr>
          <w:b/>
        </w:rPr>
        <w:t>6</w:t>
      </w:r>
      <w:r w:rsidRPr="111D8A5E">
        <w:rPr>
          <w:b/>
        </w:rPr>
        <w:t>:</w:t>
      </w:r>
      <w:r>
        <w:tab/>
      </w:r>
      <w:r>
        <w:t>17</w:t>
      </w:r>
      <w:r w:rsidRPr="00A35BF2">
        <w:t>/0</w:t>
      </w:r>
      <w:r>
        <w:t>4</w:t>
      </w:r>
      <w:r w:rsidRPr="00A35BF2">
        <w:t xml:space="preserve"> </w:t>
      </w:r>
      <w:r w:rsidR="00613CA9">
        <w:t>–</w:t>
      </w:r>
      <w:r>
        <w:t xml:space="preserve"> </w:t>
      </w:r>
      <w:r w:rsidR="00613CA9">
        <w:t>23/04</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1741A2" w:rsidRPr="00E07440" w14:paraId="1557B864"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471BCED" w14:textId="77777777" w:rsidR="001741A2" w:rsidRPr="00624563" w:rsidRDefault="001741A2" w:rsidP="001D2660">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A69879E" w14:textId="77777777" w:rsidR="001741A2" w:rsidRPr="00624563" w:rsidRDefault="001741A2" w:rsidP="001D2660">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D84A917" w14:textId="77777777" w:rsidR="001741A2" w:rsidRPr="00624563" w:rsidRDefault="001741A2" w:rsidP="001D2660">
            <w:pPr>
              <w:rPr>
                <w:b/>
                <w:bCs/>
                <w:lang w:val="nl-NL"/>
              </w:rPr>
            </w:pPr>
            <w:r w:rsidRPr="00624563">
              <w:rPr>
                <w:b/>
                <w:bCs/>
                <w:lang w:val="nl-NL"/>
              </w:rPr>
              <w:t>Taak (bijv. schrijven klad, verbeteren, volledig herschrijven, nakijken, ...)</w:t>
            </w:r>
          </w:p>
        </w:tc>
      </w:tr>
      <w:tr w:rsidR="001741A2" w:rsidRPr="00D00883" w14:paraId="44142A25"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149907E" w14:textId="77777777" w:rsidR="001741A2" w:rsidRPr="00D00883" w:rsidRDefault="001741A2" w:rsidP="001D2660">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E392C81" w14:textId="22FD0A0A" w:rsidR="001741A2" w:rsidRPr="00D00883" w:rsidRDefault="001741A2" w:rsidP="001D2660">
            <w:pPr>
              <w:rPr>
                <w:lang w:val="fr-BE"/>
              </w:rPr>
            </w:pPr>
            <w:r>
              <w:rPr>
                <w:lang w:val="fr-BE"/>
              </w:rPr>
              <w:t xml:space="preserve">Pagina </w:t>
            </w:r>
            <w:r w:rsidR="00986B6D">
              <w:rPr>
                <w:lang w:val="fr-BE"/>
              </w:rPr>
              <w:t>29-38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26D3EEF" w14:textId="29F6657B" w:rsidR="001741A2" w:rsidRPr="00D00883" w:rsidRDefault="00880DAD" w:rsidP="001D2660">
            <w:r>
              <w:t>Nakijken op fouten</w:t>
            </w:r>
          </w:p>
        </w:tc>
      </w:tr>
      <w:tr w:rsidR="001741A2" w:rsidRPr="00D00883" w14:paraId="6DFB3E62"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4A1A6AE" w14:textId="77777777" w:rsidR="001741A2" w:rsidRPr="00D00883" w:rsidRDefault="001741A2" w:rsidP="001D2660">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88447DD" w14:textId="2E42D47A" w:rsidR="001741A2" w:rsidRPr="00D00883" w:rsidRDefault="001741A2" w:rsidP="001D2660">
            <w:pPr>
              <w:rPr>
                <w:lang w:val="fr-BE"/>
              </w:rPr>
            </w:pPr>
            <w:r>
              <w:rPr>
                <w:lang w:val="fr-BE"/>
              </w:rPr>
              <w:t xml:space="preserve">Pagina </w:t>
            </w:r>
            <w:r w:rsidR="00C33E36">
              <w:rPr>
                <w:lang w:val="fr-BE"/>
              </w:rPr>
              <w:t>38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5C5BD47" w14:textId="019C1014" w:rsidR="001741A2" w:rsidRPr="008C6D2D" w:rsidRDefault="00C33E36" w:rsidP="001D2660">
            <w:r>
              <w:t>Herschrijven naar correcte versie</w:t>
            </w:r>
          </w:p>
        </w:tc>
      </w:tr>
      <w:tr w:rsidR="001741A2" w:rsidRPr="00D00883" w14:paraId="6F9B20D1" w14:textId="77777777" w:rsidTr="001D2660">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A951D87" w14:textId="77777777" w:rsidR="001741A2" w:rsidRPr="00D00883" w:rsidRDefault="001741A2" w:rsidP="001D2660">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59A9B7C" w14:textId="3CC2DD50" w:rsidR="001741A2" w:rsidRPr="00D00883" w:rsidRDefault="001741A2" w:rsidP="001D2660">
            <w:pPr>
              <w:rPr>
                <w:lang w:val="fr-BE"/>
              </w:rPr>
            </w:pPr>
            <w:r>
              <w:rPr>
                <w:lang w:val="fr-BE"/>
              </w:rPr>
              <w:t>Pagina</w:t>
            </w:r>
            <w:r w:rsidR="00F01A20">
              <w:rPr>
                <w:lang w:val="fr-BE"/>
              </w:rPr>
              <w:t xml:space="preserve"> </w:t>
            </w:r>
            <w:r w:rsidR="00986B6D">
              <w:rPr>
                <w:lang w:val="fr-BE"/>
              </w:rPr>
              <w:t>29-38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74BBCEA" w14:textId="1E73B49F" w:rsidR="001741A2" w:rsidRPr="008C6D2D" w:rsidRDefault="00880DAD" w:rsidP="001D2660">
            <w:r>
              <w:t>Nakijken op fouten</w:t>
            </w:r>
          </w:p>
        </w:tc>
      </w:tr>
      <w:tr w:rsidR="001741A2" w:rsidRPr="00E07440" w14:paraId="34060E60"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D46DA87" w14:textId="77777777" w:rsidR="001741A2" w:rsidRPr="00D00883" w:rsidRDefault="001741A2" w:rsidP="001D2660">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23A3667" w14:textId="01D11B4B" w:rsidR="001741A2" w:rsidRPr="00D00883" w:rsidRDefault="001741A2" w:rsidP="001D2660">
            <w:pPr>
              <w:rPr>
                <w:lang w:val="fr-BE"/>
              </w:rPr>
            </w:pPr>
            <w:r>
              <w:rPr>
                <w:lang w:val="fr-BE"/>
              </w:rPr>
              <w:t xml:space="preserve">Pagina </w:t>
            </w:r>
            <w:r w:rsidR="0096653E">
              <w:rPr>
                <w:lang w:val="fr-BE"/>
              </w:rPr>
              <w:t>29-37</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E45BA39" w14:textId="1A5D6F2E" w:rsidR="001741A2" w:rsidRPr="00EA51B4" w:rsidRDefault="0096653E" w:rsidP="001D2660">
            <w:pPr>
              <w:rPr>
                <w:lang w:val="nl-NL"/>
              </w:rPr>
            </w:pPr>
            <w:r>
              <w:rPr>
                <w:lang w:val="nl-NL"/>
              </w:rPr>
              <w:t>Herschrijven naar correcte versie</w:t>
            </w:r>
          </w:p>
        </w:tc>
      </w:tr>
    </w:tbl>
    <w:p w14:paraId="7C7886ED" w14:textId="77777777" w:rsidR="00613CA9" w:rsidRDefault="00613CA9" w:rsidP="00613CA9">
      <w:pPr>
        <w:rPr>
          <w:b/>
        </w:rPr>
        <w:sectPr w:rsidR="00613CA9" w:rsidSect="00641A35">
          <w:pgSz w:w="16838" w:h="11906" w:orient="landscape"/>
          <w:pgMar w:top="1417" w:right="1417" w:bottom="1417" w:left="1417" w:header="708" w:footer="708" w:gutter="0"/>
          <w:cols w:space="708"/>
          <w:titlePg/>
          <w:docGrid w:linePitch="360"/>
        </w:sectPr>
      </w:pPr>
    </w:p>
    <w:p w14:paraId="50B94DC6" w14:textId="54ED7963" w:rsidR="00613CA9" w:rsidRPr="00A35BF2" w:rsidRDefault="00613CA9" w:rsidP="00613CA9">
      <w:r w:rsidRPr="00573A83">
        <w:rPr>
          <w:b/>
        </w:rPr>
        <w:lastRenderedPageBreak/>
        <w:t>Lesweek 1</w:t>
      </w:r>
      <w:r>
        <w:rPr>
          <w:b/>
        </w:rPr>
        <w:t>7</w:t>
      </w:r>
      <w:r w:rsidRPr="111D8A5E">
        <w:rPr>
          <w:b/>
        </w:rPr>
        <w:t>:</w:t>
      </w:r>
      <w:r>
        <w:tab/>
        <w:t>2</w:t>
      </w:r>
      <w:r>
        <w:t>4</w:t>
      </w:r>
      <w:r w:rsidRPr="00A35BF2">
        <w:t>/0</w:t>
      </w:r>
      <w:r>
        <w:t>4</w:t>
      </w:r>
      <w:r w:rsidRPr="00A35BF2">
        <w:t xml:space="preserve"> </w:t>
      </w:r>
      <w:r w:rsidR="00F01A20">
        <w:t>–</w:t>
      </w:r>
      <w:r>
        <w:t xml:space="preserve"> </w:t>
      </w:r>
      <w:r w:rsidR="00F01A20">
        <w:t>30/04</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613CA9" w:rsidRPr="00E07440" w14:paraId="00F4830E"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FE97AF2" w14:textId="77777777" w:rsidR="00613CA9" w:rsidRPr="00624563" w:rsidRDefault="00613CA9" w:rsidP="001D2660">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B1E83D5" w14:textId="77777777" w:rsidR="00613CA9" w:rsidRPr="00624563" w:rsidRDefault="00613CA9" w:rsidP="001D2660">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CB46E34" w14:textId="77777777" w:rsidR="00613CA9" w:rsidRPr="00624563" w:rsidRDefault="00613CA9" w:rsidP="001D2660">
            <w:pPr>
              <w:rPr>
                <w:b/>
                <w:bCs/>
                <w:lang w:val="nl-NL"/>
              </w:rPr>
            </w:pPr>
            <w:r w:rsidRPr="00624563">
              <w:rPr>
                <w:b/>
                <w:bCs/>
                <w:lang w:val="nl-NL"/>
              </w:rPr>
              <w:t>Taak (bijv. schrijven klad, verbeteren, volledig herschrijven, nakijken, ...)</w:t>
            </w:r>
          </w:p>
        </w:tc>
      </w:tr>
      <w:tr w:rsidR="00613CA9" w:rsidRPr="00D00883" w14:paraId="6255D1F9"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F547279" w14:textId="77777777" w:rsidR="00613CA9" w:rsidRPr="00D00883" w:rsidRDefault="00613CA9" w:rsidP="001D2660">
            <w:pPr>
              <w:rPr>
                <w:lang w:val="fr-BE"/>
              </w:rPr>
            </w:pPr>
            <w:r>
              <w:t>Lennert De Geeter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5B86340" w14:textId="461FC956" w:rsidR="00613CA9" w:rsidRPr="00D00883" w:rsidRDefault="00613CA9" w:rsidP="001D2660">
            <w:pPr>
              <w:rPr>
                <w:lang w:val="fr-BE"/>
              </w:rPr>
            </w:pPr>
            <w:r>
              <w:rPr>
                <w:lang w:val="fr-BE"/>
              </w:rPr>
              <w:t xml:space="preserve">Pagina </w:t>
            </w:r>
            <w:r w:rsidR="00CE181C">
              <w:rPr>
                <w:lang w:val="fr-BE"/>
              </w:rPr>
              <w:t>29</w:t>
            </w:r>
            <w:r w:rsidR="00880DAD">
              <w:rPr>
                <w:lang w:val="fr-BE"/>
              </w:rPr>
              <w:t>-37</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DC464A5" w14:textId="2FCCDB79" w:rsidR="00613CA9" w:rsidRPr="00D00883" w:rsidRDefault="00F07E57" w:rsidP="001D2660">
            <w:r>
              <w:t xml:space="preserve">Nakijken </w:t>
            </w:r>
            <w:r w:rsidR="000F4B31">
              <w:t>t</w:t>
            </w:r>
            <w:r>
              <w:t>ekst</w:t>
            </w:r>
          </w:p>
        </w:tc>
      </w:tr>
      <w:tr w:rsidR="00613CA9" w:rsidRPr="00D00883" w14:paraId="0CE330AE"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1653AF7" w14:textId="77777777" w:rsidR="00613CA9" w:rsidRPr="00D00883" w:rsidRDefault="00613CA9" w:rsidP="001D2660">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393D2B8" w14:textId="621777B8" w:rsidR="00613CA9" w:rsidRPr="00D00883" w:rsidRDefault="00613CA9" w:rsidP="001D2660">
            <w:pPr>
              <w:rPr>
                <w:lang w:val="fr-BE"/>
              </w:rPr>
            </w:pPr>
            <w:r>
              <w:rPr>
                <w:lang w:val="fr-BE"/>
              </w:rPr>
              <w:t xml:space="preserve">Pagina </w:t>
            </w:r>
            <w:r w:rsidR="0096653E">
              <w:rPr>
                <w:lang w:val="fr-BE"/>
              </w:rPr>
              <w:t>29-38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907D781" w14:textId="34DFF7B4" w:rsidR="00613CA9" w:rsidRPr="008C6D2D" w:rsidRDefault="0082026D" w:rsidP="001D2660">
            <w:r>
              <w:t xml:space="preserve">Nakijken </w:t>
            </w:r>
            <w:r w:rsidR="00CE3F84">
              <w:t xml:space="preserve">op </w:t>
            </w:r>
            <w:r w:rsidR="000F4B31">
              <w:t>t</w:t>
            </w:r>
            <w:r w:rsidR="00CE3F84">
              <w:t>ekst</w:t>
            </w:r>
            <w:r w:rsidR="00F07E57">
              <w:t xml:space="preserve"> en inhoud</w:t>
            </w:r>
          </w:p>
        </w:tc>
      </w:tr>
      <w:tr w:rsidR="00613CA9" w:rsidRPr="00D00883" w14:paraId="63320068" w14:textId="77777777" w:rsidTr="001D2660">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2CF3B43" w14:textId="77777777" w:rsidR="00613CA9" w:rsidRPr="00D00883" w:rsidRDefault="00613CA9" w:rsidP="001D2660">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32127B8" w14:textId="6DDAC41D" w:rsidR="00613CA9" w:rsidRPr="00D00883" w:rsidRDefault="00613CA9" w:rsidP="001D2660">
            <w:pPr>
              <w:rPr>
                <w:lang w:val="fr-BE"/>
              </w:rPr>
            </w:pPr>
            <w:r>
              <w:rPr>
                <w:lang w:val="fr-BE"/>
              </w:rPr>
              <w:t xml:space="preserve">Pagina </w:t>
            </w:r>
            <w:r w:rsidR="00CE181C">
              <w:rPr>
                <w:lang w:val="fr-BE"/>
              </w:rPr>
              <w:t>29-37</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9FDA866" w14:textId="1C2B198C" w:rsidR="00613CA9" w:rsidRPr="008C6D2D" w:rsidRDefault="00F07E57" w:rsidP="001D2660">
            <w:r>
              <w:t>Nakijken op Inhoud</w:t>
            </w:r>
          </w:p>
        </w:tc>
      </w:tr>
      <w:tr w:rsidR="00613CA9" w:rsidRPr="00E07440" w14:paraId="646E7482" w14:textId="77777777" w:rsidTr="001D2660">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0468E32" w14:textId="77777777" w:rsidR="00613CA9" w:rsidRPr="00D00883" w:rsidRDefault="00613CA9" w:rsidP="001D2660">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DC9C3AA" w14:textId="52B27556" w:rsidR="00613CA9" w:rsidRPr="00D00883" w:rsidRDefault="00613CA9" w:rsidP="001D2660">
            <w:pPr>
              <w:rPr>
                <w:lang w:val="fr-BE"/>
              </w:rPr>
            </w:pPr>
            <w:r>
              <w:rPr>
                <w:lang w:val="fr-BE"/>
              </w:rPr>
              <w:t xml:space="preserve">Pagina </w:t>
            </w:r>
            <w:r w:rsidR="0096653E">
              <w:rPr>
                <w:lang w:val="fr-BE"/>
              </w:rPr>
              <w:t>29-38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064571B" w14:textId="645D61FA" w:rsidR="00613CA9" w:rsidRPr="00EA51B4" w:rsidRDefault="00CE3F84" w:rsidP="001D2660">
            <w:pPr>
              <w:rPr>
                <w:lang w:val="nl-NL"/>
              </w:rPr>
            </w:pPr>
            <w:r>
              <w:rPr>
                <w:lang w:val="nl-NL"/>
              </w:rPr>
              <w:t xml:space="preserve">Controleren op fouten en </w:t>
            </w:r>
            <w:r w:rsidR="000F4B31">
              <w:rPr>
                <w:lang w:val="nl-NL"/>
              </w:rPr>
              <w:t>l</w:t>
            </w:r>
            <w:r w:rsidR="00F07E57">
              <w:rPr>
                <w:lang w:val="nl-NL"/>
              </w:rPr>
              <w:t>ay-</w:t>
            </w:r>
            <w:r w:rsidR="000F4B31">
              <w:rPr>
                <w:lang w:val="nl-NL"/>
              </w:rPr>
              <w:t>o</w:t>
            </w:r>
            <w:r w:rsidR="00F07E57">
              <w:rPr>
                <w:lang w:val="nl-NL"/>
              </w:rPr>
              <w:t>ut in orde stellen</w:t>
            </w:r>
          </w:p>
        </w:tc>
      </w:tr>
    </w:tbl>
    <w:p w14:paraId="5DADA25F" w14:textId="77777777" w:rsidR="00804160" w:rsidRPr="00730C8F" w:rsidRDefault="00804160" w:rsidP="00995550">
      <w:pPr>
        <w:sectPr w:rsidR="00804160" w:rsidRPr="00730C8F" w:rsidSect="00641A35">
          <w:pgSz w:w="16838" w:h="11906" w:orient="landscape"/>
          <w:pgMar w:top="1417" w:right="1417" w:bottom="1417" w:left="1417" w:header="708" w:footer="708" w:gutter="0"/>
          <w:cols w:space="708"/>
          <w:titlePg/>
          <w:docGrid w:linePitch="360"/>
        </w:sectPr>
      </w:pPr>
    </w:p>
    <w:p w14:paraId="50850881" w14:textId="77777777" w:rsidR="00AC66F5" w:rsidRDefault="00AC66F5" w:rsidP="00995550">
      <w:pPr>
        <w:rPr>
          <w:lang w:val="nl-NL"/>
        </w:rPr>
        <w:sectPr w:rsidR="00AC66F5" w:rsidSect="00995550">
          <w:footerReference w:type="first" r:id="rId78"/>
          <w:pgSz w:w="11906" w:h="16838"/>
          <w:pgMar w:top="1417" w:right="1417" w:bottom="1417" w:left="1417" w:header="708" w:footer="708" w:gutter="0"/>
          <w:cols w:space="708"/>
          <w:titlePg/>
          <w:docGrid w:linePitch="360"/>
        </w:sectPr>
      </w:pPr>
    </w:p>
    <w:p w14:paraId="423A6C9B" w14:textId="6CBF52E7" w:rsidR="00AC66F5" w:rsidRPr="00F94C4D" w:rsidRDefault="00AC66F5" w:rsidP="00AC66F5">
      <w:pPr>
        <w:rPr>
          <w:sz w:val="28"/>
          <w:szCs w:val="24"/>
          <w:lang w:val="nl-NL"/>
        </w:rPr>
      </w:pPr>
      <w:r>
        <w:rPr>
          <w:b/>
          <w:noProof/>
        </w:rPr>
        <w:lastRenderedPageBreak/>
        <mc:AlternateContent>
          <mc:Choice Requires="wps">
            <w:drawing>
              <wp:anchor distT="0" distB="0" distL="114300" distR="114300" simplePos="0" relativeHeight="251658247" behindDoc="1" locked="0" layoutInCell="1" allowOverlap="1" wp14:anchorId="57BB479D" wp14:editId="7B6C88F1">
                <wp:simplePos x="0" y="0"/>
                <wp:positionH relativeFrom="column">
                  <wp:posOffset>-937684</wp:posOffset>
                </wp:positionH>
                <wp:positionV relativeFrom="paragraph">
                  <wp:posOffset>-1022138</wp:posOffset>
                </wp:positionV>
                <wp:extent cx="8129270" cy="10241003"/>
                <wp:effectExtent l="0" t="0" r="5080" b="8255"/>
                <wp:wrapNone/>
                <wp:docPr id="28" name="Vrije vorm: vorm 2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29270" cy="10241003"/>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D2DDF1"/>
                        </a:solidFill>
                        <a:ln w="12700">
                          <a:miter lim="400000"/>
                        </a:ln>
                      </wps:spPr>
                      <wps:bodyPr lIns="38100" tIns="38100" rIns="38100" bIns="38100" anchor="ctr"/>
                    </wps:wsp>
                  </a:graphicData>
                </a:graphic>
              </wp:anchor>
            </w:drawing>
          </mc:Choice>
          <mc:Fallback>
            <w:pict>
              <v:shape w14:anchorId="2B7B5663" id="Vrije vorm: vorm 28" o:spid="_x0000_s1026" alt="&quot;&quot;" style="position:absolute;margin-left:-73.85pt;margin-top:-80.5pt;width:640.1pt;height:806.4pt;z-index:-251658233;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" path="m,14678r,6922l21600,3032,21600,,17075,,,14678xe" fillcolor="#d2ddf1" stroked="f" strokeweight="1pt">
                <v:stroke miterlimit="4" joinstyle="miter"/>
                <v:path arrowok="t" o:extrusionok="f" o:connecttype="custom" o:connectlocs="4064635,5120502;4064635,5120502;4064635,5120502;4064635,5120502" o:connectangles="0,90,180,270"/>
              </v:shape>
            </w:pict>
          </mc:Fallback>
        </mc:AlternateContent>
      </w:r>
      <w:r>
        <w:rPr>
          <w:b/>
          <w:noProof/>
        </w:rPr>
        <mc:AlternateContent>
          <mc:Choice Requires="wpg">
            <w:drawing>
              <wp:anchor distT="0" distB="0" distL="114300" distR="114300" simplePos="0" relativeHeight="251658246" behindDoc="1" locked="0" layoutInCell="1" allowOverlap="1" wp14:anchorId="7D9C30B7" wp14:editId="50A23F8B">
                <wp:simplePos x="0" y="0"/>
                <wp:positionH relativeFrom="column">
                  <wp:posOffset>-930275</wp:posOffset>
                </wp:positionH>
                <wp:positionV relativeFrom="paragraph">
                  <wp:posOffset>-922655</wp:posOffset>
                </wp:positionV>
                <wp:extent cx="7772400" cy="10831830"/>
                <wp:effectExtent l="0" t="0" r="0" b="26670"/>
                <wp:wrapNone/>
                <wp:docPr id="29" name="Groe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831830"/>
                          <a:chOff x="0" y="0"/>
                          <a:chExt cx="7771132" cy="10053322"/>
                        </a:xfrm>
                      </wpg:grpSpPr>
                      <wps:wsp>
                        <wps:cNvPr id="30" name="Vorm"/>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3BB497"/>
                          </a:solidFill>
                          <a:ln w="12700">
                            <a:solidFill>
                              <a:srgbClr val="E73E1C"/>
                            </a:solidFill>
                            <a:miter lim="400000"/>
                          </a:ln>
                        </wps:spPr>
                        <wps:bodyPr lIns="38100" tIns="38100" rIns="38100" bIns="38100" anchor="ctr"/>
                      </wps:wsp>
                      <wps:wsp>
                        <wps:cNvPr id="31" name="Driehoek"/>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9639B"/>
                          </a:solidFill>
                          <a:ln w="12700">
                            <a:solidFill>
                              <a:srgbClr val="09639B"/>
                            </a:solidFill>
                            <a:miter lim="400000"/>
                          </a:ln>
                        </wps:spPr>
                        <wps:bodyPr lIns="38100" tIns="38100" rIns="38100" bIns="38100" anchor="ctr"/>
                      </wps:wsp>
                      <wps:wsp>
                        <wps:cNvPr id="32" name="Vorm"/>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E73E1C"/>
                          </a:solidFill>
                          <a:ln w="12700">
                            <a:miter lim="400000"/>
                          </a:ln>
                        </wps:spPr>
                        <wps:bodyPr lIns="38100" tIns="38100" rIns="38100" bIns="38100" anchor="ctr"/>
                      </wps:wsp>
                    </wpg:wgp>
                  </a:graphicData>
                </a:graphic>
              </wp:anchor>
            </w:drawing>
          </mc:Choice>
          <mc:Fallback>
            <w:pict>
              <v:group w14:anchorId="769E3AC2" id="Groep 29" o:spid="_x0000_s1026" alt="&quot;&quot;" style="position:absolute;margin-left:-73.25pt;margin-top:-72.65pt;width:612pt;height:852.9pt;z-index:-251658234"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">
                <v:shape id="Vorm"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" path="m,10687l,21600r1769,l21600,6148,13712,,,10687xe" fillcolor="#3bb497" strokecolor="#e73e1c" strokeweight="1pt">
                  <v:stroke miterlimit="4" joinstyle="miter"/>
                  <v:path arrowok="t" o:extrusionok="f" o:connecttype="custom" o:connectlocs="2922906,3750311;2922906,3750311;2922906,3750311;2922906,3750311" o:connectangles="0,90,180,270"/>
                </v:shape>
                <v:shape id="Driehoek"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" path="m,21600l21600,10802,,,,21600xe" fillcolor="#09639b" strokecolor="#09639b" strokeweight="1pt">
                  <v:stroke miterlimit="4" joinstyle="miter"/>
                  <v:path arrowok="t" o:extrusionok="f" o:connecttype="custom" o:connectlocs="1953896,3908426;1953896,3908426;1953896,3908426;1953896,3908426" o:connectangles="0,90,180,270"/>
                </v:shape>
                <v:shape id="Vorm"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" path="m,14678r,6922l21600,3032,21600,,17075,,,14678xe" fillcolor="#e73e1c" stroked="f" strokeweight="1pt">
                  <v:stroke miterlimit="4" joinstyle="miter"/>
                  <v:path arrowok="t" o:extrusionok="f" o:connecttype="custom" o:connectlocs="3885566,4519931;3885566,4519931;3885566,4519931;3885566,4519931" o:connectangles="0,90,180,270"/>
                </v:shape>
              </v:group>
            </w:pict>
          </mc:Fallback>
        </mc:AlternateContent>
      </w:r>
    </w:p>
    <w:p w14:paraId="5665438F" w14:textId="77777777" w:rsidR="00AC66F5" w:rsidRDefault="00AC66F5" w:rsidP="00AC66F5">
      <w:pPr>
        <w:pStyle w:val="Titel"/>
        <w:jc w:val="center"/>
        <w:rPr>
          <w:lang w:val="nl-NL"/>
        </w:rPr>
      </w:pPr>
    </w:p>
    <w:p w14:paraId="05DDA935" w14:textId="77777777" w:rsidR="00AC66F5" w:rsidRDefault="00AC66F5" w:rsidP="00AC66F5">
      <w:pPr>
        <w:pStyle w:val="Titel"/>
        <w:jc w:val="center"/>
        <w:rPr>
          <w:lang w:val="nl-NL"/>
        </w:rPr>
      </w:pPr>
    </w:p>
    <w:p w14:paraId="23B10B15" w14:textId="77777777" w:rsidR="00AC66F5" w:rsidRDefault="00AC66F5" w:rsidP="00AC66F5">
      <w:pPr>
        <w:pStyle w:val="Titel"/>
        <w:jc w:val="center"/>
        <w:rPr>
          <w:lang w:val="nl-NL"/>
        </w:rPr>
      </w:pPr>
    </w:p>
    <w:p w14:paraId="5A02DA47" w14:textId="77777777" w:rsidR="00AC66F5" w:rsidRDefault="00AC66F5" w:rsidP="00AC66F5">
      <w:pPr>
        <w:pStyle w:val="Titel"/>
        <w:jc w:val="center"/>
        <w:rPr>
          <w:lang w:val="nl-NL"/>
        </w:rPr>
      </w:pPr>
    </w:p>
    <w:p w14:paraId="3A7CB1BB" w14:textId="77777777" w:rsidR="00AC66F5" w:rsidRDefault="00AC66F5" w:rsidP="00AC66F5">
      <w:pPr>
        <w:pStyle w:val="Titel"/>
        <w:jc w:val="center"/>
        <w:rPr>
          <w:lang w:val="nl-NL"/>
        </w:rPr>
      </w:pPr>
    </w:p>
    <w:p w14:paraId="5CBB27E7" w14:textId="77777777" w:rsidR="00AC66F5" w:rsidRDefault="00AC66F5" w:rsidP="00AC66F5">
      <w:pPr>
        <w:pStyle w:val="Titel"/>
        <w:jc w:val="center"/>
        <w:rPr>
          <w:lang w:val="nl-NL"/>
        </w:rPr>
      </w:pPr>
    </w:p>
    <w:p w14:paraId="12F6A203" w14:textId="77777777" w:rsidR="00AC66F5" w:rsidRDefault="00AC66F5" w:rsidP="00AC66F5">
      <w:pPr>
        <w:pStyle w:val="Titel"/>
        <w:jc w:val="center"/>
        <w:rPr>
          <w:lang w:val="nl-NL"/>
        </w:rPr>
      </w:pPr>
    </w:p>
    <w:p w14:paraId="1AB1FF72" w14:textId="3CB752F3" w:rsidR="00AC66F5" w:rsidRDefault="00AC66F5" w:rsidP="00AC66F5">
      <w:pPr>
        <w:pStyle w:val="Titel"/>
        <w:jc w:val="center"/>
        <w:rPr>
          <w:lang w:val="nl-NL"/>
        </w:rPr>
      </w:pPr>
    </w:p>
    <w:p w14:paraId="39A16E4A" w14:textId="02112683" w:rsidR="00AC66F5" w:rsidRDefault="00AC66F5" w:rsidP="00AC66F5">
      <w:pPr>
        <w:rPr>
          <w:lang w:val="nl-NL"/>
        </w:rPr>
      </w:pPr>
    </w:p>
    <w:p w14:paraId="0110D75E" w14:textId="77777777" w:rsidR="00AC66F5" w:rsidRDefault="00AC66F5" w:rsidP="00AC66F5">
      <w:pPr>
        <w:rPr>
          <w:lang w:val="nl-NL"/>
        </w:rPr>
      </w:pPr>
    </w:p>
    <w:p w14:paraId="7E22D363" w14:textId="77777777" w:rsidR="00AC66F5" w:rsidRDefault="00AC66F5" w:rsidP="00AC66F5">
      <w:pPr>
        <w:rPr>
          <w:lang w:val="nl-NL"/>
        </w:rPr>
      </w:pPr>
    </w:p>
    <w:p w14:paraId="19147D8C" w14:textId="77777777" w:rsidR="00AC66F5" w:rsidRDefault="00AC66F5" w:rsidP="00AC66F5">
      <w:pPr>
        <w:rPr>
          <w:lang w:val="nl-NL"/>
        </w:rPr>
      </w:pPr>
    </w:p>
    <w:p w14:paraId="4221172F" w14:textId="77777777" w:rsidR="00AC66F5" w:rsidRDefault="00AC66F5" w:rsidP="00AC66F5">
      <w:pPr>
        <w:rPr>
          <w:lang w:val="nl-NL"/>
        </w:rPr>
      </w:pPr>
    </w:p>
    <w:p w14:paraId="0A83502D" w14:textId="77777777" w:rsidR="00AC66F5" w:rsidRDefault="00AC66F5" w:rsidP="00AC66F5">
      <w:pPr>
        <w:rPr>
          <w:lang w:val="nl-NL"/>
        </w:rPr>
      </w:pPr>
    </w:p>
    <w:p w14:paraId="6AA7899D" w14:textId="77777777" w:rsidR="00AC66F5" w:rsidRDefault="00AC66F5" w:rsidP="00AC66F5">
      <w:pPr>
        <w:rPr>
          <w:lang w:val="nl-NL"/>
        </w:rPr>
      </w:pPr>
    </w:p>
    <w:p w14:paraId="38573FE0" w14:textId="6D45C496" w:rsidR="00AC66F5" w:rsidRDefault="00AC66F5" w:rsidP="00AC66F5">
      <w:pPr>
        <w:rPr>
          <w:lang w:val="nl-NL"/>
        </w:rPr>
      </w:pPr>
    </w:p>
    <w:p w14:paraId="063A472D" w14:textId="77777777" w:rsidR="00AC66F5" w:rsidRDefault="00AC66F5" w:rsidP="00AC66F5">
      <w:pPr>
        <w:rPr>
          <w:lang w:val="nl-NL"/>
        </w:rPr>
      </w:pPr>
    </w:p>
    <w:p w14:paraId="09647046" w14:textId="77777777" w:rsidR="00995550" w:rsidRPr="00995550" w:rsidRDefault="00995550" w:rsidP="00995550">
      <w:pPr>
        <w:rPr>
          <w:lang w:val="nl-NL"/>
        </w:rPr>
      </w:pPr>
    </w:p>
    <w:sectPr w:rsidR="00995550" w:rsidRPr="00995550" w:rsidSect="00995550">
      <w:footerReference w:type="first" r:id="rId7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19506" w14:textId="77777777" w:rsidR="009956E9" w:rsidRDefault="009956E9" w:rsidP="009D7AA2">
      <w:pPr>
        <w:spacing w:before="0" w:after="0" w:line="240" w:lineRule="auto"/>
      </w:pPr>
      <w:r>
        <w:separator/>
      </w:r>
    </w:p>
  </w:endnote>
  <w:endnote w:type="continuationSeparator" w:id="0">
    <w:p w14:paraId="5DF87084" w14:textId="77777777" w:rsidR="009956E9" w:rsidRDefault="009956E9" w:rsidP="009D7AA2">
      <w:pPr>
        <w:spacing w:before="0" w:after="0" w:line="240" w:lineRule="auto"/>
      </w:pPr>
      <w:r>
        <w:continuationSeparator/>
      </w:r>
    </w:p>
  </w:endnote>
  <w:endnote w:type="continuationNotice" w:id="1">
    <w:p w14:paraId="15349A29" w14:textId="77777777" w:rsidR="009956E9" w:rsidRDefault="009956E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default"/>
    <w:sig w:usb0="800002E7" w:usb1="2AC7FCFF" w:usb2="00000012"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E05A7" w14:textId="4FDF1E09" w:rsidR="009D7AA2" w:rsidRDefault="009D7AA2">
    <w:pPr>
      <w:pStyle w:val="Voettekst"/>
    </w:pPr>
    <w:r>
      <w:fldChar w:fldCharType="begin"/>
    </w:r>
    <w:r w:rsidRPr="00A75BB2">
      <w:rPr>
        <w:lang w:val="nl-NL"/>
      </w:rPr>
      <w:instrText xml:space="preserve"> STYLEREF  "Kop 1"  \* MERGEFORMAT </w:instrText>
    </w:r>
    <w:r>
      <w:fldChar w:fldCharType="separate"/>
    </w:r>
    <w:r w:rsidR="00B95FD8" w:rsidRPr="00B95FD8">
      <w:rPr>
        <w:b/>
        <w:bCs/>
        <w:noProof/>
        <w:lang w:val="nl-NL"/>
      </w:rPr>
      <w:t>Onderzoek</w:t>
    </w:r>
    <w:r>
      <w:fldChar w:fldCharType="end"/>
    </w:r>
    <w:r w:rsidRPr="00A75BB2">
      <w:rPr>
        <w:lang w:val="nl-NL"/>
      </w:rPr>
      <w:tab/>
    </w:r>
    <w:r w:rsidR="0009092E">
      <w:rPr>
        <w:lang w:val="nl-NL"/>
      </w:rPr>
      <w:tab/>
    </w:r>
    <w:r>
      <w:fldChar w:fldCharType="begin"/>
    </w:r>
    <w:r w:rsidRPr="00A75BB2">
      <w:rPr>
        <w:lang w:val="nl-NL"/>
      </w:rPr>
      <w:instrText>PAGE   \* MERGEFORMAT</w:instrText>
    </w:r>
    <w:r>
      <w:fldChar w:fldCharType="separate"/>
    </w:r>
    <w:r>
      <w:rPr>
        <w:lang w:val="nl-NL"/>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7D116" w14:textId="5F3E7AA3" w:rsidR="003D0C3D" w:rsidRDefault="003D0C3D">
    <w:pPr>
      <w:pStyle w:val="Voettekst"/>
    </w:pPr>
    <w:r>
      <w:tab/>
    </w:r>
    <w:r>
      <w:tab/>
    </w:r>
    <w:r>
      <w:fldChar w:fldCharType="begin"/>
    </w:r>
    <w:r>
      <w:instrText>PAGE   \* MERGEFORMAT</w:instrText>
    </w:r>
    <w:r>
      <w:fldChar w:fldCharType="separate"/>
    </w:r>
    <w:r>
      <w:rPr>
        <w:lang w:val="nl-NL"/>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CAC79" w14:textId="7B560578" w:rsidR="007E33A1" w:rsidRDefault="007E33A1">
    <w:pPr>
      <w:pStyle w:val="Voettekst"/>
    </w:pPr>
    <w:r>
      <w:rPr>
        <w:lang w:val="nl-NL"/>
      </w:rPr>
      <w:tab/>
    </w:r>
    <w:r w:rsidRPr="00A75BB2">
      <w:rPr>
        <w:lang w:val="nl-NL"/>
      </w:rPr>
      <w:tab/>
    </w:r>
    <w:r>
      <w:fldChar w:fldCharType="begin"/>
    </w:r>
    <w:r w:rsidRPr="00A75BB2">
      <w:rPr>
        <w:lang w:val="nl-NL"/>
      </w:rPr>
      <w:instrText>PAGE   \* MERGEFORMAT</w:instrText>
    </w:r>
    <w:r>
      <w:fldChar w:fldCharType="separate"/>
    </w:r>
    <w:r>
      <w:rPr>
        <w:lang w:val="nl-NL"/>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FB65" w14:textId="52066A2A" w:rsidR="00F6479F" w:rsidRDefault="00F6479F">
    <w:pPr>
      <w:pStyle w:val="Voettekst"/>
    </w:pPr>
    <w:r>
      <w:tab/>
    </w:r>
    <w:r>
      <w:tab/>
    </w:r>
    <w:r>
      <w:tab/>
    </w:r>
    <w:r>
      <w:tab/>
    </w:r>
    <w:r>
      <w:tab/>
    </w:r>
    <w:r>
      <w:tab/>
    </w:r>
    <w:r>
      <w:tab/>
    </w:r>
    <w:r>
      <w:tab/>
    </w:r>
    <w:r>
      <w:tab/>
    </w:r>
    <w:r>
      <w:fldChar w:fldCharType="begin"/>
    </w:r>
    <w:r>
      <w:instrText>PAGE   \* MERGEFORMAT</w:instrText>
    </w:r>
    <w:r>
      <w:fldChar w:fldCharType="separate"/>
    </w:r>
    <w:r>
      <w:rPr>
        <w:lang w:val="nl-NL"/>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2A9C0" w14:textId="4D770C02" w:rsidR="00CD1812" w:rsidRDefault="00CD1812">
    <w:pPr>
      <w:pStyle w:val="Voettekst"/>
    </w:pP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3196A" w14:textId="2662D40C" w:rsidR="001A3C49" w:rsidRDefault="001A3C49">
    <w:pPr>
      <w:pStyle w:val="Voettekst"/>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1743E" w14:textId="77777777" w:rsidR="009956E9" w:rsidRDefault="009956E9" w:rsidP="009D7AA2">
      <w:pPr>
        <w:spacing w:before="0" w:after="0" w:line="240" w:lineRule="auto"/>
      </w:pPr>
      <w:r>
        <w:separator/>
      </w:r>
    </w:p>
  </w:footnote>
  <w:footnote w:type="continuationSeparator" w:id="0">
    <w:p w14:paraId="3C82DFFB" w14:textId="77777777" w:rsidR="009956E9" w:rsidRDefault="009956E9" w:rsidP="009D7AA2">
      <w:pPr>
        <w:spacing w:before="0" w:after="0" w:line="240" w:lineRule="auto"/>
      </w:pPr>
      <w:r>
        <w:continuationSeparator/>
      </w:r>
    </w:p>
  </w:footnote>
  <w:footnote w:type="continuationNotice" w:id="1">
    <w:p w14:paraId="794C2E0F" w14:textId="77777777" w:rsidR="009956E9" w:rsidRDefault="009956E9">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B2679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FE7E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5B8362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E40248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D261A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0F6A7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372950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290B9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0F8E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5EFE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7F06546"/>
    <w:multiLevelType w:val="hybridMultilevel"/>
    <w:tmpl w:val="E8824328"/>
    <w:lvl w:ilvl="0" w:tplc="9EF0DDEA">
      <w:start w:val="1"/>
      <w:numFmt w:val="bullet"/>
      <w:pStyle w:val="Opsomming2"/>
      <w:lvlText w:val="o"/>
      <w:lvlJc w:val="left"/>
      <w:pPr>
        <w:ind w:left="1004" w:hanging="360"/>
      </w:pPr>
      <w:rPr>
        <w:rFonts w:ascii="Courier New" w:hAnsi="Courier New" w:cs="Courier New" w:hint="default"/>
      </w:rPr>
    </w:lvl>
    <w:lvl w:ilvl="1" w:tplc="080C0003" w:tentative="1">
      <w:start w:val="1"/>
      <w:numFmt w:val="bullet"/>
      <w:lvlText w:val="o"/>
      <w:lvlJc w:val="left"/>
      <w:pPr>
        <w:ind w:left="1724" w:hanging="360"/>
      </w:pPr>
      <w:rPr>
        <w:rFonts w:ascii="Courier New" w:hAnsi="Courier New" w:cs="Courier New" w:hint="default"/>
      </w:rPr>
    </w:lvl>
    <w:lvl w:ilvl="2" w:tplc="080C0005" w:tentative="1">
      <w:start w:val="1"/>
      <w:numFmt w:val="bullet"/>
      <w:lvlText w:val=""/>
      <w:lvlJc w:val="left"/>
      <w:pPr>
        <w:ind w:left="2444" w:hanging="360"/>
      </w:pPr>
      <w:rPr>
        <w:rFonts w:ascii="Wingdings" w:hAnsi="Wingdings" w:hint="default"/>
      </w:rPr>
    </w:lvl>
    <w:lvl w:ilvl="3" w:tplc="080C0001" w:tentative="1">
      <w:start w:val="1"/>
      <w:numFmt w:val="bullet"/>
      <w:lvlText w:val=""/>
      <w:lvlJc w:val="left"/>
      <w:pPr>
        <w:ind w:left="3164" w:hanging="360"/>
      </w:pPr>
      <w:rPr>
        <w:rFonts w:ascii="Symbol" w:hAnsi="Symbol" w:hint="default"/>
      </w:rPr>
    </w:lvl>
    <w:lvl w:ilvl="4" w:tplc="080C0003" w:tentative="1">
      <w:start w:val="1"/>
      <w:numFmt w:val="bullet"/>
      <w:lvlText w:val="o"/>
      <w:lvlJc w:val="left"/>
      <w:pPr>
        <w:ind w:left="3884" w:hanging="360"/>
      </w:pPr>
      <w:rPr>
        <w:rFonts w:ascii="Courier New" w:hAnsi="Courier New" w:cs="Courier New" w:hint="default"/>
      </w:rPr>
    </w:lvl>
    <w:lvl w:ilvl="5" w:tplc="080C0005" w:tentative="1">
      <w:start w:val="1"/>
      <w:numFmt w:val="bullet"/>
      <w:lvlText w:val=""/>
      <w:lvlJc w:val="left"/>
      <w:pPr>
        <w:ind w:left="4604" w:hanging="360"/>
      </w:pPr>
      <w:rPr>
        <w:rFonts w:ascii="Wingdings" w:hAnsi="Wingdings" w:hint="default"/>
      </w:rPr>
    </w:lvl>
    <w:lvl w:ilvl="6" w:tplc="080C0001" w:tentative="1">
      <w:start w:val="1"/>
      <w:numFmt w:val="bullet"/>
      <w:lvlText w:val=""/>
      <w:lvlJc w:val="left"/>
      <w:pPr>
        <w:ind w:left="5324" w:hanging="360"/>
      </w:pPr>
      <w:rPr>
        <w:rFonts w:ascii="Symbol" w:hAnsi="Symbol" w:hint="default"/>
      </w:rPr>
    </w:lvl>
    <w:lvl w:ilvl="7" w:tplc="080C0003" w:tentative="1">
      <w:start w:val="1"/>
      <w:numFmt w:val="bullet"/>
      <w:lvlText w:val="o"/>
      <w:lvlJc w:val="left"/>
      <w:pPr>
        <w:ind w:left="6044" w:hanging="360"/>
      </w:pPr>
      <w:rPr>
        <w:rFonts w:ascii="Courier New" w:hAnsi="Courier New" w:cs="Courier New" w:hint="default"/>
      </w:rPr>
    </w:lvl>
    <w:lvl w:ilvl="8" w:tplc="080C0005" w:tentative="1">
      <w:start w:val="1"/>
      <w:numFmt w:val="bullet"/>
      <w:lvlText w:val=""/>
      <w:lvlJc w:val="left"/>
      <w:pPr>
        <w:ind w:left="6764" w:hanging="360"/>
      </w:pPr>
      <w:rPr>
        <w:rFonts w:ascii="Wingdings" w:hAnsi="Wingdings" w:hint="default"/>
      </w:rPr>
    </w:lvl>
  </w:abstractNum>
  <w:abstractNum w:abstractNumId="11" w15:restartNumberingAfterBreak="0">
    <w:nsid w:val="34B420D5"/>
    <w:multiLevelType w:val="multilevel"/>
    <w:tmpl w:val="BBECE164"/>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2" w15:restartNumberingAfterBreak="0">
    <w:nsid w:val="35DB5099"/>
    <w:multiLevelType w:val="hybridMultilevel"/>
    <w:tmpl w:val="91A04C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3FD50B4"/>
    <w:multiLevelType w:val="hybridMultilevel"/>
    <w:tmpl w:val="BAA28914"/>
    <w:lvl w:ilvl="0" w:tplc="1E5ADBF4">
      <w:start w:val="1"/>
      <w:numFmt w:val="bullet"/>
      <w:pStyle w:val="Opsomming1"/>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D95703C"/>
    <w:multiLevelType w:val="hybridMultilevel"/>
    <w:tmpl w:val="1696C8B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6D176B80"/>
    <w:multiLevelType w:val="hybridMultilevel"/>
    <w:tmpl w:val="9B5A5B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7D7969D2"/>
    <w:multiLevelType w:val="hybridMultilevel"/>
    <w:tmpl w:val="3EC2F8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7EE61403"/>
    <w:multiLevelType w:val="hybridMultilevel"/>
    <w:tmpl w:val="D5828A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62680015">
    <w:abstractNumId w:val="11"/>
  </w:num>
  <w:num w:numId="2" w16cid:durableId="1550341514">
    <w:abstractNumId w:val="13"/>
  </w:num>
  <w:num w:numId="3" w16cid:durableId="253127597">
    <w:abstractNumId w:val="10"/>
  </w:num>
  <w:num w:numId="4" w16cid:durableId="1884056117">
    <w:abstractNumId w:val="9"/>
  </w:num>
  <w:num w:numId="5" w16cid:durableId="1720740916">
    <w:abstractNumId w:val="7"/>
  </w:num>
  <w:num w:numId="6" w16cid:durableId="1628316604">
    <w:abstractNumId w:val="6"/>
  </w:num>
  <w:num w:numId="7" w16cid:durableId="801271514">
    <w:abstractNumId w:val="5"/>
  </w:num>
  <w:num w:numId="8" w16cid:durableId="1317805595">
    <w:abstractNumId w:val="4"/>
  </w:num>
  <w:num w:numId="9" w16cid:durableId="1962492595">
    <w:abstractNumId w:val="8"/>
  </w:num>
  <w:num w:numId="10" w16cid:durableId="2073656976">
    <w:abstractNumId w:val="3"/>
  </w:num>
  <w:num w:numId="11" w16cid:durableId="876770980">
    <w:abstractNumId w:val="2"/>
  </w:num>
  <w:num w:numId="12" w16cid:durableId="1388845782">
    <w:abstractNumId w:val="1"/>
  </w:num>
  <w:num w:numId="13" w16cid:durableId="1010527423">
    <w:abstractNumId w:val="0"/>
  </w:num>
  <w:num w:numId="14" w16cid:durableId="1577549388">
    <w:abstractNumId w:val="9"/>
  </w:num>
  <w:num w:numId="15" w16cid:durableId="1646350666">
    <w:abstractNumId w:val="7"/>
  </w:num>
  <w:num w:numId="16" w16cid:durableId="1217469509">
    <w:abstractNumId w:val="6"/>
  </w:num>
  <w:num w:numId="17" w16cid:durableId="563684031">
    <w:abstractNumId w:val="5"/>
  </w:num>
  <w:num w:numId="18" w16cid:durableId="1456021434">
    <w:abstractNumId w:val="4"/>
  </w:num>
  <w:num w:numId="19" w16cid:durableId="1059325458">
    <w:abstractNumId w:val="8"/>
  </w:num>
  <w:num w:numId="20" w16cid:durableId="1749381346">
    <w:abstractNumId w:val="3"/>
  </w:num>
  <w:num w:numId="21" w16cid:durableId="1251158953">
    <w:abstractNumId w:val="2"/>
  </w:num>
  <w:num w:numId="22" w16cid:durableId="2035810388">
    <w:abstractNumId w:val="1"/>
  </w:num>
  <w:num w:numId="23" w16cid:durableId="1374040741">
    <w:abstractNumId w:val="0"/>
  </w:num>
  <w:num w:numId="24" w16cid:durableId="556817973">
    <w:abstractNumId w:val="9"/>
  </w:num>
  <w:num w:numId="25" w16cid:durableId="534927645">
    <w:abstractNumId w:val="7"/>
  </w:num>
  <w:num w:numId="26" w16cid:durableId="580213439">
    <w:abstractNumId w:val="6"/>
  </w:num>
  <w:num w:numId="27" w16cid:durableId="1273246619">
    <w:abstractNumId w:val="5"/>
  </w:num>
  <w:num w:numId="28" w16cid:durableId="1213344623">
    <w:abstractNumId w:val="4"/>
  </w:num>
  <w:num w:numId="29" w16cid:durableId="495071013">
    <w:abstractNumId w:val="8"/>
  </w:num>
  <w:num w:numId="30" w16cid:durableId="484052219">
    <w:abstractNumId w:val="3"/>
  </w:num>
  <w:num w:numId="31" w16cid:durableId="491682817">
    <w:abstractNumId w:val="2"/>
  </w:num>
  <w:num w:numId="32" w16cid:durableId="1333021401">
    <w:abstractNumId w:val="1"/>
  </w:num>
  <w:num w:numId="33" w16cid:durableId="425077830">
    <w:abstractNumId w:val="0"/>
  </w:num>
  <w:num w:numId="34" w16cid:durableId="70851411">
    <w:abstractNumId w:val="9"/>
  </w:num>
  <w:num w:numId="35" w16cid:durableId="169485713">
    <w:abstractNumId w:val="7"/>
  </w:num>
  <w:num w:numId="36" w16cid:durableId="1153175589">
    <w:abstractNumId w:val="6"/>
  </w:num>
  <w:num w:numId="37" w16cid:durableId="2081974880">
    <w:abstractNumId w:val="5"/>
  </w:num>
  <w:num w:numId="38" w16cid:durableId="119420826">
    <w:abstractNumId w:val="4"/>
  </w:num>
  <w:num w:numId="39" w16cid:durableId="409893639">
    <w:abstractNumId w:val="8"/>
  </w:num>
  <w:num w:numId="40" w16cid:durableId="450368818">
    <w:abstractNumId w:val="3"/>
  </w:num>
  <w:num w:numId="41" w16cid:durableId="1270971270">
    <w:abstractNumId w:val="2"/>
  </w:num>
  <w:num w:numId="42" w16cid:durableId="1599437228">
    <w:abstractNumId w:val="1"/>
  </w:num>
  <w:num w:numId="43" w16cid:durableId="238637211">
    <w:abstractNumId w:val="0"/>
  </w:num>
  <w:num w:numId="44" w16cid:durableId="33384157">
    <w:abstractNumId w:val="14"/>
  </w:num>
  <w:num w:numId="45" w16cid:durableId="444080993">
    <w:abstractNumId w:val="17"/>
  </w:num>
  <w:num w:numId="46" w16cid:durableId="1137644063">
    <w:abstractNumId w:val="15"/>
  </w:num>
  <w:num w:numId="47" w16cid:durableId="562258282">
    <w:abstractNumId w:val="16"/>
  </w:num>
  <w:num w:numId="48" w16cid:durableId="714547746">
    <w:abstractNumId w:val="12"/>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kas Verschraegen">
    <w15:presenceInfo w15:providerId="AD" w15:userId="S::lukas.verschraegen@student.odisee.be::5db9e9bc-eac4-46ea-90fb-3a83a4359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AA2"/>
    <w:rsid w:val="00000CDD"/>
    <w:rsid w:val="000013B9"/>
    <w:rsid w:val="000027FD"/>
    <w:rsid w:val="0000494D"/>
    <w:rsid w:val="00004B50"/>
    <w:rsid w:val="00006536"/>
    <w:rsid w:val="00007D86"/>
    <w:rsid w:val="00007E8A"/>
    <w:rsid w:val="0001021A"/>
    <w:rsid w:val="000108AF"/>
    <w:rsid w:val="00010C14"/>
    <w:rsid w:val="000112CF"/>
    <w:rsid w:val="000127FA"/>
    <w:rsid w:val="00015EBC"/>
    <w:rsid w:val="00016893"/>
    <w:rsid w:val="00016E06"/>
    <w:rsid w:val="000172BD"/>
    <w:rsid w:val="00020893"/>
    <w:rsid w:val="000218DB"/>
    <w:rsid w:val="00021D24"/>
    <w:rsid w:val="00022007"/>
    <w:rsid w:val="000220B5"/>
    <w:rsid w:val="00022B68"/>
    <w:rsid w:val="00022D48"/>
    <w:rsid w:val="00022EFC"/>
    <w:rsid w:val="0002390E"/>
    <w:rsid w:val="000244CB"/>
    <w:rsid w:val="0002484C"/>
    <w:rsid w:val="00024BFF"/>
    <w:rsid w:val="000254D9"/>
    <w:rsid w:val="000263FF"/>
    <w:rsid w:val="00026C03"/>
    <w:rsid w:val="00026E86"/>
    <w:rsid w:val="000278CA"/>
    <w:rsid w:val="00030DEB"/>
    <w:rsid w:val="00030E5F"/>
    <w:rsid w:val="00031020"/>
    <w:rsid w:val="0003256E"/>
    <w:rsid w:val="00032AA3"/>
    <w:rsid w:val="00032EB8"/>
    <w:rsid w:val="0003416D"/>
    <w:rsid w:val="00034A6F"/>
    <w:rsid w:val="0003534B"/>
    <w:rsid w:val="00035BDC"/>
    <w:rsid w:val="000368F2"/>
    <w:rsid w:val="000375F0"/>
    <w:rsid w:val="00037E7A"/>
    <w:rsid w:val="000417B8"/>
    <w:rsid w:val="00041848"/>
    <w:rsid w:val="00041B84"/>
    <w:rsid w:val="0004235B"/>
    <w:rsid w:val="000423C9"/>
    <w:rsid w:val="00042FA1"/>
    <w:rsid w:val="0004301F"/>
    <w:rsid w:val="0004468A"/>
    <w:rsid w:val="00044F4D"/>
    <w:rsid w:val="00045261"/>
    <w:rsid w:val="00046034"/>
    <w:rsid w:val="00046755"/>
    <w:rsid w:val="00046979"/>
    <w:rsid w:val="00047736"/>
    <w:rsid w:val="00047F33"/>
    <w:rsid w:val="00050824"/>
    <w:rsid w:val="0005227B"/>
    <w:rsid w:val="000522D4"/>
    <w:rsid w:val="000524D5"/>
    <w:rsid w:val="000525C2"/>
    <w:rsid w:val="000528B9"/>
    <w:rsid w:val="00053D50"/>
    <w:rsid w:val="000542BF"/>
    <w:rsid w:val="00055D34"/>
    <w:rsid w:val="00055F20"/>
    <w:rsid w:val="00056A8F"/>
    <w:rsid w:val="00057C21"/>
    <w:rsid w:val="0006049E"/>
    <w:rsid w:val="000609EA"/>
    <w:rsid w:val="00060C11"/>
    <w:rsid w:val="00061E99"/>
    <w:rsid w:val="0006359B"/>
    <w:rsid w:val="00063951"/>
    <w:rsid w:val="00064473"/>
    <w:rsid w:val="00064754"/>
    <w:rsid w:val="00066B44"/>
    <w:rsid w:val="00066CD4"/>
    <w:rsid w:val="000677E9"/>
    <w:rsid w:val="00070447"/>
    <w:rsid w:val="000713DF"/>
    <w:rsid w:val="000713F9"/>
    <w:rsid w:val="0007382A"/>
    <w:rsid w:val="00073E13"/>
    <w:rsid w:val="00074707"/>
    <w:rsid w:val="000753F3"/>
    <w:rsid w:val="00075B57"/>
    <w:rsid w:val="0007747F"/>
    <w:rsid w:val="000776C2"/>
    <w:rsid w:val="00077A6E"/>
    <w:rsid w:val="00077E0E"/>
    <w:rsid w:val="00077E79"/>
    <w:rsid w:val="000807EE"/>
    <w:rsid w:val="00080CBA"/>
    <w:rsid w:val="00080F52"/>
    <w:rsid w:val="000830BE"/>
    <w:rsid w:val="00083ED2"/>
    <w:rsid w:val="00084CB4"/>
    <w:rsid w:val="00084FBB"/>
    <w:rsid w:val="000865B3"/>
    <w:rsid w:val="00087175"/>
    <w:rsid w:val="0008766B"/>
    <w:rsid w:val="00090380"/>
    <w:rsid w:val="0009092E"/>
    <w:rsid w:val="00090AD3"/>
    <w:rsid w:val="00090BAB"/>
    <w:rsid w:val="000912D6"/>
    <w:rsid w:val="00092414"/>
    <w:rsid w:val="000927E9"/>
    <w:rsid w:val="0009299E"/>
    <w:rsid w:val="00092A65"/>
    <w:rsid w:val="00093D01"/>
    <w:rsid w:val="00094DBE"/>
    <w:rsid w:val="000950D6"/>
    <w:rsid w:val="00096566"/>
    <w:rsid w:val="00096C7E"/>
    <w:rsid w:val="000A0235"/>
    <w:rsid w:val="000A026E"/>
    <w:rsid w:val="000A0851"/>
    <w:rsid w:val="000A0B82"/>
    <w:rsid w:val="000A2E46"/>
    <w:rsid w:val="000A3341"/>
    <w:rsid w:val="000A46A8"/>
    <w:rsid w:val="000A4D79"/>
    <w:rsid w:val="000A5492"/>
    <w:rsid w:val="000A7B81"/>
    <w:rsid w:val="000A7E96"/>
    <w:rsid w:val="000B060E"/>
    <w:rsid w:val="000B0AAD"/>
    <w:rsid w:val="000B161F"/>
    <w:rsid w:val="000B1BA7"/>
    <w:rsid w:val="000B383E"/>
    <w:rsid w:val="000B4084"/>
    <w:rsid w:val="000B5762"/>
    <w:rsid w:val="000B5CA8"/>
    <w:rsid w:val="000B6FCE"/>
    <w:rsid w:val="000C09EE"/>
    <w:rsid w:val="000C128E"/>
    <w:rsid w:val="000C15D9"/>
    <w:rsid w:val="000C46ED"/>
    <w:rsid w:val="000C5728"/>
    <w:rsid w:val="000C5E42"/>
    <w:rsid w:val="000C792A"/>
    <w:rsid w:val="000D056B"/>
    <w:rsid w:val="000D059A"/>
    <w:rsid w:val="000D0F6F"/>
    <w:rsid w:val="000D1CFB"/>
    <w:rsid w:val="000D201D"/>
    <w:rsid w:val="000D353E"/>
    <w:rsid w:val="000D3E81"/>
    <w:rsid w:val="000D4B24"/>
    <w:rsid w:val="000D4DCC"/>
    <w:rsid w:val="000D4E8C"/>
    <w:rsid w:val="000D5660"/>
    <w:rsid w:val="000D57F0"/>
    <w:rsid w:val="000D5A9C"/>
    <w:rsid w:val="000D5E64"/>
    <w:rsid w:val="000D633E"/>
    <w:rsid w:val="000D7256"/>
    <w:rsid w:val="000E09CD"/>
    <w:rsid w:val="000E0BAD"/>
    <w:rsid w:val="000E0BF2"/>
    <w:rsid w:val="000E1613"/>
    <w:rsid w:val="000E1F9C"/>
    <w:rsid w:val="000E2DA8"/>
    <w:rsid w:val="000E2E74"/>
    <w:rsid w:val="000E3D22"/>
    <w:rsid w:val="000E57CE"/>
    <w:rsid w:val="000E5BD7"/>
    <w:rsid w:val="000E5E0C"/>
    <w:rsid w:val="000E6D37"/>
    <w:rsid w:val="000F2095"/>
    <w:rsid w:val="000F266C"/>
    <w:rsid w:val="000F28E8"/>
    <w:rsid w:val="000F4B31"/>
    <w:rsid w:val="000F5942"/>
    <w:rsid w:val="000F5F5F"/>
    <w:rsid w:val="000F65FD"/>
    <w:rsid w:val="000F696C"/>
    <w:rsid w:val="000F7E14"/>
    <w:rsid w:val="00100797"/>
    <w:rsid w:val="001016BF"/>
    <w:rsid w:val="00101A59"/>
    <w:rsid w:val="00101EA7"/>
    <w:rsid w:val="00102149"/>
    <w:rsid w:val="001022F4"/>
    <w:rsid w:val="00102C1A"/>
    <w:rsid w:val="001039E9"/>
    <w:rsid w:val="00103AE6"/>
    <w:rsid w:val="00104CA6"/>
    <w:rsid w:val="00105563"/>
    <w:rsid w:val="00105CCB"/>
    <w:rsid w:val="001061AF"/>
    <w:rsid w:val="00110735"/>
    <w:rsid w:val="00110C69"/>
    <w:rsid w:val="0011276B"/>
    <w:rsid w:val="00112B41"/>
    <w:rsid w:val="00114069"/>
    <w:rsid w:val="00114BA9"/>
    <w:rsid w:val="001166C0"/>
    <w:rsid w:val="00116FEB"/>
    <w:rsid w:val="00117295"/>
    <w:rsid w:val="00117E52"/>
    <w:rsid w:val="00117F9F"/>
    <w:rsid w:val="0012005C"/>
    <w:rsid w:val="00120105"/>
    <w:rsid w:val="00120314"/>
    <w:rsid w:val="00120D0B"/>
    <w:rsid w:val="00120F83"/>
    <w:rsid w:val="001213AD"/>
    <w:rsid w:val="00121D92"/>
    <w:rsid w:val="001224F7"/>
    <w:rsid w:val="00123159"/>
    <w:rsid w:val="001238D1"/>
    <w:rsid w:val="001243A7"/>
    <w:rsid w:val="001252C9"/>
    <w:rsid w:val="00125F73"/>
    <w:rsid w:val="00126509"/>
    <w:rsid w:val="00130683"/>
    <w:rsid w:val="00130AD7"/>
    <w:rsid w:val="00130D7D"/>
    <w:rsid w:val="00132217"/>
    <w:rsid w:val="00133146"/>
    <w:rsid w:val="00134D30"/>
    <w:rsid w:val="00134F85"/>
    <w:rsid w:val="001358CC"/>
    <w:rsid w:val="001362A4"/>
    <w:rsid w:val="00136EF0"/>
    <w:rsid w:val="00137DF2"/>
    <w:rsid w:val="00140980"/>
    <w:rsid w:val="00140D14"/>
    <w:rsid w:val="00141670"/>
    <w:rsid w:val="00141990"/>
    <w:rsid w:val="001446A8"/>
    <w:rsid w:val="001447AE"/>
    <w:rsid w:val="00144C53"/>
    <w:rsid w:val="00144D25"/>
    <w:rsid w:val="00144DB0"/>
    <w:rsid w:val="00144FD9"/>
    <w:rsid w:val="001451A4"/>
    <w:rsid w:val="001457CB"/>
    <w:rsid w:val="00145CB3"/>
    <w:rsid w:val="00146A82"/>
    <w:rsid w:val="00150E54"/>
    <w:rsid w:val="00151EE5"/>
    <w:rsid w:val="00152127"/>
    <w:rsid w:val="00152851"/>
    <w:rsid w:val="00153056"/>
    <w:rsid w:val="00153070"/>
    <w:rsid w:val="001531DB"/>
    <w:rsid w:val="001568C1"/>
    <w:rsid w:val="00157886"/>
    <w:rsid w:val="00157B60"/>
    <w:rsid w:val="00160873"/>
    <w:rsid w:val="00161D7A"/>
    <w:rsid w:val="00163095"/>
    <w:rsid w:val="001630FF"/>
    <w:rsid w:val="001636CB"/>
    <w:rsid w:val="0016496F"/>
    <w:rsid w:val="00164B2D"/>
    <w:rsid w:val="00166865"/>
    <w:rsid w:val="00166D24"/>
    <w:rsid w:val="00170FF7"/>
    <w:rsid w:val="001729B9"/>
    <w:rsid w:val="001733F0"/>
    <w:rsid w:val="00173809"/>
    <w:rsid w:val="00173F3B"/>
    <w:rsid w:val="001741A2"/>
    <w:rsid w:val="00174760"/>
    <w:rsid w:val="00174A8F"/>
    <w:rsid w:val="001758CA"/>
    <w:rsid w:val="00176DF2"/>
    <w:rsid w:val="001801B4"/>
    <w:rsid w:val="00180C43"/>
    <w:rsid w:val="00180F19"/>
    <w:rsid w:val="001828A1"/>
    <w:rsid w:val="00182D04"/>
    <w:rsid w:val="001833FB"/>
    <w:rsid w:val="00183B45"/>
    <w:rsid w:val="00183E7D"/>
    <w:rsid w:val="00184CB3"/>
    <w:rsid w:val="00184D70"/>
    <w:rsid w:val="0018520F"/>
    <w:rsid w:val="0018652B"/>
    <w:rsid w:val="00186F4B"/>
    <w:rsid w:val="00187877"/>
    <w:rsid w:val="00187974"/>
    <w:rsid w:val="00187EF0"/>
    <w:rsid w:val="00187F4B"/>
    <w:rsid w:val="0019051E"/>
    <w:rsid w:val="00190674"/>
    <w:rsid w:val="0019070F"/>
    <w:rsid w:val="00190870"/>
    <w:rsid w:val="00190B66"/>
    <w:rsid w:val="00192AAB"/>
    <w:rsid w:val="00192AD9"/>
    <w:rsid w:val="0019339F"/>
    <w:rsid w:val="00193834"/>
    <w:rsid w:val="00193AEE"/>
    <w:rsid w:val="00194710"/>
    <w:rsid w:val="00194C93"/>
    <w:rsid w:val="001953A3"/>
    <w:rsid w:val="00195788"/>
    <w:rsid w:val="00196220"/>
    <w:rsid w:val="0019663C"/>
    <w:rsid w:val="00196E06"/>
    <w:rsid w:val="001977A9"/>
    <w:rsid w:val="001978CB"/>
    <w:rsid w:val="001A04ED"/>
    <w:rsid w:val="001A0B04"/>
    <w:rsid w:val="001A0C59"/>
    <w:rsid w:val="001A1601"/>
    <w:rsid w:val="001A18FF"/>
    <w:rsid w:val="001A1E96"/>
    <w:rsid w:val="001A39B9"/>
    <w:rsid w:val="001A3C49"/>
    <w:rsid w:val="001A4257"/>
    <w:rsid w:val="001A4880"/>
    <w:rsid w:val="001A5208"/>
    <w:rsid w:val="001A6553"/>
    <w:rsid w:val="001A729A"/>
    <w:rsid w:val="001B01A7"/>
    <w:rsid w:val="001B118B"/>
    <w:rsid w:val="001B13A9"/>
    <w:rsid w:val="001B19AD"/>
    <w:rsid w:val="001B1F09"/>
    <w:rsid w:val="001B2861"/>
    <w:rsid w:val="001B2A36"/>
    <w:rsid w:val="001B2B03"/>
    <w:rsid w:val="001B2F6F"/>
    <w:rsid w:val="001B37EF"/>
    <w:rsid w:val="001B3BCF"/>
    <w:rsid w:val="001B3D3D"/>
    <w:rsid w:val="001B47A9"/>
    <w:rsid w:val="001B4B75"/>
    <w:rsid w:val="001B5C01"/>
    <w:rsid w:val="001B718E"/>
    <w:rsid w:val="001B7737"/>
    <w:rsid w:val="001C0D1F"/>
    <w:rsid w:val="001C0E3B"/>
    <w:rsid w:val="001C1132"/>
    <w:rsid w:val="001C185B"/>
    <w:rsid w:val="001C18EA"/>
    <w:rsid w:val="001C193F"/>
    <w:rsid w:val="001C20EC"/>
    <w:rsid w:val="001C255A"/>
    <w:rsid w:val="001C37C7"/>
    <w:rsid w:val="001C38E3"/>
    <w:rsid w:val="001C3B4F"/>
    <w:rsid w:val="001C48AD"/>
    <w:rsid w:val="001C48DE"/>
    <w:rsid w:val="001C4A43"/>
    <w:rsid w:val="001C4FDB"/>
    <w:rsid w:val="001C7EE4"/>
    <w:rsid w:val="001D04B9"/>
    <w:rsid w:val="001D18C2"/>
    <w:rsid w:val="001D1B42"/>
    <w:rsid w:val="001D1EDF"/>
    <w:rsid w:val="001D2FA6"/>
    <w:rsid w:val="001D3312"/>
    <w:rsid w:val="001D37EE"/>
    <w:rsid w:val="001D4F30"/>
    <w:rsid w:val="001D5947"/>
    <w:rsid w:val="001D5CDC"/>
    <w:rsid w:val="001D5E0B"/>
    <w:rsid w:val="001D5F99"/>
    <w:rsid w:val="001E0DE3"/>
    <w:rsid w:val="001E0FF6"/>
    <w:rsid w:val="001E14CF"/>
    <w:rsid w:val="001E15E6"/>
    <w:rsid w:val="001E17B9"/>
    <w:rsid w:val="001E1EA3"/>
    <w:rsid w:val="001E24C7"/>
    <w:rsid w:val="001E2BB6"/>
    <w:rsid w:val="001E3720"/>
    <w:rsid w:val="001E3C11"/>
    <w:rsid w:val="001E52F6"/>
    <w:rsid w:val="001E5442"/>
    <w:rsid w:val="001E626C"/>
    <w:rsid w:val="001E66EF"/>
    <w:rsid w:val="001F12F3"/>
    <w:rsid w:val="001F1421"/>
    <w:rsid w:val="001F1A74"/>
    <w:rsid w:val="001F2D3C"/>
    <w:rsid w:val="001F313D"/>
    <w:rsid w:val="001F3428"/>
    <w:rsid w:val="001F5AEC"/>
    <w:rsid w:val="001F5FBC"/>
    <w:rsid w:val="001F6001"/>
    <w:rsid w:val="001F60A2"/>
    <w:rsid w:val="001F6458"/>
    <w:rsid w:val="001F7B9F"/>
    <w:rsid w:val="001F7D45"/>
    <w:rsid w:val="00200762"/>
    <w:rsid w:val="00201D97"/>
    <w:rsid w:val="00201DBE"/>
    <w:rsid w:val="00201FC4"/>
    <w:rsid w:val="002022F7"/>
    <w:rsid w:val="0020293A"/>
    <w:rsid w:val="002032D8"/>
    <w:rsid w:val="00203E1D"/>
    <w:rsid w:val="002048AF"/>
    <w:rsid w:val="00204AA0"/>
    <w:rsid w:val="00205B34"/>
    <w:rsid w:val="00205BB9"/>
    <w:rsid w:val="00205DB8"/>
    <w:rsid w:val="00206906"/>
    <w:rsid w:val="00206B7F"/>
    <w:rsid w:val="00206D28"/>
    <w:rsid w:val="00210BC7"/>
    <w:rsid w:val="0021238D"/>
    <w:rsid w:val="002125B4"/>
    <w:rsid w:val="00213022"/>
    <w:rsid w:val="00213090"/>
    <w:rsid w:val="00213776"/>
    <w:rsid w:val="00213837"/>
    <w:rsid w:val="00213A16"/>
    <w:rsid w:val="00213E17"/>
    <w:rsid w:val="0021497C"/>
    <w:rsid w:val="00215D30"/>
    <w:rsid w:val="002162CA"/>
    <w:rsid w:val="00217006"/>
    <w:rsid w:val="0021706B"/>
    <w:rsid w:val="00217A8F"/>
    <w:rsid w:val="00217C26"/>
    <w:rsid w:val="00220C98"/>
    <w:rsid w:val="00220D8B"/>
    <w:rsid w:val="00220E00"/>
    <w:rsid w:val="00222280"/>
    <w:rsid w:val="0022239E"/>
    <w:rsid w:val="00222816"/>
    <w:rsid w:val="00222B53"/>
    <w:rsid w:val="00222D4E"/>
    <w:rsid w:val="002237A7"/>
    <w:rsid w:val="00223FFC"/>
    <w:rsid w:val="002248FD"/>
    <w:rsid w:val="00226F86"/>
    <w:rsid w:val="002309BE"/>
    <w:rsid w:val="00230B31"/>
    <w:rsid w:val="002323CB"/>
    <w:rsid w:val="00232D88"/>
    <w:rsid w:val="00232E25"/>
    <w:rsid w:val="00233D32"/>
    <w:rsid w:val="0023404E"/>
    <w:rsid w:val="00234565"/>
    <w:rsid w:val="00234FF0"/>
    <w:rsid w:val="0023557A"/>
    <w:rsid w:val="00235BE5"/>
    <w:rsid w:val="00236A23"/>
    <w:rsid w:val="00237303"/>
    <w:rsid w:val="00237A46"/>
    <w:rsid w:val="00237BDD"/>
    <w:rsid w:val="00240012"/>
    <w:rsid w:val="00240CF1"/>
    <w:rsid w:val="002411BD"/>
    <w:rsid w:val="002431CF"/>
    <w:rsid w:val="002434FD"/>
    <w:rsid w:val="00243E1F"/>
    <w:rsid w:val="00244CA4"/>
    <w:rsid w:val="00245622"/>
    <w:rsid w:val="00247BD3"/>
    <w:rsid w:val="00247CFE"/>
    <w:rsid w:val="00250555"/>
    <w:rsid w:val="002505D9"/>
    <w:rsid w:val="00252174"/>
    <w:rsid w:val="00252BC9"/>
    <w:rsid w:val="00253126"/>
    <w:rsid w:val="00253668"/>
    <w:rsid w:val="00253DFB"/>
    <w:rsid w:val="00254F5C"/>
    <w:rsid w:val="002558F1"/>
    <w:rsid w:val="00256AE7"/>
    <w:rsid w:val="00257583"/>
    <w:rsid w:val="002602A9"/>
    <w:rsid w:val="0026067E"/>
    <w:rsid w:val="002618D7"/>
    <w:rsid w:val="0026208C"/>
    <w:rsid w:val="00262314"/>
    <w:rsid w:val="00264149"/>
    <w:rsid w:val="002641F3"/>
    <w:rsid w:val="0026446F"/>
    <w:rsid w:val="00264D0A"/>
    <w:rsid w:val="0026561F"/>
    <w:rsid w:val="002657C1"/>
    <w:rsid w:val="00265BD3"/>
    <w:rsid w:val="002672D6"/>
    <w:rsid w:val="002672EA"/>
    <w:rsid w:val="002674C6"/>
    <w:rsid w:val="002679B3"/>
    <w:rsid w:val="00271698"/>
    <w:rsid w:val="002732E1"/>
    <w:rsid w:val="00273324"/>
    <w:rsid w:val="002734A1"/>
    <w:rsid w:val="002734CC"/>
    <w:rsid w:val="00274373"/>
    <w:rsid w:val="00275619"/>
    <w:rsid w:val="00275E6C"/>
    <w:rsid w:val="00277426"/>
    <w:rsid w:val="002779E7"/>
    <w:rsid w:val="002779F3"/>
    <w:rsid w:val="00277F09"/>
    <w:rsid w:val="00280606"/>
    <w:rsid w:val="00281916"/>
    <w:rsid w:val="00281C13"/>
    <w:rsid w:val="00282301"/>
    <w:rsid w:val="00282361"/>
    <w:rsid w:val="00283443"/>
    <w:rsid w:val="002834AF"/>
    <w:rsid w:val="00283ED1"/>
    <w:rsid w:val="00284F05"/>
    <w:rsid w:val="00285EBB"/>
    <w:rsid w:val="00286542"/>
    <w:rsid w:val="0028668C"/>
    <w:rsid w:val="002866E9"/>
    <w:rsid w:val="0028696C"/>
    <w:rsid w:val="00286B7D"/>
    <w:rsid w:val="00286C92"/>
    <w:rsid w:val="00286E71"/>
    <w:rsid w:val="00287046"/>
    <w:rsid w:val="00287AA9"/>
    <w:rsid w:val="00287CAE"/>
    <w:rsid w:val="00287FEE"/>
    <w:rsid w:val="0029017E"/>
    <w:rsid w:val="00290C63"/>
    <w:rsid w:val="00291F43"/>
    <w:rsid w:val="00292CE3"/>
    <w:rsid w:val="00294308"/>
    <w:rsid w:val="0029521E"/>
    <w:rsid w:val="002953D0"/>
    <w:rsid w:val="002957BD"/>
    <w:rsid w:val="00296D4A"/>
    <w:rsid w:val="00297FAA"/>
    <w:rsid w:val="002A16B9"/>
    <w:rsid w:val="002A2068"/>
    <w:rsid w:val="002A28EE"/>
    <w:rsid w:val="002A3437"/>
    <w:rsid w:val="002A672A"/>
    <w:rsid w:val="002B015C"/>
    <w:rsid w:val="002B03B3"/>
    <w:rsid w:val="002B06B6"/>
    <w:rsid w:val="002B1F95"/>
    <w:rsid w:val="002B2AA3"/>
    <w:rsid w:val="002B3119"/>
    <w:rsid w:val="002B3AE0"/>
    <w:rsid w:val="002B5AA8"/>
    <w:rsid w:val="002B727D"/>
    <w:rsid w:val="002C0815"/>
    <w:rsid w:val="002C13AC"/>
    <w:rsid w:val="002C1465"/>
    <w:rsid w:val="002C1B63"/>
    <w:rsid w:val="002C1BEA"/>
    <w:rsid w:val="002C20BE"/>
    <w:rsid w:val="002C2AF9"/>
    <w:rsid w:val="002C3148"/>
    <w:rsid w:val="002C4CA8"/>
    <w:rsid w:val="002C5CE6"/>
    <w:rsid w:val="002C7080"/>
    <w:rsid w:val="002C730F"/>
    <w:rsid w:val="002C78EE"/>
    <w:rsid w:val="002D1725"/>
    <w:rsid w:val="002D1E79"/>
    <w:rsid w:val="002D2F6C"/>
    <w:rsid w:val="002D3CC7"/>
    <w:rsid w:val="002D6ACD"/>
    <w:rsid w:val="002D72E7"/>
    <w:rsid w:val="002E00BA"/>
    <w:rsid w:val="002E0735"/>
    <w:rsid w:val="002E1A54"/>
    <w:rsid w:val="002E211D"/>
    <w:rsid w:val="002E2134"/>
    <w:rsid w:val="002E27F9"/>
    <w:rsid w:val="002E2DF3"/>
    <w:rsid w:val="002E3AE5"/>
    <w:rsid w:val="002E4F7D"/>
    <w:rsid w:val="002E6D69"/>
    <w:rsid w:val="002E6EA0"/>
    <w:rsid w:val="002E7606"/>
    <w:rsid w:val="002E775F"/>
    <w:rsid w:val="002E7884"/>
    <w:rsid w:val="002E78EF"/>
    <w:rsid w:val="002F1011"/>
    <w:rsid w:val="002F1AEE"/>
    <w:rsid w:val="002F40CB"/>
    <w:rsid w:val="002F4960"/>
    <w:rsid w:val="002F5CF9"/>
    <w:rsid w:val="002F6595"/>
    <w:rsid w:val="002F65C7"/>
    <w:rsid w:val="002F6CAA"/>
    <w:rsid w:val="002F6E72"/>
    <w:rsid w:val="002F7645"/>
    <w:rsid w:val="002F7FF4"/>
    <w:rsid w:val="003013C5"/>
    <w:rsid w:val="00301977"/>
    <w:rsid w:val="00301BA9"/>
    <w:rsid w:val="00302520"/>
    <w:rsid w:val="00302A25"/>
    <w:rsid w:val="00302C40"/>
    <w:rsid w:val="00304F52"/>
    <w:rsid w:val="0030534F"/>
    <w:rsid w:val="00305A3C"/>
    <w:rsid w:val="00305C61"/>
    <w:rsid w:val="00306B9D"/>
    <w:rsid w:val="003105CE"/>
    <w:rsid w:val="00310BA9"/>
    <w:rsid w:val="0031131E"/>
    <w:rsid w:val="00311492"/>
    <w:rsid w:val="00311820"/>
    <w:rsid w:val="00311E62"/>
    <w:rsid w:val="003127A4"/>
    <w:rsid w:val="00312920"/>
    <w:rsid w:val="00313BF5"/>
    <w:rsid w:val="00313C64"/>
    <w:rsid w:val="0031456B"/>
    <w:rsid w:val="00314B4D"/>
    <w:rsid w:val="00316900"/>
    <w:rsid w:val="003169B1"/>
    <w:rsid w:val="003213BD"/>
    <w:rsid w:val="00321FD7"/>
    <w:rsid w:val="00322D83"/>
    <w:rsid w:val="003247A5"/>
    <w:rsid w:val="00324E62"/>
    <w:rsid w:val="0032520E"/>
    <w:rsid w:val="00325653"/>
    <w:rsid w:val="00326BBC"/>
    <w:rsid w:val="003276E3"/>
    <w:rsid w:val="003277EC"/>
    <w:rsid w:val="00327957"/>
    <w:rsid w:val="003304FE"/>
    <w:rsid w:val="0033061E"/>
    <w:rsid w:val="003308A9"/>
    <w:rsid w:val="003312E7"/>
    <w:rsid w:val="00331C0E"/>
    <w:rsid w:val="00331CCC"/>
    <w:rsid w:val="00331E41"/>
    <w:rsid w:val="00332292"/>
    <w:rsid w:val="003333A2"/>
    <w:rsid w:val="00333EAD"/>
    <w:rsid w:val="00333F76"/>
    <w:rsid w:val="003340DA"/>
    <w:rsid w:val="003341E8"/>
    <w:rsid w:val="003349FF"/>
    <w:rsid w:val="00334B8E"/>
    <w:rsid w:val="0033538F"/>
    <w:rsid w:val="00335D41"/>
    <w:rsid w:val="00335FE0"/>
    <w:rsid w:val="003364A2"/>
    <w:rsid w:val="00336C50"/>
    <w:rsid w:val="00337222"/>
    <w:rsid w:val="0033775C"/>
    <w:rsid w:val="00337D50"/>
    <w:rsid w:val="00337F0D"/>
    <w:rsid w:val="00340D54"/>
    <w:rsid w:val="00340F83"/>
    <w:rsid w:val="0034115B"/>
    <w:rsid w:val="003432C2"/>
    <w:rsid w:val="00343523"/>
    <w:rsid w:val="00344697"/>
    <w:rsid w:val="003451F2"/>
    <w:rsid w:val="0034739D"/>
    <w:rsid w:val="00350E81"/>
    <w:rsid w:val="003511E7"/>
    <w:rsid w:val="00351C4C"/>
    <w:rsid w:val="0035288D"/>
    <w:rsid w:val="00352B2C"/>
    <w:rsid w:val="00352DD3"/>
    <w:rsid w:val="003536DC"/>
    <w:rsid w:val="0035386C"/>
    <w:rsid w:val="00353FC2"/>
    <w:rsid w:val="0035477F"/>
    <w:rsid w:val="003554E6"/>
    <w:rsid w:val="003557C5"/>
    <w:rsid w:val="00355CB2"/>
    <w:rsid w:val="00357ACD"/>
    <w:rsid w:val="0036028E"/>
    <w:rsid w:val="003610B8"/>
    <w:rsid w:val="00363059"/>
    <w:rsid w:val="003639F3"/>
    <w:rsid w:val="00363B19"/>
    <w:rsid w:val="00363F39"/>
    <w:rsid w:val="0036456A"/>
    <w:rsid w:val="00365AE2"/>
    <w:rsid w:val="003661BE"/>
    <w:rsid w:val="00366C51"/>
    <w:rsid w:val="003700C7"/>
    <w:rsid w:val="0037030F"/>
    <w:rsid w:val="00370A4E"/>
    <w:rsid w:val="00370E3E"/>
    <w:rsid w:val="00371AC3"/>
    <w:rsid w:val="003720D8"/>
    <w:rsid w:val="00372262"/>
    <w:rsid w:val="003724B6"/>
    <w:rsid w:val="00373576"/>
    <w:rsid w:val="00373943"/>
    <w:rsid w:val="003770D7"/>
    <w:rsid w:val="00377BBA"/>
    <w:rsid w:val="00381068"/>
    <w:rsid w:val="0038172F"/>
    <w:rsid w:val="003817A0"/>
    <w:rsid w:val="00381FD5"/>
    <w:rsid w:val="003821DB"/>
    <w:rsid w:val="00383CF3"/>
    <w:rsid w:val="00385C03"/>
    <w:rsid w:val="00386473"/>
    <w:rsid w:val="00387165"/>
    <w:rsid w:val="0039074A"/>
    <w:rsid w:val="00391837"/>
    <w:rsid w:val="00391BFB"/>
    <w:rsid w:val="00391CC5"/>
    <w:rsid w:val="00392536"/>
    <w:rsid w:val="00392C28"/>
    <w:rsid w:val="0039338E"/>
    <w:rsid w:val="00393F8C"/>
    <w:rsid w:val="00394584"/>
    <w:rsid w:val="0039486E"/>
    <w:rsid w:val="00395875"/>
    <w:rsid w:val="00396278"/>
    <w:rsid w:val="003970A2"/>
    <w:rsid w:val="00397854"/>
    <w:rsid w:val="00397BA5"/>
    <w:rsid w:val="00397C80"/>
    <w:rsid w:val="003A019C"/>
    <w:rsid w:val="003A0C88"/>
    <w:rsid w:val="003A14EC"/>
    <w:rsid w:val="003A1934"/>
    <w:rsid w:val="003A1D03"/>
    <w:rsid w:val="003A37C8"/>
    <w:rsid w:val="003A3B97"/>
    <w:rsid w:val="003A3E90"/>
    <w:rsid w:val="003A4786"/>
    <w:rsid w:val="003A5055"/>
    <w:rsid w:val="003A5806"/>
    <w:rsid w:val="003A5F43"/>
    <w:rsid w:val="003A6FE0"/>
    <w:rsid w:val="003B012F"/>
    <w:rsid w:val="003B1172"/>
    <w:rsid w:val="003B22EC"/>
    <w:rsid w:val="003B3051"/>
    <w:rsid w:val="003B4027"/>
    <w:rsid w:val="003B45DF"/>
    <w:rsid w:val="003B49C6"/>
    <w:rsid w:val="003B4A2A"/>
    <w:rsid w:val="003B4EDA"/>
    <w:rsid w:val="003B5B4A"/>
    <w:rsid w:val="003B5EA0"/>
    <w:rsid w:val="003B68E0"/>
    <w:rsid w:val="003B70B5"/>
    <w:rsid w:val="003C00F5"/>
    <w:rsid w:val="003C05A6"/>
    <w:rsid w:val="003C2AF3"/>
    <w:rsid w:val="003C43F1"/>
    <w:rsid w:val="003C4A8B"/>
    <w:rsid w:val="003C4C4D"/>
    <w:rsid w:val="003C60C7"/>
    <w:rsid w:val="003D0740"/>
    <w:rsid w:val="003D0C3D"/>
    <w:rsid w:val="003D173B"/>
    <w:rsid w:val="003D1897"/>
    <w:rsid w:val="003D262C"/>
    <w:rsid w:val="003D2ED3"/>
    <w:rsid w:val="003D3571"/>
    <w:rsid w:val="003D3600"/>
    <w:rsid w:val="003D3BFF"/>
    <w:rsid w:val="003D3D4A"/>
    <w:rsid w:val="003D625C"/>
    <w:rsid w:val="003D67E7"/>
    <w:rsid w:val="003D6F79"/>
    <w:rsid w:val="003D788E"/>
    <w:rsid w:val="003D7F05"/>
    <w:rsid w:val="003E0018"/>
    <w:rsid w:val="003E094F"/>
    <w:rsid w:val="003E1E35"/>
    <w:rsid w:val="003E1FB0"/>
    <w:rsid w:val="003E1FB8"/>
    <w:rsid w:val="003E281C"/>
    <w:rsid w:val="003E2854"/>
    <w:rsid w:val="003E2A6B"/>
    <w:rsid w:val="003E3B26"/>
    <w:rsid w:val="003E3CDD"/>
    <w:rsid w:val="003E4637"/>
    <w:rsid w:val="003E4EA1"/>
    <w:rsid w:val="003E551A"/>
    <w:rsid w:val="003E6987"/>
    <w:rsid w:val="003E6E10"/>
    <w:rsid w:val="003E6EDD"/>
    <w:rsid w:val="003E7078"/>
    <w:rsid w:val="003E71EA"/>
    <w:rsid w:val="003E7BF3"/>
    <w:rsid w:val="003F0400"/>
    <w:rsid w:val="003F0628"/>
    <w:rsid w:val="003F0A24"/>
    <w:rsid w:val="003F1C3C"/>
    <w:rsid w:val="003F1D9D"/>
    <w:rsid w:val="003F3BD3"/>
    <w:rsid w:val="003F3D17"/>
    <w:rsid w:val="003F3E4F"/>
    <w:rsid w:val="003F4841"/>
    <w:rsid w:val="003F5047"/>
    <w:rsid w:val="003F559D"/>
    <w:rsid w:val="003F6148"/>
    <w:rsid w:val="003F6E02"/>
    <w:rsid w:val="003F6F74"/>
    <w:rsid w:val="003F7534"/>
    <w:rsid w:val="003F7E3A"/>
    <w:rsid w:val="004001DA"/>
    <w:rsid w:val="00401301"/>
    <w:rsid w:val="00401AEE"/>
    <w:rsid w:val="00402215"/>
    <w:rsid w:val="0040264B"/>
    <w:rsid w:val="00402B20"/>
    <w:rsid w:val="004031B2"/>
    <w:rsid w:val="00403344"/>
    <w:rsid w:val="004037D8"/>
    <w:rsid w:val="00403B25"/>
    <w:rsid w:val="00404969"/>
    <w:rsid w:val="00405548"/>
    <w:rsid w:val="00406429"/>
    <w:rsid w:val="0040720B"/>
    <w:rsid w:val="004077BF"/>
    <w:rsid w:val="004078CD"/>
    <w:rsid w:val="0040793A"/>
    <w:rsid w:val="00407A91"/>
    <w:rsid w:val="00410329"/>
    <w:rsid w:val="00410C1A"/>
    <w:rsid w:val="004110B7"/>
    <w:rsid w:val="004119E1"/>
    <w:rsid w:val="00412671"/>
    <w:rsid w:val="00412DBE"/>
    <w:rsid w:val="00413310"/>
    <w:rsid w:val="00413637"/>
    <w:rsid w:val="004136EC"/>
    <w:rsid w:val="0041403C"/>
    <w:rsid w:val="004143B3"/>
    <w:rsid w:val="0041489D"/>
    <w:rsid w:val="00414CE5"/>
    <w:rsid w:val="004161EF"/>
    <w:rsid w:val="004172B0"/>
    <w:rsid w:val="00420647"/>
    <w:rsid w:val="0042118C"/>
    <w:rsid w:val="0042128E"/>
    <w:rsid w:val="00421C84"/>
    <w:rsid w:val="004221F1"/>
    <w:rsid w:val="0042389C"/>
    <w:rsid w:val="004243C6"/>
    <w:rsid w:val="00425422"/>
    <w:rsid w:val="00425FDB"/>
    <w:rsid w:val="0042616B"/>
    <w:rsid w:val="0042746C"/>
    <w:rsid w:val="004277AC"/>
    <w:rsid w:val="0043100D"/>
    <w:rsid w:val="004313FD"/>
    <w:rsid w:val="0043143F"/>
    <w:rsid w:val="00432E42"/>
    <w:rsid w:val="00433A53"/>
    <w:rsid w:val="00433FCB"/>
    <w:rsid w:val="00434440"/>
    <w:rsid w:val="004347D4"/>
    <w:rsid w:val="00434C12"/>
    <w:rsid w:val="0043502B"/>
    <w:rsid w:val="00435136"/>
    <w:rsid w:val="00435618"/>
    <w:rsid w:val="0043564F"/>
    <w:rsid w:val="00435E98"/>
    <w:rsid w:val="00436DBE"/>
    <w:rsid w:val="00437D4C"/>
    <w:rsid w:val="0044063F"/>
    <w:rsid w:val="00441DBD"/>
    <w:rsid w:val="00442272"/>
    <w:rsid w:val="00442314"/>
    <w:rsid w:val="004423A3"/>
    <w:rsid w:val="00443CF5"/>
    <w:rsid w:val="00444E0A"/>
    <w:rsid w:val="00445943"/>
    <w:rsid w:val="00447017"/>
    <w:rsid w:val="00447D86"/>
    <w:rsid w:val="00447FD9"/>
    <w:rsid w:val="00451756"/>
    <w:rsid w:val="00452290"/>
    <w:rsid w:val="0045298D"/>
    <w:rsid w:val="00452A19"/>
    <w:rsid w:val="00452A4A"/>
    <w:rsid w:val="0045444D"/>
    <w:rsid w:val="004545D3"/>
    <w:rsid w:val="00454BA6"/>
    <w:rsid w:val="00454C44"/>
    <w:rsid w:val="00456D67"/>
    <w:rsid w:val="00460A66"/>
    <w:rsid w:val="004619EE"/>
    <w:rsid w:val="004621E8"/>
    <w:rsid w:val="00462324"/>
    <w:rsid w:val="004633AA"/>
    <w:rsid w:val="004638E6"/>
    <w:rsid w:val="0046423F"/>
    <w:rsid w:val="00464997"/>
    <w:rsid w:val="004652B1"/>
    <w:rsid w:val="00465ADC"/>
    <w:rsid w:val="00465E85"/>
    <w:rsid w:val="00467939"/>
    <w:rsid w:val="00467BFC"/>
    <w:rsid w:val="00470DED"/>
    <w:rsid w:val="004721F1"/>
    <w:rsid w:val="004722C6"/>
    <w:rsid w:val="0047289D"/>
    <w:rsid w:val="00472DB5"/>
    <w:rsid w:val="00472E1E"/>
    <w:rsid w:val="004730F8"/>
    <w:rsid w:val="00473D07"/>
    <w:rsid w:val="0047456C"/>
    <w:rsid w:val="00475631"/>
    <w:rsid w:val="004760CF"/>
    <w:rsid w:val="00476561"/>
    <w:rsid w:val="00476899"/>
    <w:rsid w:val="00477429"/>
    <w:rsid w:val="00480796"/>
    <w:rsid w:val="00480A22"/>
    <w:rsid w:val="004816ED"/>
    <w:rsid w:val="00481722"/>
    <w:rsid w:val="00481F1D"/>
    <w:rsid w:val="004820D9"/>
    <w:rsid w:val="00483658"/>
    <w:rsid w:val="00484124"/>
    <w:rsid w:val="004866E1"/>
    <w:rsid w:val="00486E88"/>
    <w:rsid w:val="004876C3"/>
    <w:rsid w:val="0049170C"/>
    <w:rsid w:val="00491D21"/>
    <w:rsid w:val="00492D4F"/>
    <w:rsid w:val="004931FA"/>
    <w:rsid w:val="00495B06"/>
    <w:rsid w:val="0049632B"/>
    <w:rsid w:val="00496665"/>
    <w:rsid w:val="00496DBA"/>
    <w:rsid w:val="0049701A"/>
    <w:rsid w:val="00497999"/>
    <w:rsid w:val="004A0944"/>
    <w:rsid w:val="004A1BE5"/>
    <w:rsid w:val="004A1C3C"/>
    <w:rsid w:val="004A1CA1"/>
    <w:rsid w:val="004A22F1"/>
    <w:rsid w:val="004A2543"/>
    <w:rsid w:val="004A2A06"/>
    <w:rsid w:val="004A2F76"/>
    <w:rsid w:val="004A4E35"/>
    <w:rsid w:val="004A4ECC"/>
    <w:rsid w:val="004A5650"/>
    <w:rsid w:val="004A5FA6"/>
    <w:rsid w:val="004A60D4"/>
    <w:rsid w:val="004A76B5"/>
    <w:rsid w:val="004A7D81"/>
    <w:rsid w:val="004B166E"/>
    <w:rsid w:val="004B1991"/>
    <w:rsid w:val="004B1A1F"/>
    <w:rsid w:val="004B2770"/>
    <w:rsid w:val="004B46BF"/>
    <w:rsid w:val="004B4965"/>
    <w:rsid w:val="004B4A15"/>
    <w:rsid w:val="004B4A24"/>
    <w:rsid w:val="004B4D4B"/>
    <w:rsid w:val="004B50BC"/>
    <w:rsid w:val="004B569A"/>
    <w:rsid w:val="004C173C"/>
    <w:rsid w:val="004C2130"/>
    <w:rsid w:val="004C2AFE"/>
    <w:rsid w:val="004C2FAC"/>
    <w:rsid w:val="004C33F0"/>
    <w:rsid w:val="004C357F"/>
    <w:rsid w:val="004C4281"/>
    <w:rsid w:val="004C4883"/>
    <w:rsid w:val="004C6876"/>
    <w:rsid w:val="004C710D"/>
    <w:rsid w:val="004D047A"/>
    <w:rsid w:val="004D10A9"/>
    <w:rsid w:val="004D198D"/>
    <w:rsid w:val="004D1EA2"/>
    <w:rsid w:val="004D229E"/>
    <w:rsid w:val="004D2F7A"/>
    <w:rsid w:val="004D3460"/>
    <w:rsid w:val="004D4BB6"/>
    <w:rsid w:val="004D4DEC"/>
    <w:rsid w:val="004D5CBF"/>
    <w:rsid w:val="004D6AA6"/>
    <w:rsid w:val="004E011E"/>
    <w:rsid w:val="004E04DF"/>
    <w:rsid w:val="004E06DF"/>
    <w:rsid w:val="004E1110"/>
    <w:rsid w:val="004E1523"/>
    <w:rsid w:val="004E1DE0"/>
    <w:rsid w:val="004E292B"/>
    <w:rsid w:val="004E433F"/>
    <w:rsid w:val="004E47BB"/>
    <w:rsid w:val="004E52D7"/>
    <w:rsid w:val="004E53BF"/>
    <w:rsid w:val="004E5DDD"/>
    <w:rsid w:val="004E649C"/>
    <w:rsid w:val="004E649F"/>
    <w:rsid w:val="004F1832"/>
    <w:rsid w:val="004F2337"/>
    <w:rsid w:val="004F3466"/>
    <w:rsid w:val="004F35B9"/>
    <w:rsid w:val="004F4442"/>
    <w:rsid w:val="004F4D6A"/>
    <w:rsid w:val="004F58FE"/>
    <w:rsid w:val="004F5E81"/>
    <w:rsid w:val="004F6377"/>
    <w:rsid w:val="004F698F"/>
    <w:rsid w:val="004F6AA4"/>
    <w:rsid w:val="004F7764"/>
    <w:rsid w:val="00500426"/>
    <w:rsid w:val="00500E10"/>
    <w:rsid w:val="00501928"/>
    <w:rsid w:val="00501A40"/>
    <w:rsid w:val="00502136"/>
    <w:rsid w:val="005022DF"/>
    <w:rsid w:val="00503280"/>
    <w:rsid w:val="00504474"/>
    <w:rsid w:val="00504A6B"/>
    <w:rsid w:val="00504C09"/>
    <w:rsid w:val="0050510D"/>
    <w:rsid w:val="00506233"/>
    <w:rsid w:val="00506CF5"/>
    <w:rsid w:val="00507541"/>
    <w:rsid w:val="00507E3A"/>
    <w:rsid w:val="00511AF5"/>
    <w:rsid w:val="00513A1F"/>
    <w:rsid w:val="00514313"/>
    <w:rsid w:val="00514A7A"/>
    <w:rsid w:val="00514E7E"/>
    <w:rsid w:val="00516072"/>
    <w:rsid w:val="00517480"/>
    <w:rsid w:val="005208D1"/>
    <w:rsid w:val="00520B36"/>
    <w:rsid w:val="005211E5"/>
    <w:rsid w:val="005212A7"/>
    <w:rsid w:val="005212FC"/>
    <w:rsid w:val="0052226D"/>
    <w:rsid w:val="00522E3F"/>
    <w:rsid w:val="0052303E"/>
    <w:rsid w:val="00523F8E"/>
    <w:rsid w:val="005275FA"/>
    <w:rsid w:val="0052774A"/>
    <w:rsid w:val="00531B63"/>
    <w:rsid w:val="005334C1"/>
    <w:rsid w:val="00533932"/>
    <w:rsid w:val="005344C3"/>
    <w:rsid w:val="00534546"/>
    <w:rsid w:val="0053503C"/>
    <w:rsid w:val="0053613A"/>
    <w:rsid w:val="00537B45"/>
    <w:rsid w:val="00537EC7"/>
    <w:rsid w:val="00540ED1"/>
    <w:rsid w:val="00541BB7"/>
    <w:rsid w:val="005423E9"/>
    <w:rsid w:val="00543264"/>
    <w:rsid w:val="0054342B"/>
    <w:rsid w:val="00543C46"/>
    <w:rsid w:val="00543D1B"/>
    <w:rsid w:val="005441F9"/>
    <w:rsid w:val="00545637"/>
    <w:rsid w:val="00545910"/>
    <w:rsid w:val="0054688B"/>
    <w:rsid w:val="00547275"/>
    <w:rsid w:val="00547BFE"/>
    <w:rsid w:val="0055047E"/>
    <w:rsid w:val="0055077D"/>
    <w:rsid w:val="00550D6B"/>
    <w:rsid w:val="0055203D"/>
    <w:rsid w:val="00552E0A"/>
    <w:rsid w:val="00553081"/>
    <w:rsid w:val="0055322A"/>
    <w:rsid w:val="0055345B"/>
    <w:rsid w:val="00553759"/>
    <w:rsid w:val="005538C4"/>
    <w:rsid w:val="00555B74"/>
    <w:rsid w:val="00555F4A"/>
    <w:rsid w:val="005560BE"/>
    <w:rsid w:val="00556721"/>
    <w:rsid w:val="00557671"/>
    <w:rsid w:val="0056034B"/>
    <w:rsid w:val="0056107E"/>
    <w:rsid w:val="005610B4"/>
    <w:rsid w:val="005620C1"/>
    <w:rsid w:val="00562235"/>
    <w:rsid w:val="0056275E"/>
    <w:rsid w:val="00562966"/>
    <w:rsid w:val="00563524"/>
    <w:rsid w:val="00563601"/>
    <w:rsid w:val="00563F01"/>
    <w:rsid w:val="00564761"/>
    <w:rsid w:val="00564B5B"/>
    <w:rsid w:val="00564FE7"/>
    <w:rsid w:val="005656AD"/>
    <w:rsid w:val="00565AE7"/>
    <w:rsid w:val="00566106"/>
    <w:rsid w:val="00566BF9"/>
    <w:rsid w:val="0056700A"/>
    <w:rsid w:val="00570521"/>
    <w:rsid w:val="00570C28"/>
    <w:rsid w:val="00571E99"/>
    <w:rsid w:val="00573A83"/>
    <w:rsid w:val="005749EA"/>
    <w:rsid w:val="00574A89"/>
    <w:rsid w:val="00574B75"/>
    <w:rsid w:val="00575F04"/>
    <w:rsid w:val="00576067"/>
    <w:rsid w:val="005762CD"/>
    <w:rsid w:val="00576A3C"/>
    <w:rsid w:val="00576C81"/>
    <w:rsid w:val="00577115"/>
    <w:rsid w:val="00577383"/>
    <w:rsid w:val="00581003"/>
    <w:rsid w:val="00581908"/>
    <w:rsid w:val="00581F07"/>
    <w:rsid w:val="005825E0"/>
    <w:rsid w:val="00582886"/>
    <w:rsid w:val="00582956"/>
    <w:rsid w:val="00582D33"/>
    <w:rsid w:val="005835B1"/>
    <w:rsid w:val="0058465F"/>
    <w:rsid w:val="00586BA2"/>
    <w:rsid w:val="00586CA7"/>
    <w:rsid w:val="00587280"/>
    <w:rsid w:val="00587645"/>
    <w:rsid w:val="00587AA3"/>
    <w:rsid w:val="005902B0"/>
    <w:rsid w:val="00590A98"/>
    <w:rsid w:val="00590D19"/>
    <w:rsid w:val="005913C5"/>
    <w:rsid w:val="00591973"/>
    <w:rsid w:val="00591BC5"/>
    <w:rsid w:val="00591FC1"/>
    <w:rsid w:val="005928AE"/>
    <w:rsid w:val="00594728"/>
    <w:rsid w:val="00594CC5"/>
    <w:rsid w:val="00595436"/>
    <w:rsid w:val="00595C5C"/>
    <w:rsid w:val="00596637"/>
    <w:rsid w:val="005967C5"/>
    <w:rsid w:val="00596DB6"/>
    <w:rsid w:val="00597EF7"/>
    <w:rsid w:val="005A002D"/>
    <w:rsid w:val="005A1E50"/>
    <w:rsid w:val="005A2AAE"/>
    <w:rsid w:val="005A3FAF"/>
    <w:rsid w:val="005A4C96"/>
    <w:rsid w:val="005A4E8E"/>
    <w:rsid w:val="005A5B81"/>
    <w:rsid w:val="005A5BF3"/>
    <w:rsid w:val="005A6C9E"/>
    <w:rsid w:val="005A717C"/>
    <w:rsid w:val="005A7BAA"/>
    <w:rsid w:val="005B0A8E"/>
    <w:rsid w:val="005B1BA4"/>
    <w:rsid w:val="005B372C"/>
    <w:rsid w:val="005B3AE4"/>
    <w:rsid w:val="005B3B0C"/>
    <w:rsid w:val="005B3E13"/>
    <w:rsid w:val="005B4440"/>
    <w:rsid w:val="005B46DF"/>
    <w:rsid w:val="005B6B35"/>
    <w:rsid w:val="005B70F1"/>
    <w:rsid w:val="005B79DF"/>
    <w:rsid w:val="005C0415"/>
    <w:rsid w:val="005C051A"/>
    <w:rsid w:val="005C0823"/>
    <w:rsid w:val="005C0A0D"/>
    <w:rsid w:val="005C0AA7"/>
    <w:rsid w:val="005C1EEB"/>
    <w:rsid w:val="005C23C3"/>
    <w:rsid w:val="005C3D0B"/>
    <w:rsid w:val="005C4220"/>
    <w:rsid w:val="005C4A40"/>
    <w:rsid w:val="005C51E7"/>
    <w:rsid w:val="005C7348"/>
    <w:rsid w:val="005C7E05"/>
    <w:rsid w:val="005C7F6A"/>
    <w:rsid w:val="005D094B"/>
    <w:rsid w:val="005D21C9"/>
    <w:rsid w:val="005D221E"/>
    <w:rsid w:val="005D2583"/>
    <w:rsid w:val="005D298D"/>
    <w:rsid w:val="005D29A7"/>
    <w:rsid w:val="005D2BD1"/>
    <w:rsid w:val="005D2EE6"/>
    <w:rsid w:val="005D3A83"/>
    <w:rsid w:val="005D4539"/>
    <w:rsid w:val="005D4E97"/>
    <w:rsid w:val="005D5F1A"/>
    <w:rsid w:val="005D626F"/>
    <w:rsid w:val="005D69AE"/>
    <w:rsid w:val="005D7609"/>
    <w:rsid w:val="005D76C7"/>
    <w:rsid w:val="005D7C39"/>
    <w:rsid w:val="005E01DC"/>
    <w:rsid w:val="005E05AF"/>
    <w:rsid w:val="005E19CD"/>
    <w:rsid w:val="005E2060"/>
    <w:rsid w:val="005E25D1"/>
    <w:rsid w:val="005E2DBF"/>
    <w:rsid w:val="005E312F"/>
    <w:rsid w:val="005E3BDF"/>
    <w:rsid w:val="005E492E"/>
    <w:rsid w:val="005E4E36"/>
    <w:rsid w:val="005E4E6D"/>
    <w:rsid w:val="005E4FC6"/>
    <w:rsid w:val="005E4FF3"/>
    <w:rsid w:val="005E5834"/>
    <w:rsid w:val="005E59DA"/>
    <w:rsid w:val="005E711A"/>
    <w:rsid w:val="005E75D4"/>
    <w:rsid w:val="005F1776"/>
    <w:rsid w:val="005F17B1"/>
    <w:rsid w:val="005F1C47"/>
    <w:rsid w:val="005F28C1"/>
    <w:rsid w:val="005F338B"/>
    <w:rsid w:val="005F36FF"/>
    <w:rsid w:val="005F372F"/>
    <w:rsid w:val="005F452E"/>
    <w:rsid w:val="005F5C90"/>
    <w:rsid w:val="005F5D25"/>
    <w:rsid w:val="005F63F3"/>
    <w:rsid w:val="005F660A"/>
    <w:rsid w:val="005F6857"/>
    <w:rsid w:val="005F6F65"/>
    <w:rsid w:val="006009AC"/>
    <w:rsid w:val="0060332A"/>
    <w:rsid w:val="006038A3"/>
    <w:rsid w:val="00603ED9"/>
    <w:rsid w:val="00604AD4"/>
    <w:rsid w:val="00604EDB"/>
    <w:rsid w:val="00605291"/>
    <w:rsid w:val="00605B3C"/>
    <w:rsid w:val="00606B82"/>
    <w:rsid w:val="00606C8F"/>
    <w:rsid w:val="006079B3"/>
    <w:rsid w:val="00610411"/>
    <w:rsid w:val="00610F9D"/>
    <w:rsid w:val="00611193"/>
    <w:rsid w:val="0061167D"/>
    <w:rsid w:val="00611E49"/>
    <w:rsid w:val="00611FE4"/>
    <w:rsid w:val="0061202F"/>
    <w:rsid w:val="0061278B"/>
    <w:rsid w:val="0061317F"/>
    <w:rsid w:val="00613829"/>
    <w:rsid w:val="00613CA9"/>
    <w:rsid w:val="00613D85"/>
    <w:rsid w:val="00613DF3"/>
    <w:rsid w:val="00613F4C"/>
    <w:rsid w:val="00614783"/>
    <w:rsid w:val="00614C99"/>
    <w:rsid w:val="00614F15"/>
    <w:rsid w:val="006165F6"/>
    <w:rsid w:val="00617277"/>
    <w:rsid w:val="0061796B"/>
    <w:rsid w:val="00620332"/>
    <w:rsid w:val="0062037E"/>
    <w:rsid w:val="00621A16"/>
    <w:rsid w:val="006223C9"/>
    <w:rsid w:val="00622D43"/>
    <w:rsid w:val="00623347"/>
    <w:rsid w:val="006239ED"/>
    <w:rsid w:val="00623A8E"/>
    <w:rsid w:val="00623B3E"/>
    <w:rsid w:val="0062412D"/>
    <w:rsid w:val="0062414E"/>
    <w:rsid w:val="00624290"/>
    <w:rsid w:val="006242A2"/>
    <w:rsid w:val="00624563"/>
    <w:rsid w:val="00625365"/>
    <w:rsid w:val="00625E02"/>
    <w:rsid w:val="0062642A"/>
    <w:rsid w:val="006275F3"/>
    <w:rsid w:val="00630DEE"/>
    <w:rsid w:val="0063362A"/>
    <w:rsid w:val="00633BC4"/>
    <w:rsid w:val="006341AE"/>
    <w:rsid w:val="0063451B"/>
    <w:rsid w:val="006351AB"/>
    <w:rsid w:val="006361ED"/>
    <w:rsid w:val="006369BC"/>
    <w:rsid w:val="00637296"/>
    <w:rsid w:val="00637C33"/>
    <w:rsid w:val="00640971"/>
    <w:rsid w:val="006413A6"/>
    <w:rsid w:val="00641843"/>
    <w:rsid w:val="00641A35"/>
    <w:rsid w:val="00642578"/>
    <w:rsid w:val="00642DC0"/>
    <w:rsid w:val="006432C8"/>
    <w:rsid w:val="00643788"/>
    <w:rsid w:val="00644517"/>
    <w:rsid w:val="00646550"/>
    <w:rsid w:val="00646E51"/>
    <w:rsid w:val="00647003"/>
    <w:rsid w:val="00647132"/>
    <w:rsid w:val="0065030E"/>
    <w:rsid w:val="00650E0C"/>
    <w:rsid w:val="006512EF"/>
    <w:rsid w:val="0065181F"/>
    <w:rsid w:val="00652066"/>
    <w:rsid w:val="0065214B"/>
    <w:rsid w:val="006522DB"/>
    <w:rsid w:val="00652F3F"/>
    <w:rsid w:val="00654B3D"/>
    <w:rsid w:val="00654FC0"/>
    <w:rsid w:val="0065586A"/>
    <w:rsid w:val="0065598B"/>
    <w:rsid w:val="006606B8"/>
    <w:rsid w:val="006612F8"/>
    <w:rsid w:val="00661C85"/>
    <w:rsid w:val="00662028"/>
    <w:rsid w:val="00663E18"/>
    <w:rsid w:val="00663E9D"/>
    <w:rsid w:val="006649F5"/>
    <w:rsid w:val="00664B08"/>
    <w:rsid w:val="00664EA2"/>
    <w:rsid w:val="00664F1E"/>
    <w:rsid w:val="00665850"/>
    <w:rsid w:val="00665BA8"/>
    <w:rsid w:val="00665BB9"/>
    <w:rsid w:val="00666114"/>
    <w:rsid w:val="0066701D"/>
    <w:rsid w:val="006677EE"/>
    <w:rsid w:val="006702BC"/>
    <w:rsid w:val="006703FC"/>
    <w:rsid w:val="00673051"/>
    <w:rsid w:val="006735F2"/>
    <w:rsid w:val="00673B36"/>
    <w:rsid w:val="006744B1"/>
    <w:rsid w:val="006753FB"/>
    <w:rsid w:val="006756AB"/>
    <w:rsid w:val="006756B0"/>
    <w:rsid w:val="0067693D"/>
    <w:rsid w:val="00676CD5"/>
    <w:rsid w:val="00676E96"/>
    <w:rsid w:val="006771CF"/>
    <w:rsid w:val="00677345"/>
    <w:rsid w:val="00677DE3"/>
    <w:rsid w:val="00680EB5"/>
    <w:rsid w:val="006819BE"/>
    <w:rsid w:val="00681ACB"/>
    <w:rsid w:val="0068252C"/>
    <w:rsid w:val="00682942"/>
    <w:rsid w:val="00683638"/>
    <w:rsid w:val="00684150"/>
    <w:rsid w:val="00685BBF"/>
    <w:rsid w:val="00686555"/>
    <w:rsid w:val="00686E14"/>
    <w:rsid w:val="00687967"/>
    <w:rsid w:val="006900CD"/>
    <w:rsid w:val="00690606"/>
    <w:rsid w:val="00690D2C"/>
    <w:rsid w:val="006916B6"/>
    <w:rsid w:val="006917AC"/>
    <w:rsid w:val="0069298B"/>
    <w:rsid w:val="00692ECD"/>
    <w:rsid w:val="00693289"/>
    <w:rsid w:val="006936B5"/>
    <w:rsid w:val="00694118"/>
    <w:rsid w:val="00695571"/>
    <w:rsid w:val="006956D2"/>
    <w:rsid w:val="00695B3C"/>
    <w:rsid w:val="0069612F"/>
    <w:rsid w:val="00697661"/>
    <w:rsid w:val="00697CD2"/>
    <w:rsid w:val="00697DE4"/>
    <w:rsid w:val="006A0B68"/>
    <w:rsid w:val="006A0E21"/>
    <w:rsid w:val="006A0EFA"/>
    <w:rsid w:val="006A1485"/>
    <w:rsid w:val="006A1931"/>
    <w:rsid w:val="006A1AF5"/>
    <w:rsid w:val="006A1EFA"/>
    <w:rsid w:val="006A289C"/>
    <w:rsid w:val="006A3BC7"/>
    <w:rsid w:val="006A4839"/>
    <w:rsid w:val="006A637F"/>
    <w:rsid w:val="006A68AC"/>
    <w:rsid w:val="006A731F"/>
    <w:rsid w:val="006A7C36"/>
    <w:rsid w:val="006B0BC7"/>
    <w:rsid w:val="006B2534"/>
    <w:rsid w:val="006B2A75"/>
    <w:rsid w:val="006B35AE"/>
    <w:rsid w:val="006B3609"/>
    <w:rsid w:val="006B361C"/>
    <w:rsid w:val="006B40B4"/>
    <w:rsid w:val="006B4375"/>
    <w:rsid w:val="006B4985"/>
    <w:rsid w:val="006B5523"/>
    <w:rsid w:val="006B5CC2"/>
    <w:rsid w:val="006B5E14"/>
    <w:rsid w:val="006B757E"/>
    <w:rsid w:val="006B77B3"/>
    <w:rsid w:val="006B7845"/>
    <w:rsid w:val="006B7E0E"/>
    <w:rsid w:val="006C0B60"/>
    <w:rsid w:val="006C0FB1"/>
    <w:rsid w:val="006C175C"/>
    <w:rsid w:val="006C1A84"/>
    <w:rsid w:val="006C280E"/>
    <w:rsid w:val="006C3A40"/>
    <w:rsid w:val="006C3CB5"/>
    <w:rsid w:val="006C3EDB"/>
    <w:rsid w:val="006C4091"/>
    <w:rsid w:val="006C41E4"/>
    <w:rsid w:val="006C5B05"/>
    <w:rsid w:val="006C6109"/>
    <w:rsid w:val="006C6A34"/>
    <w:rsid w:val="006D0612"/>
    <w:rsid w:val="006D09C9"/>
    <w:rsid w:val="006D0F28"/>
    <w:rsid w:val="006D13F3"/>
    <w:rsid w:val="006D22E1"/>
    <w:rsid w:val="006D37AD"/>
    <w:rsid w:val="006D4B76"/>
    <w:rsid w:val="006D5B56"/>
    <w:rsid w:val="006D5C67"/>
    <w:rsid w:val="006D5E7E"/>
    <w:rsid w:val="006D6AAD"/>
    <w:rsid w:val="006D6C4A"/>
    <w:rsid w:val="006D7414"/>
    <w:rsid w:val="006E048F"/>
    <w:rsid w:val="006E0EA2"/>
    <w:rsid w:val="006E281A"/>
    <w:rsid w:val="006E2C48"/>
    <w:rsid w:val="006E3330"/>
    <w:rsid w:val="006E3ED5"/>
    <w:rsid w:val="006E4195"/>
    <w:rsid w:val="006E4AB0"/>
    <w:rsid w:val="006E51D7"/>
    <w:rsid w:val="006E551A"/>
    <w:rsid w:val="006E5E24"/>
    <w:rsid w:val="006E5EC1"/>
    <w:rsid w:val="006E6325"/>
    <w:rsid w:val="006E6870"/>
    <w:rsid w:val="006E76CD"/>
    <w:rsid w:val="006F0838"/>
    <w:rsid w:val="006F2FBB"/>
    <w:rsid w:val="006F3748"/>
    <w:rsid w:val="006F3E04"/>
    <w:rsid w:val="006F49BF"/>
    <w:rsid w:val="006F4D4C"/>
    <w:rsid w:val="006F7045"/>
    <w:rsid w:val="006F7812"/>
    <w:rsid w:val="0070054E"/>
    <w:rsid w:val="00700FE2"/>
    <w:rsid w:val="00702026"/>
    <w:rsid w:val="0070313E"/>
    <w:rsid w:val="00704165"/>
    <w:rsid w:val="00704166"/>
    <w:rsid w:val="00705A74"/>
    <w:rsid w:val="00705E94"/>
    <w:rsid w:val="00706379"/>
    <w:rsid w:val="007072EE"/>
    <w:rsid w:val="007072F8"/>
    <w:rsid w:val="0070785F"/>
    <w:rsid w:val="00707B88"/>
    <w:rsid w:val="007103B3"/>
    <w:rsid w:val="00711CA1"/>
    <w:rsid w:val="00711FE2"/>
    <w:rsid w:val="00712437"/>
    <w:rsid w:val="00712B76"/>
    <w:rsid w:val="007130E3"/>
    <w:rsid w:val="007131CE"/>
    <w:rsid w:val="00713FA6"/>
    <w:rsid w:val="0071466B"/>
    <w:rsid w:val="00714A3E"/>
    <w:rsid w:val="00714ABD"/>
    <w:rsid w:val="0071567D"/>
    <w:rsid w:val="00715A7E"/>
    <w:rsid w:val="007165FA"/>
    <w:rsid w:val="00716C19"/>
    <w:rsid w:val="00717C7F"/>
    <w:rsid w:val="00720414"/>
    <w:rsid w:val="00720847"/>
    <w:rsid w:val="00720A21"/>
    <w:rsid w:val="00720A92"/>
    <w:rsid w:val="00721475"/>
    <w:rsid w:val="00723667"/>
    <w:rsid w:val="007237DC"/>
    <w:rsid w:val="00725F3C"/>
    <w:rsid w:val="007261F0"/>
    <w:rsid w:val="00726506"/>
    <w:rsid w:val="00726DDF"/>
    <w:rsid w:val="00727016"/>
    <w:rsid w:val="0072717D"/>
    <w:rsid w:val="00727341"/>
    <w:rsid w:val="00727938"/>
    <w:rsid w:val="0073046E"/>
    <w:rsid w:val="00730AFA"/>
    <w:rsid w:val="00730C8F"/>
    <w:rsid w:val="00731D8E"/>
    <w:rsid w:val="0073212A"/>
    <w:rsid w:val="007321C8"/>
    <w:rsid w:val="00732C8B"/>
    <w:rsid w:val="00732F8A"/>
    <w:rsid w:val="007330ED"/>
    <w:rsid w:val="00733A1A"/>
    <w:rsid w:val="00733E93"/>
    <w:rsid w:val="00734132"/>
    <w:rsid w:val="00734C8C"/>
    <w:rsid w:val="00734CBA"/>
    <w:rsid w:val="00735298"/>
    <w:rsid w:val="00735D2E"/>
    <w:rsid w:val="0073613C"/>
    <w:rsid w:val="00736495"/>
    <w:rsid w:val="007368CB"/>
    <w:rsid w:val="00737A9B"/>
    <w:rsid w:val="00737E77"/>
    <w:rsid w:val="007402B6"/>
    <w:rsid w:val="00740FAE"/>
    <w:rsid w:val="00741A9B"/>
    <w:rsid w:val="0074237A"/>
    <w:rsid w:val="00742FA3"/>
    <w:rsid w:val="0074462A"/>
    <w:rsid w:val="0074470A"/>
    <w:rsid w:val="007448FB"/>
    <w:rsid w:val="00744ADF"/>
    <w:rsid w:val="00744F54"/>
    <w:rsid w:val="00745B32"/>
    <w:rsid w:val="00745D62"/>
    <w:rsid w:val="007465DC"/>
    <w:rsid w:val="00750264"/>
    <w:rsid w:val="0075078B"/>
    <w:rsid w:val="00750CC5"/>
    <w:rsid w:val="007511F0"/>
    <w:rsid w:val="00751FAF"/>
    <w:rsid w:val="00752B4A"/>
    <w:rsid w:val="00753696"/>
    <w:rsid w:val="00753831"/>
    <w:rsid w:val="007539C3"/>
    <w:rsid w:val="007539D5"/>
    <w:rsid w:val="007561B8"/>
    <w:rsid w:val="00756B82"/>
    <w:rsid w:val="00756E51"/>
    <w:rsid w:val="0075741B"/>
    <w:rsid w:val="00757776"/>
    <w:rsid w:val="00757EC9"/>
    <w:rsid w:val="00760582"/>
    <w:rsid w:val="00760CAC"/>
    <w:rsid w:val="00760EE7"/>
    <w:rsid w:val="007611A8"/>
    <w:rsid w:val="00764385"/>
    <w:rsid w:val="0076442B"/>
    <w:rsid w:val="007650AD"/>
    <w:rsid w:val="0076577B"/>
    <w:rsid w:val="0076582D"/>
    <w:rsid w:val="007673A9"/>
    <w:rsid w:val="00770338"/>
    <w:rsid w:val="00773B52"/>
    <w:rsid w:val="007747B7"/>
    <w:rsid w:val="0077486F"/>
    <w:rsid w:val="00774A0A"/>
    <w:rsid w:val="00776377"/>
    <w:rsid w:val="007768D2"/>
    <w:rsid w:val="0077778A"/>
    <w:rsid w:val="007802B4"/>
    <w:rsid w:val="0078055A"/>
    <w:rsid w:val="00780D06"/>
    <w:rsid w:val="00781990"/>
    <w:rsid w:val="007822A3"/>
    <w:rsid w:val="00782B06"/>
    <w:rsid w:val="007832FD"/>
    <w:rsid w:val="00784728"/>
    <w:rsid w:val="00784AAA"/>
    <w:rsid w:val="00784DB8"/>
    <w:rsid w:val="00785BD2"/>
    <w:rsid w:val="00786B87"/>
    <w:rsid w:val="00787DBF"/>
    <w:rsid w:val="00790162"/>
    <w:rsid w:val="00790B71"/>
    <w:rsid w:val="00791FB2"/>
    <w:rsid w:val="00792DA5"/>
    <w:rsid w:val="00792DE0"/>
    <w:rsid w:val="00793DEE"/>
    <w:rsid w:val="00795F96"/>
    <w:rsid w:val="00796E08"/>
    <w:rsid w:val="00796F4A"/>
    <w:rsid w:val="0079720C"/>
    <w:rsid w:val="007A058B"/>
    <w:rsid w:val="007A1185"/>
    <w:rsid w:val="007A13AF"/>
    <w:rsid w:val="007A239E"/>
    <w:rsid w:val="007A2780"/>
    <w:rsid w:val="007A30EE"/>
    <w:rsid w:val="007A37D4"/>
    <w:rsid w:val="007A452A"/>
    <w:rsid w:val="007A4894"/>
    <w:rsid w:val="007A4899"/>
    <w:rsid w:val="007A4E8B"/>
    <w:rsid w:val="007A6211"/>
    <w:rsid w:val="007A700E"/>
    <w:rsid w:val="007A7CFB"/>
    <w:rsid w:val="007B00AB"/>
    <w:rsid w:val="007B07A0"/>
    <w:rsid w:val="007B07B5"/>
    <w:rsid w:val="007B1BA0"/>
    <w:rsid w:val="007B1FAC"/>
    <w:rsid w:val="007B286C"/>
    <w:rsid w:val="007B5663"/>
    <w:rsid w:val="007B5FD7"/>
    <w:rsid w:val="007B654C"/>
    <w:rsid w:val="007B67CB"/>
    <w:rsid w:val="007B7EBA"/>
    <w:rsid w:val="007C05AB"/>
    <w:rsid w:val="007C1EE4"/>
    <w:rsid w:val="007C23DF"/>
    <w:rsid w:val="007C2451"/>
    <w:rsid w:val="007C2DA7"/>
    <w:rsid w:val="007C3B4D"/>
    <w:rsid w:val="007C4487"/>
    <w:rsid w:val="007C5781"/>
    <w:rsid w:val="007C5F2A"/>
    <w:rsid w:val="007C769D"/>
    <w:rsid w:val="007C7795"/>
    <w:rsid w:val="007D0339"/>
    <w:rsid w:val="007D0AFC"/>
    <w:rsid w:val="007D1733"/>
    <w:rsid w:val="007D2175"/>
    <w:rsid w:val="007D3A26"/>
    <w:rsid w:val="007D3A81"/>
    <w:rsid w:val="007D489A"/>
    <w:rsid w:val="007D5D83"/>
    <w:rsid w:val="007D673C"/>
    <w:rsid w:val="007D77FB"/>
    <w:rsid w:val="007D7FAA"/>
    <w:rsid w:val="007E116E"/>
    <w:rsid w:val="007E164E"/>
    <w:rsid w:val="007E16E5"/>
    <w:rsid w:val="007E1712"/>
    <w:rsid w:val="007E3019"/>
    <w:rsid w:val="007E33A1"/>
    <w:rsid w:val="007E3E89"/>
    <w:rsid w:val="007E4922"/>
    <w:rsid w:val="007E4E09"/>
    <w:rsid w:val="007E6374"/>
    <w:rsid w:val="007E6391"/>
    <w:rsid w:val="007E6D28"/>
    <w:rsid w:val="007F1E78"/>
    <w:rsid w:val="007F34DA"/>
    <w:rsid w:val="007F3585"/>
    <w:rsid w:val="007F3BD0"/>
    <w:rsid w:val="007F3DD2"/>
    <w:rsid w:val="007F428E"/>
    <w:rsid w:val="007F521E"/>
    <w:rsid w:val="007F5430"/>
    <w:rsid w:val="007F5742"/>
    <w:rsid w:val="007F6AB9"/>
    <w:rsid w:val="007F6C98"/>
    <w:rsid w:val="00800BBE"/>
    <w:rsid w:val="0080120A"/>
    <w:rsid w:val="00802F43"/>
    <w:rsid w:val="00803206"/>
    <w:rsid w:val="008035B0"/>
    <w:rsid w:val="008035E8"/>
    <w:rsid w:val="00804160"/>
    <w:rsid w:val="00805070"/>
    <w:rsid w:val="00805F5A"/>
    <w:rsid w:val="0080651A"/>
    <w:rsid w:val="00806F1D"/>
    <w:rsid w:val="00810092"/>
    <w:rsid w:val="008102FD"/>
    <w:rsid w:val="00810531"/>
    <w:rsid w:val="008112DB"/>
    <w:rsid w:val="008114D1"/>
    <w:rsid w:val="00811519"/>
    <w:rsid w:val="0081286E"/>
    <w:rsid w:val="00812D45"/>
    <w:rsid w:val="00814764"/>
    <w:rsid w:val="00814C34"/>
    <w:rsid w:val="00814D93"/>
    <w:rsid w:val="00815BE3"/>
    <w:rsid w:val="00816679"/>
    <w:rsid w:val="00816833"/>
    <w:rsid w:val="00816FF2"/>
    <w:rsid w:val="00820109"/>
    <w:rsid w:val="0082026D"/>
    <w:rsid w:val="00820640"/>
    <w:rsid w:val="0082092E"/>
    <w:rsid w:val="00820EB2"/>
    <w:rsid w:val="00821F49"/>
    <w:rsid w:val="0082201A"/>
    <w:rsid w:val="008222A8"/>
    <w:rsid w:val="00822967"/>
    <w:rsid w:val="00822FAD"/>
    <w:rsid w:val="00823287"/>
    <w:rsid w:val="008237A9"/>
    <w:rsid w:val="00823FB4"/>
    <w:rsid w:val="00824156"/>
    <w:rsid w:val="008244D7"/>
    <w:rsid w:val="00825883"/>
    <w:rsid w:val="008262A9"/>
    <w:rsid w:val="00826B79"/>
    <w:rsid w:val="00827370"/>
    <w:rsid w:val="008306F1"/>
    <w:rsid w:val="00830878"/>
    <w:rsid w:val="00830C48"/>
    <w:rsid w:val="00830DE9"/>
    <w:rsid w:val="008317B8"/>
    <w:rsid w:val="0083450A"/>
    <w:rsid w:val="0083630E"/>
    <w:rsid w:val="00836C86"/>
    <w:rsid w:val="0083705C"/>
    <w:rsid w:val="00837DA8"/>
    <w:rsid w:val="0084129E"/>
    <w:rsid w:val="00841F84"/>
    <w:rsid w:val="00842AD0"/>
    <w:rsid w:val="00842CF9"/>
    <w:rsid w:val="00842DA7"/>
    <w:rsid w:val="00843502"/>
    <w:rsid w:val="00843CEC"/>
    <w:rsid w:val="00844E3E"/>
    <w:rsid w:val="00844F26"/>
    <w:rsid w:val="008451F0"/>
    <w:rsid w:val="00845EA0"/>
    <w:rsid w:val="00846C0E"/>
    <w:rsid w:val="008475B4"/>
    <w:rsid w:val="00850CAD"/>
    <w:rsid w:val="00850FFF"/>
    <w:rsid w:val="008518CC"/>
    <w:rsid w:val="00851C81"/>
    <w:rsid w:val="008523D9"/>
    <w:rsid w:val="00852605"/>
    <w:rsid w:val="00852967"/>
    <w:rsid w:val="008529FA"/>
    <w:rsid w:val="00852ECE"/>
    <w:rsid w:val="0085440F"/>
    <w:rsid w:val="00855622"/>
    <w:rsid w:val="00855BDE"/>
    <w:rsid w:val="00855F19"/>
    <w:rsid w:val="00856979"/>
    <w:rsid w:val="00857781"/>
    <w:rsid w:val="00857956"/>
    <w:rsid w:val="00857981"/>
    <w:rsid w:val="00857A46"/>
    <w:rsid w:val="00857DA0"/>
    <w:rsid w:val="008603D8"/>
    <w:rsid w:val="00861198"/>
    <w:rsid w:val="00861989"/>
    <w:rsid w:val="00862253"/>
    <w:rsid w:val="008622AA"/>
    <w:rsid w:val="00862414"/>
    <w:rsid w:val="0086372E"/>
    <w:rsid w:val="008638F5"/>
    <w:rsid w:val="00864898"/>
    <w:rsid w:val="00864989"/>
    <w:rsid w:val="00865634"/>
    <w:rsid w:val="00866586"/>
    <w:rsid w:val="008670E1"/>
    <w:rsid w:val="00867105"/>
    <w:rsid w:val="00867476"/>
    <w:rsid w:val="008674C8"/>
    <w:rsid w:val="00867C8D"/>
    <w:rsid w:val="00870073"/>
    <w:rsid w:val="00870D56"/>
    <w:rsid w:val="00871165"/>
    <w:rsid w:val="008720A2"/>
    <w:rsid w:val="00872DCE"/>
    <w:rsid w:val="008732BD"/>
    <w:rsid w:val="008742CA"/>
    <w:rsid w:val="008756B9"/>
    <w:rsid w:val="0087626A"/>
    <w:rsid w:val="008767D1"/>
    <w:rsid w:val="00877408"/>
    <w:rsid w:val="00880DAD"/>
    <w:rsid w:val="00882078"/>
    <w:rsid w:val="0088218F"/>
    <w:rsid w:val="00884221"/>
    <w:rsid w:val="00884A7E"/>
    <w:rsid w:val="00885CB7"/>
    <w:rsid w:val="00886D34"/>
    <w:rsid w:val="00887315"/>
    <w:rsid w:val="00887B73"/>
    <w:rsid w:val="00887BF8"/>
    <w:rsid w:val="00887F2B"/>
    <w:rsid w:val="00890F9F"/>
    <w:rsid w:val="008925D9"/>
    <w:rsid w:val="008927F4"/>
    <w:rsid w:val="0089334A"/>
    <w:rsid w:val="00893876"/>
    <w:rsid w:val="0089431A"/>
    <w:rsid w:val="008950A4"/>
    <w:rsid w:val="0089523A"/>
    <w:rsid w:val="0089537A"/>
    <w:rsid w:val="0089592E"/>
    <w:rsid w:val="00895A3F"/>
    <w:rsid w:val="00895C06"/>
    <w:rsid w:val="00896038"/>
    <w:rsid w:val="008966F1"/>
    <w:rsid w:val="00896EB5"/>
    <w:rsid w:val="0089704B"/>
    <w:rsid w:val="008A0581"/>
    <w:rsid w:val="008A0879"/>
    <w:rsid w:val="008A0EF9"/>
    <w:rsid w:val="008A157E"/>
    <w:rsid w:val="008A188A"/>
    <w:rsid w:val="008A1F09"/>
    <w:rsid w:val="008A22F7"/>
    <w:rsid w:val="008A3D54"/>
    <w:rsid w:val="008A5730"/>
    <w:rsid w:val="008A5CF9"/>
    <w:rsid w:val="008A5F8B"/>
    <w:rsid w:val="008A7D14"/>
    <w:rsid w:val="008B1CAB"/>
    <w:rsid w:val="008B1CE8"/>
    <w:rsid w:val="008B1CF2"/>
    <w:rsid w:val="008B1FFD"/>
    <w:rsid w:val="008B212C"/>
    <w:rsid w:val="008B286E"/>
    <w:rsid w:val="008B3771"/>
    <w:rsid w:val="008B3A07"/>
    <w:rsid w:val="008B3B46"/>
    <w:rsid w:val="008B51A1"/>
    <w:rsid w:val="008B5212"/>
    <w:rsid w:val="008B5848"/>
    <w:rsid w:val="008B5F96"/>
    <w:rsid w:val="008B780C"/>
    <w:rsid w:val="008B797A"/>
    <w:rsid w:val="008B7C86"/>
    <w:rsid w:val="008C2278"/>
    <w:rsid w:val="008C259C"/>
    <w:rsid w:val="008C26B7"/>
    <w:rsid w:val="008C2F05"/>
    <w:rsid w:val="008C40BD"/>
    <w:rsid w:val="008C4E6D"/>
    <w:rsid w:val="008C534A"/>
    <w:rsid w:val="008C5393"/>
    <w:rsid w:val="008C5E08"/>
    <w:rsid w:val="008C6D2D"/>
    <w:rsid w:val="008D009D"/>
    <w:rsid w:val="008D0226"/>
    <w:rsid w:val="008D1E04"/>
    <w:rsid w:val="008D2051"/>
    <w:rsid w:val="008D22CA"/>
    <w:rsid w:val="008D2651"/>
    <w:rsid w:val="008D2C54"/>
    <w:rsid w:val="008D2FD7"/>
    <w:rsid w:val="008D32F0"/>
    <w:rsid w:val="008D47A2"/>
    <w:rsid w:val="008D48FE"/>
    <w:rsid w:val="008D4F03"/>
    <w:rsid w:val="008D54B5"/>
    <w:rsid w:val="008D5F0F"/>
    <w:rsid w:val="008D6A8D"/>
    <w:rsid w:val="008D7933"/>
    <w:rsid w:val="008D79EA"/>
    <w:rsid w:val="008E0536"/>
    <w:rsid w:val="008E09A7"/>
    <w:rsid w:val="008E1141"/>
    <w:rsid w:val="008E1527"/>
    <w:rsid w:val="008E228A"/>
    <w:rsid w:val="008E2CC6"/>
    <w:rsid w:val="008E2E36"/>
    <w:rsid w:val="008E2EF7"/>
    <w:rsid w:val="008E2F81"/>
    <w:rsid w:val="008E376A"/>
    <w:rsid w:val="008E44F1"/>
    <w:rsid w:val="008E4599"/>
    <w:rsid w:val="008E46F1"/>
    <w:rsid w:val="008E5272"/>
    <w:rsid w:val="008E7C83"/>
    <w:rsid w:val="008F0E69"/>
    <w:rsid w:val="008F0ED6"/>
    <w:rsid w:val="008F0EF2"/>
    <w:rsid w:val="008F17C1"/>
    <w:rsid w:val="008F17FB"/>
    <w:rsid w:val="008F2702"/>
    <w:rsid w:val="008F544E"/>
    <w:rsid w:val="008F5482"/>
    <w:rsid w:val="00901BC9"/>
    <w:rsid w:val="009036D9"/>
    <w:rsid w:val="009042A4"/>
    <w:rsid w:val="00904FA4"/>
    <w:rsid w:val="00905EF1"/>
    <w:rsid w:val="00906C44"/>
    <w:rsid w:val="00911219"/>
    <w:rsid w:val="00911501"/>
    <w:rsid w:val="009115C7"/>
    <w:rsid w:val="009117EB"/>
    <w:rsid w:val="0091197C"/>
    <w:rsid w:val="00912442"/>
    <w:rsid w:val="00912501"/>
    <w:rsid w:val="00912E06"/>
    <w:rsid w:val="00913954"/>
    <w:rsid w:val="0091444F"/>
    <w:rsid w:val="009146CE"/>
    <w:rsid w:val="00914D59"/>
    <w:rsid w:val="009152B1"/>
    <w:rsid w:val="0091608B"/>
    <w:rsid w:val="009165A1"/>
    <w:rsid w:val="00916C19"/>
    <w:rsid w:val="00917382"/>
    <w:rsid w:val="00917792"/>
    <w:rsid w:val="0092099A"/>
    <w:rsid w:val="00920FF9"/>
    <w:rsid w:val="0092122F"/>
    <w:rsid w:val="00921A80"/>
    <w:rsid w:val="00922178"/>
    <w:rsid w:val="00922860"/>
    <w:rsid w:val="009228B0"/>
    <w:rsid w:val="00922A4E"/>
    <w:rsid w:val="00922DC8"/>
    <w:rsid w:val="00924277"/>
    <w:rsid w:val="00924DE2"/>
    <w:rsid w:val="00925070"/>
    <w:rsid w:val="00926BCA"/>
    <w:rsid w:val="00926E39"/>
    <w:rsid w:val="00927572"/>
    <w:rsid w:val="009276CE"/>
    <w:rsid w:val="00927F22"/>
    <w:rsid w:val="00930EFA"/>
    <w:rsid w:val="009318D9"/>
    <w:rsid w:val="00931916"/>
    <w:rsid w:val="009326B4"/>
    <w:rsid w:val="0093303E"/>
    <w:rsid w:val="009348E9"/>
    <w:rsid w:val="00934934"/>
    <w:rsid w:val="0093588F"/>
    <w:rsid w:val="00935A15"/>
    <w:rsid w:val="0093635B"/>
    <w:rsid w:val="009363AF"/>
    <w:rsid w:val="00937264"/>
    <w:rsid w:val="0094063B"/>
    <w:rsid w:val="009418F0"/>
    <w:rsid w:val="00942040"/>
    <w:rsid w:val="0094235F"/>
    <w:rsid w:val="00942424"/>
    <w:rsid w:val="00943DE7"/>
    <w:rsid w:val="00946073"/>
    <w:rsid w:val="00946C47"/>
    <w:rsid w:val="00947ACB"/>
    <w:rsid w:val="00950576"/>
    <w:rsid w:val="009515E0"/>
    <w:rsid w:val="0095183D"/>
    <w:rsid w:val="00951DAA"/>
    <w:rsid w:val="00952739"/>
    <w:rsid w:val="00952DFF"/>
    <w:rsid w:val="00953B33"/>
    <w:rsid w:val="009558FF"/>
    <w:rsid w:val="00955A07"/>
    <w:rsid w:val="00957BD9"/>
    <w:rsid w:val="00957C65"/>
    <w:rsid w:val="00957D08"/>
    <w:rsid w:val="00957F95"/>
    <w:rsid w:val="009604C9"/>
    <w:rsid w:val="0096220C"/>
    <w:rsid w:val="009625CD"/>
    <w:rsid w:val="00963C69"/>
    <w:rsid w:val="00963C6F"/>
    <w:rsid w:val="0096496C"/>
    <w:rsid w:val="00964BBC"/>
    <w:rsid w:val="0096522D"/>
    <w:rsid w:val="00965327"/>
    <w:rsid w:val="0096635A"/>
    <w:rsid w:val="0096653E"/>
    <w:rsid w:val="00967244"/>
    <w:rsid w:val="00967736"/>
    <w:rsid w:val="00967A21"/>
    <w:rsid w:val="009705F2"/>
    <w:rsid w:val="00971404"/>
    <w:rsid w:val="009720F5"/>
    <w:rsid w:val="009722B0"/>
    <w:rsid w:val="00974A6F"/>
    <w:rsid w:val="00974E67"/>
    <w:rsid w:val="00974EA6"/>
    <w:rsid w:val="00975033"/>
    <w:rsid w:val="0097519C"/>
    <w:rsid w:val="00975241"/>
    <w:rsid w:val="009753DB"/>
    <w:rsid w:val="0097596C"/>
    <w:rsid w:val="0097611D"/>
    <w:rsid w:val="009767EE"/>
    <w:rsid w:val="00976D7B"/>
    <w:rsid w:val="00976E65"/>
    <w:rsid w:val="00980782"/>
    <w:rsid w:val="00982EE8"/>
    <w:rsid w:val="00982FE4"/>
    <w:rsid w:val="0098305C"/>
    <w:rsid w:val="00983989"/>
    <w:rsid w:val="00983BD5"/>
    <w:rsid w:val="00984476"/>
    <w:rsid w:val="00984707"/>
    <w:rsid w:val="009849B2"/>
    <w:rsid w:val="00984DD8"/>
    <w:rsid w:val="00985609"/>
    <w:rsid w:val="00985E8B"/>
    <w:rsid w:val="00986B6D"/>
    <w:rsid w:val="00986EA5"/>
    <w:rsid w:val="00991869"/>
    <w:rsid w:val="00992ACC"/>
    <w:rsid w:val="00994494"/>
    <w:rsid w:val="009944A9"/>
    <w:rsid w:val="00995550"/>
    <w:rsid w:val="009956E9"/>
    <w:rsid w:val="00996342"/>
    <w:rsid w:val="0099641B"/>
    <w:rsid w:val="00996BFC"/>
    <w:rsid w:val="0099700B"/>
    <w:rsid w:val="009A1869"/>
    <w:rsid w:val="009A1B38"/>
    <w:rsid w:val="009A3D84"/>
    <w:rsid w:val="009A4A2B"/>
    <w:rsid w:val="009A4D57"/>
    <w:rsid w:val="009A4DA8"/>
    <w:rsid w:val="009A5028"/>
    <w:rsid w:val="009A5586"/>
    <w:rsid w:val="009A633E"/>
    <w:rsid w:val="009A768B"/>
    <w:rsid w:val="009A7D8E"/>
    <w:rsid w:val="009A7F33"/>
    <w:rsid w:val="009B014E"/>
    <w:rsid w:val="009B21DC"/>
    <w:rsid w:val="009B24F5"/>
    <w:rsid w:val="009B35BD"/>
    <w:rsid w:val="009B39BB"/>
    <w:rsid w:val="009B59E2"/>
    <w:rsid w:val="009B6740"/>
    <w:rsid w:val="009B6927"/>
    <w:rsid w:val="009B78C9"/>
    <w:rsid w:val="009C0169"/>
    <w:rsid w:val="009C0BD0"/>
    <w:rsid w:val="009C145E"/>
    <w:rsid w:val="009C1971"/>
    <w:rsid w:val="009C22E5"/>
    <w:rsid w:val="009C279F"/>
    <w:rsid w:val="009C2B7F"/>
    <w:rsid w:val="009C2F2D"/>
    <w:rsid w:val="009C3A6A"/>
    <w:rsid w:val="009C3D82"/>
    <w:rsid w:val="009C4E31"/>
    <w:rsid w:val="009C50F0"/>
    <w:rsid w:val="009C53D5"/>
    <w:rsid w:val="009C5FEE"/>
    <w:rsid w:val="009C616E"/>
    <w:rsid w:val="009C641E"/>
    <w:rsid w:val="009C73FA"/>
    <w:rsid w:val="009D00E7"/>
    <w:rsid w:val="009D1173"/>
    <w:rsid w:val="009D1684"/>
    <w:rsid w:val="009D25B9"/>
    <w:rsid w:val="009D290F"/>
    <w:rsid w:val="009D330F"/>
    <w:rsid w:val="009D3DC4"/>
    <w:rsid w:val="009D4384"/>
    <w:rsid w:val="009D4FF7"/>
    <w:rsid w:val="009D638D"/>
    <w:rsid w:val="009D6DC9"/>
    <w:rsid w:val="009D6E79"/>
    <w:rsid w:val="009D797E"/>
    <w:rsid w:val="009D7AA2"/>
    <w:rsid w:val="009E06E9"/>
    <w:rsid w:val="009E0AB6"/>
    <w:rsid w:val="009E2258"/>
    <w:rsid w:val="009E2656"/>
    <w:rsid w:val="009E2EE5"/>
    <w:rsid w:val="009E36BC"/>
    <w:rsid w:val="009E3EFB"/>
    <w:rsid w:val="009E4291"/>
    <w:rsid w:val="009E4359"/>
    <w:rsid w:val="009E4D4C"/>
    <w:rsid w:val="009E4EB4"/>
    <w:rsid w:val="009E4F56"/>
    <w:rsid w:val="009E502C"/>
    <w:rsid w:val="009E7454"/>
    <w:rsid w:val="009F01AA"/>
    <w:rsid w:val="009F051C"/>
    <w:rsid w:val="009F2F4B"/>
    <w:rsid w:val="009F3D58"/>
    <w:rsid w:val="009F48FC"/>
    <w:rsid w:val="009F49CE"/>
    <w:rsid w:val="00A01B6C"/>
    <w:rsid w:val="00A01C30"/>
    <w:rsid w:val="00A021D0"/>
    <w:rsid w:val="00A0354D"/>
    <w:rsid w:val="00A03FFC"/>
    <w:rsid w:val="00A05103"/>
    <w:rsid w:val="00A0513D"/>
    <w:rsid w:val="00A05164"/>
    <w:rsid w:val="00A05B69"/>
    <w:rsid w:val="00A05D33"/>
    <w:rsid w:val="00A074E8"/>
    <w:rsid w:val="00A077CD"/>
    <w:rsid w:val="00A07A25"/>
    <w:rsid w:val="00A07D22"/>
    <w:rsid w:val="00A112CF"/>
    <w:rsid w:val="00A11A94"/>
    <w:rsid w:val="00A120AC"/>
    <w:rsid w:val="00A1289F"/>
    <w:rsid w:val="00A12D10"/>
    <w:rsid w:val="00A13197"/>
    <w:rsid w:val="00A1323F"/>
    <w:rsid w:val="00A1461D"/>
    <w:rsid w:val="00A149B6"/>
    <w:rsid w:val="00A14DAE"/>
    <w:rsid w:val="00A1529A"/>
    <w:rsid w:val="00A1539A"/>
    <w:rsid w:val="00A1561E"/>
    <w:rsid w:val="00A15993"/>
    <w:rsid w:val="00A15D02"/>
    <w:rsid w:val="00A16253"/>
    <w:rsid w:val="00A16439"/>
    <w:rsid w:val="00A167C8"/>
    <w:rsid w:val="00A17CAA"/>
    <w:rsid w:val="00A2173D"/>
    <w:rsid w:val="00A21D8D"/>
    <w:rsid w:val="00A22443"/>
    <w:rsid w:val="00A24492"/>
    <w:rsid w:val="00A246CD"/>
    <w:rsid w:val="00A24D14"/>
    <w:rsid w:val="00A25295"/>
    <w:rsid w:val="00A25553"/>
    <w:rsid w:val="00A27689"/>
    <w:rsid w:val="00A27778"/>
    <w:rsid w:val="00A279A9"/>
    <w:rsid w:val="00A27AD0"/>
    <w:rsid w:val="00A27B0F"/>
    <w:rsid w:val="00A307FF"/>
    <w:rsid w:val="00A30E84"/>
    <w:rsid w:val="00A31B79"/>
    <w:rsid w:val="00A31E86"/>
    <w:rsid w:val="00A32458"/>
    <w:rsid w:val="00A35F54"/>
    <w:rsid w:val="00A360D1"/>
    <w:rsid w:val="00A36741"/>
    <w:rsid w:val="00A3716D"/>
    <w:rsid w:val="00A37528"/>
    <w:rsid w:val="00A37731"/>
    <w:rsid w:val="00A41EA6"/>
    <w:rsid w:val="00A42090"/>
    <w:rsid w:val="00A42734"/>
    <w:rsid w:val="00A44D77"/>
    <w:rsid w:val="00A4505E"/>
    <w:rsid w:val="00A4583A"/>
    <w:rsid w:val="00A45FF7"/>
    <w:rsid w:val="00A46624"/>
    <w:rsid w:val="00A468C8"/>
    <w:rsid w:val="00A47E72"/>
    <w:rsid w:val="00A503B4"/>
    <w:rsid w:val="00A5066C"/>
    <w:rsid w:val="00A51455"/>
    <w:rsid w:val="00A5165F"/>
    <w:rsid w:val="00A51877"/>
    <w:rsid w:val="00A52329"/>
    <w:rsid w:val="00A52741"/>
    <w:rsid w:val="00A52B67"/>
    <w:rsid w:val="00A53136"/>
    <w:rsid w:val="00A535E7"/>
    <w:rsid w:val="00A53662"/>
    <w:rsid w:val="00A54710"/>
    <w:rsid w:val="00A5478B"/>
    <w:rsid w:val="00A547C3"/>
    <w:rsid w:val="00A54DD9"/>
    <w:rsid w:val="00A551C9"/>
    <w:rsid w:val="00A560BF"/>
    <w:rsid w:val="00A56C83"/>
    <w:rsid w:val="00A573B7"/>
    <w:rsid w:val="00A602B4"/>
    <w:rsid w:val="00A604F7"/>
    <w:rsid w:val="00A60863"/>
    <w:rsid w:val="00A6155D"/>
    <w:rsid w:val="00A6159E"/>
    <w:rsid w:val="00A61BD2"/>
    <w:rsid w:val="00A61DF3"/>
    <w:rsid w:val="00A6208E"/>
    <w:rsid w:val="00A6285B"/>
    <w:rsid w:val="00A62DF7"/>
    <w:rsid w:val="00A63107"/>
    <w:rsid w:val="00A63678"/>
    <w:rsid w:val="00A637CE"/>
    <w:rsid w:val="00A64361"/>
    <w:rsid w:val="00A65F05"/>
    <w:rsid w:val="00A66230"/>
    <w:rsid w:val="00A666C5"/>
    <w:rsid w:val="00A67618"/>
    <w:rsid w:val="00A67CBD"/>
    <w:rsid w:val="00A724A5"/>
    <w:rsid w:val="00A72B93"/>
    <w:rsid w:val="00A73663"/>
    <w:rsid w:val="00A739F8"/>
    <w:rsid w:val="00A74552"/>
    <w:rsid w:val="00A74E9B"/>
    <w:rsid w:val="00A75352"/>
    <w:rsid w:val="00A754A9"/>
    <w:rsid w:val="00A75BB2"/>
    <w:rsid w:val="00A75FEE"/>
    <w:rsid w:val="00A81855"/>
    <w:rsid w:val="00A81E97"/>
    <w:rsid w:val="00A822DC"/>
    <w:rsid w:val="00A823BD"/>
    <w:rsid w:val="00A82943"/>
    <w:rsid w:val="00A82B61"/>
    <w:rsid w:val="00A82E3D"/>
    <w:rsid w:val="00A83434"/>
    <w:rsid w:val="00A8348C"/>
    <w:rsid w:val="00A8360B"/>
    <w:rsid w:val="00A8375C"/>
    <w:rsid w:val="00A84DB3"/>
    <w:rsid w:val="00A856C4"/>
    <w:rsid w:val="00A864AA"/>
    <w:rsid w:val="00A86C9F"/>
    <w:rsid w:val="00A8767E"/>
    <w:rsid w:val="00A87BF3"/>
    <w:rsid w:val="00A87CCD"/>
    <w:rsid w:val="00A9047A"/>
    <w:rsid w:val="00A90F87"/>
    <w:rsid w:val="00A911A6"/>
    <w:rsid w:val="00A91A3F"/>
    <w:rsid w:val="00A92889"/>
    <w:rsid w:val="00A93A4D"/>
    <w:rsid w:val="00A949D9"/>
    <w:rsid w:val="00A95493"/>
    <w:rsid w:val="00A95775"/>
    <w:rsid w:val="00A960D8"/>
    <w:rsid w:val="00A961BE"/>
    <w:rsid w:val="00A969E3"/>
    <w:rsid w:val="00A973FC"/>
    <w:rsid w:val="00AA0105"/>
    <w:rsid w:val="00AA18F2"/>
    <w:rsid w:val="00AA1AFB"/>
    <w:rsid w:val="00AA2FAD"/>
    <w:rsid w:val="00AA38E6"/>
    <w:rsid w:val="00AA4CED"/>
    <w:rsid w:val="00AA57EE"/>
    <w:rsid w:val="00AA66FC"/>
    <w:rsid w:val="00AA6C7C"/>
    <w:rsid w:val="00AA7FEF"/>
    <w:rsid w:val="00AB03A2"/>
    <w:rsid w:val="00AB1F54"/>
    <w:rsid w:val="00AB2010"/>
    <w:rsid w:val="00AB260C"/>
    <w:rsid w:val="00AB28CB"/>
    <w:rsid w:val="00AB2A50"/>
    <w:rsid w:val="00AB2B23"/>
    <w:rsid w:val="00AB2EB1"/>
    <w:rsid w:val="00AB478B"/>
    <w:rsid w:val="00AB51DA"/>
    <w:rsid w:val="00AB575E"/>
    <w:rsid w:val="00AB57B4"/>
    <w:rsid w:val="00AB5DB5"/>
    <w:rsid w:val="00AB60CC"/>
    <w:rsid w:val="00AB7964"/>
    <w:rsid w:val="00AC04B8"/>
    <w:rsid w:val="00AC09FC"/>
    <w:rsid w:val="00AC0EDF"/>
    <w:rsid w:val="00AC16DD"/>
    <w:rsid w:val="00AC23A5"/>
    <w:rsid w:val="00AC26FA"/>
    <w:rsid w:val="00AC3135"/>
    <w:rsid w:val="00AC496B"/>
    <w:rsid w:val="00AC49FF"/>
    <w:rsid w:val="00AC4D15"/>
    <w:rsid w:val="00AC6129"/>
    <w:rsid w:val="00AC66F5"/>
    <w:rsid w:val="00AC76D7"/>
    <w:rsid w:val="00AD067D"/>
    <w:rsid w:val="00AD180F"/>
    <w:rsid w:val="00AD3923"/>
    <w:rsid w:val="00AD46BF"/>
    <w:rsid w:val="00AD4F35"/>
    <w:rsid w:val="00AD4FEB"/>
    <w:rsid w:val="00AD5854"/>
    <w:rsid w:val="00AD5AC0"/>
    <w:rsid w:val="00AD6571"/>
    <w:rsid w:val="00AD6586"/>
    <w:rsid w:val="00AE0EB4"/>
    <w:rsid w:val="00AE20A7"/>
    <w:rsid w:val="00AE253B"/>
    <w:rsid w:val="00AE272D"/>
    <w:rsid w:val="00AE299B"/>
    <w:rsid w:val="00AE2C4E"/>
    <w:rsid w:val="00AE3733"/>
    <w:rsid w:val="00AE4CB4"/>
    <w:rsid w:val="00AE6901"/>
    <w:rsid w:val="00AE6A5B"/>
    <w:rsid w:val="00AE6C21"/>
    <w:rsid w:val="00AE6FFC"/>
    <w:rsid w:val="00AE72DD"/>
    <w:rsid w:val="00AE7601"/>
    <w:rsid w:val="00AE76AA"/>
    <w:rsid w:val="00AE790B"/>
    <w:rsid w:val="00AE79A5"/>
    <w:rsid w:val="00AF055E"/>
    <w:rsid w:val="00AF1771"/>
    <w:rsid w:val="00AF1B8E"/>
    <w:rsid w:val="00AF1D44"/>
    <w:rsid w:val="00AF1DAF"/>
    <w:rsid w:val="00AF220B"/>
    <w:rsid w:val="00AF3849"/>
    <w:rsid w:val="00AF4155"/>
    <w:rsid w:val="00AF4417"/>
    <w:rsid w:val="00AF4C4D"/>
    <w:rsid w:val="00AF4C8C"/>
    <w:rsid w:val="00AF51E7"/>
    <w:rsid w:val="00AF5752"/>
    <w:rsid w:val="00AF583B"/>
    <w:rsid w:val="00AF63E7"/>
    <w:rsid w:val="00AF64F8"/>
    <w:rsid w:val="00AF68BB"/>
    <w:rsid w:val="00AF6AB7"/>
    <w:rsid w:val="00AF7037"/>
    <w:rsid w:val="00AF720F"/>
    <w:rsid w:val="00B00785"/>
    <w:rsid w:val="00B00E11"/>
    <w:rsid w:val="00B011E1"/>
    <w:rsid w:val="00B019BA"/>
    <w:rsid w:val="00B01EE0"/>
    <w:rsid w:val="00B02662"/>
    <w:rsid w:val="00B027CC"/>
    <w:rsid w:val="00B028C5"/>
    <w:rsid w:val="00B02EE8"/>
    <w:rsid w:val="00B034BC"/>
    <w:rsid w:val="00B0486F"/>
    <w:rsid w:val="00B05B2A"/>
    <w:rsid w:val="00B0702D"/>
    <w:rsid w:val="00B077F7"/>
    <w:rsid w:val="00B07B83"/>
    <w:rsid w:val="00B07D66"/>
    <w:rsid w:val="00B10F4B"/>
    <w:rsid w:val="00B11676"/>
    <w:rsid w:val="00B12D6E"/>
    <w:rsid w:val="00B13123"/>
    <w:rsid w:val="00B13516"/>
    <w:rsid w:val="00B1397A"/>
    <w:rsid w:val="00B140E9"/>
    <w:rsid w:val="00B14726"/>
    <w:rsid w:val="00B15C92"/>
    <w:rsid w:val="00B1605F"/>
    <w:rsid w:val="00B1674B"/>
    <w:rsid w:val="00B16949"/>
    <w:rsid w:val="00B16D57"/>
    <w:rsid w:val="00B16EB7"/>
    <w:rsid w:val="00B202D5"/>
    <w:rsid w:val="00B2075E"/>
    <w:rsid w:val="00B21F64"/>
    <w:rsid w:val="00B22127"/>
    <w:rsid w:val="00B22166"/>
    <w:rsid w:val="00B22679"/>
    <w:rsid w:val="00B23475"/>
    <w:rsid w:val="00B24BAC"/>
    <w:rsid w:val="00B24CE7"/>
    <w:rsid w:val="00B252F7"/>
    <w:rsid w:val="00B259F3"/>
    <w:rsid w:val="00B25CEF"/>
    <w:rsid w:val="00B25E7D"/>
    <w:rsid w:val="00B27A05"/>
    <w:rsid w:val="00B27A13"/>
    <w:rsid w:val="00B27A3C"/>
    <w:rsid w:val="00B31DD9"/>
    <w:rsid w:val="00B31ED8"/>
    <w:rsid w:val="00B3289A"/>
    <w:rsid w:val="00B336A9"/>
    <w:rsid w:val="00B345A3"/>
    <w:rsid w:val="00B35134"/>
    <w:rsid w:val="00B359A5"/>
    <w:rsid w:val="00B35B71"/>
    <w:rsid w:val="00B3612D"/>
    <w:rsid w:val="00B40FA9"/>
    <w:rsid w:val="00B4179B"/>
    <w:rsid w:val="00B41C14"/>
    <w:rsid w:val="00B42AE0"/>
    <w:rsid w:val="00B4353F"/>
    <w:rsid w:val="00B43924"/>
    <w:rsid w:val="00B4771F"/>
    <w:rsid w:val="00B47AC6"/>
    <w:rsid w:val="00B47DFB"/>
    <w:rsid w:val="00B50594"/>
    <w:rsid w:val="00B510DF"/>
    <w:rsid w:val="00B513E1"/>
    <w:rsid w:val="00B54C87"/>
    <w:rsid w:val="00B54E81"/>
    <w:rsid w:val="00B5504A"/>
    <w:rsid w:val="00B5507C"/>
    <w:rsid w:val="00B55E1B"/>
    <w:rsid w:val="00B55E52"/>
    <w:rsid w:val="00B575E1"/>
    <w:rsid w:val="00B5785D"/>
    <w:rsid w:val="00B57D51"/>
    <w:rsid w:val="00B600BA"/>
    <w:rsid w:val="00B61492"/>
    <w:rsid w:val="00B61564"/>
    <w:rsid w:val="00B6202F"/>
    <w:rsid w:val="00B628E0"/>
    <w:rsid w:val="00B64229"/>
    <w:rsid w:val="00B64472"/>
    <w:rsid w:val="00B64829"/>
    <w:rsid w:val="00B64A6D"/>
    <w:rsid w:val="00B65C19"/>
    <w:rsid w:val="00B660BF"/>
    <w:rsid w:val="00B663FC"/>
    <w:rsid w:val="00B6684B"/>
    <w:rsid w:val="00B66BCE"/>
    <w:rsid w:val="00B67B15"/>
    <w:rsid w:val="00B67FC9"/>
    <w:rsid w:val="00B71184"/>
    <w:rsid w:val="00B7244F"/>
    <w:rsid w:val="00B725F6"/>
    <w:rsid w:val="00B73135"/>
    <w:rsid w:val="00B75757"/>
    <w:rsid w:val="00B7634F"/>
    <w:rsid w:val="00B777BE"/>
    <w:rsid w:val="00B80B95"/>
    <w:rsid w:val="00B80BFF"/>
    <w:rsid w:val="00B811A7"/>
    <w:rsid w:val="00B82B53"/>
    <w:rsid w:val="00B8311B"/>
    <w:rsid w:val="00B8314C"/>
    <w:rsid w:val="00B85A2D"/>
    <w:rsid w:val="00B877BC"/>
    <w:rsid w:val="00B92CA0"/>
    <w:rsid w:val="00B93542"/>
    <w:rsid w:val="00B953B9"/>
    <w:rsid w:val="00B95B59"/>
    <w:rsid w:val="00B95EA2"/>
    <w:rsid w:val="00B95FD8"/>
    <w:rsid w:val="00B96587"/>
    <w:rsid w:val="00B96610"/>
    <w:rsid w:val="00B9778F"/>
    <w:rsid w:val="00BA0226"/>
    <w:rsid w:val="00BA2805"/>
    <w:rsid w:val="00BA38FE"/>
    <w:rsid w:val="00BA3CE5"/>
    <w:rsid w:val="00BA41A2"/>
    <w:rsid w:val="00BA42D9"/>
    <w:rsid w:val="00BA45AA"/>
    <w:rsid w:val="00BA4D37"/>
    <w:rsid w:val="00BA5800"/>
    <w:rsid w:val="00BA63A8"/>
    <w:rsid w:val="00BA6BBA"/>
    <w:rsid w:val="00BA6D76"/>
    <w:rsid w:val="00BA759A"/>
    <w:rsid w:val="00BA766F"/>
    <w:rsid w:val="00BA7D1D"/>
    <w:rsid w:val="00BB00E3"/>
    <w:rsid w:val="00BB07F8"/>
    <w:rsid w:val="00BB0C1D"/>
    <w:rsid w:val="00BB1395"/>
    <w:rsid w:val="00BB190E"/>
    <w:rsid w:val="00BB1B0C"/>
    <w:rsid w:val="00BB1EA5"/>
    <w:rsid w:val="00BB3352"/>
    <w:rsid w:val="00BB33E4"/>
    <w:rsid w:val="00BB342B"/>
    <w:rsid w:val="00BB472B"/>
    <w:rsid w:val="00BB4E87"/>
    <w:rsid w:val="00BB54F6"/>
    <w:rsid w:val="00BB5D8D"/>
    <w:rsid w:val="00BB5E1D"/>
    <w:rsid w:val="00BB6480"/>
    <w:rsid w:val="00BB6901"/>
    <w:rsid w:val="00BB781D"/>
    <w:rsid w:val="00BC01D1"/>
    <w:rsid w:val="00BC0FC9"/>
    <w:rsid w:val="00BC144E"/>
    <w:rsid w:val="00BC187C"/>
    <w:rsid w:val="00BC1889"/>
    <w:rsid w:val="00BC1AC3"/>
    <w:rsid w:val="00BC27DC"/>
    <w:rsid w:val="00BC2AEE"/>
    <w:rsid w:val="00BC2BA5"/>
    <w:rsid w:val="00BC2D57"/>
    <w:rsid w:val="00BC36DE"/>
    <w:rsid w:val="00BC37F3"/>
    <w:rsid w:val="00BC4058"/>
    <w:rsid w:val="00BC418B"/>
    <w:rsid w:val="00BC4DF2"/>
    <w:rsid w:val="00BC5A3C"/>
    <w:rsid w:val="00BC61C1"/>
    <w:rsid w:val="00BC6F96"/>
    <w:rsid w:val="00BD13F8"/>
    <w:rsid w:val="00BD1601"/>
    <w:rsid w:val="00BD1BB0"/>
    <w:rsid w:val="00BD1F4A"/>
    <w:rsid w:val="00BD261B"/>
    <w:rsid w:val="00BD3A1E"/>
    <w:rsid w:val="00BD47E3"/>
    <w:rsid w:val="00BD4D81"/>
    <w:rsid w:val="00BD5925"/>
    <w:rsid w:val="00BD6AD5"/>
    <w:rsid w:val="00BE0DE7"/>
    <w:rsid w:val="00BE16C7"/>
    <w:rsid w:val="00BE277C"/>
    <w:rsid w:val="00BE2EB7"/>
    <w:rsid w:val="00BE3B7C"/>
    <w:rsid w:val="00BE58B9"/>
    <w:rsid w:val="00BE6BDB"/>
    <w:rsid w:val="00BE6E0E"/>
    <w:rsid w:val="00BE71AA"/>
    <w:rsid w:val="00BE7BAE"/>
    <w:rsid w:val="00BF067C"/>
    <w:rsid w:val="00BF12B3"/>
    <w:rsid w:val="00BF3A9E"/>
    <w:rsid w:val="00BF3ED6"/>
    <w:rsid w:val="00BF40B4"/>
    <w:rsid w:val="00BF4EEF"/>
    <w:rsid w:val="00BF55E2"/>
    <w:rsid w:val="00BF5AB0"/>
    <w:rsid w:val="00BF5F2F"/>
    <w:rsid w:val="00BF6110"/>
    <w:rsid w:val="00BF639F"/>
    <w:rsid w:val="00BF6D22"/>
    <w:rsid w:val="00BF6F3A"/>
    <w:rsid w:val="00BF7153"/>
    <w:rsid w:val="00BF718F"/>
    <w:rsid w:val="00BF7427"/>
    <w:rsid w:val="00BF7C11"/>
    <w:rsid w:val="00BF7D31"/>
    <w:rsid w:val="00BF7FFD"/>
    <w:rsid w:val="00C0052C"/>
    <w:rsid w:val="00C0085F"/>
    <w:rsid w:val="00C01D37"/>
    <w:rsid w:val="00C02580"/>
    <w:rsid w:val="00C03477"/>
    <w:rsid w:val="00C034B4"/>
    <w:rsid w:val="00C03509"/>
    <w:rsid w:val="00C04321"/>
    <w:rsid w:val="00C04EB4"/>
    <w:rsid w:val="00C06694"/>
    <w:rsid w:val="00C067BF"/>
    <w:rsid w:val="00C06D1B"/>
    <w:rsid w:val="00C076AB"/>
    <w:rsid w:val="00C07BF7"/>
    <w:rsid w:val="00C10763"/>
    <w:rsid w:val="00C10911"/>
    <w:rsid w:val="00C115B9"/>
    <w:rsid w:val="00C11BCE"/>
    <w:rsid w:val="00C12E96"/>
    <w:rsid w:val="00C13B3E"/>
    <w:rsid w:val="00C14954"/>
    <w:rsid w:val="00C14E59"/>
    <w:rsid w:val="00C1584D"/>
    <w:rsid w:val="00C15D30"/>
    <w:rsid w:val="00C168FE"/>
    <w:rsid w:val="00C17307"/>
    <w:rsid w:val="00C17D9C"/>
    <w:rsid w:val="00C208CC"/>
    <w:rsid w:val="00C211F4"/>
    <w:rsid w:val="00C21367"/>
    <w:rsid w:val="00C21F57"/>
    <w:rsid w:val="00C21F78"/>
    <w:rsid w:val="00C22084"/>
    <w:rsid w:val="00C2216B"/>
    <w:rsid w:val="00C224B6"/>
    <w:rsid w:val="00C227BB"/>
    <w:rsid w:val="00C22E09"/>
    <w:rsid w:val="00C230B5"/>
    <w:rsid w:val="00C234C7"/>
    <w:rsid w:val="00C23720"/>
    <w:rsid w:val="00C255F9"/>
    <w:rsid w:val="00C25983"/>
    <w:rsid w:val="00C26590"/>
    <w:rsid w:val="00C30205"/>
    <w:rsid w:val="00C30C6A"/>
    <w:rsid w:val="00C3160C"/>
    <w:rsid w:val="00C329B8"/>
    <w:rsid w:val="00C338DF"/>
    <w:rsid w:val="00C33C4C"/>
    <w:rsid w:val="00C33E36"/>
    <w:rsid w:val="00C34E79"/>
    <w:rsid w:val="00C36F29"/>
    <w:rsid w:val="00C40F28"/>
    <w:rsid w:val="00C41D24"/>
    <w:rsid w:val="00C424C0"/>
    <w:rsid w:val="00C43533"/>
    <w:rsid w:val="00C43F6D"/>
    <w:rsid w:val="00C44D62"/>
    <w:rsid w:val="00C45646"/>
    <w:rsid w:val="00C4697F"/>
    <w:rsid w:val="00C46CFB"/>
    <w:rsid w:val="00C4705A"/>
    <w:rsid w:val="00C50DDD"/>
    <w:rsid w:val="00C511B9"/>
    <w:rsid w:val="00C514C8"/>
    <w:rsid w:val="00C51DA4"/>
    <w:rsid w:val="00C521D8"/>
    <w:rsid w:val="00C52540"/>
    <w:rsid w:val="00C537ED"/>
    <w:rsid w:val="00C53B14"/>
    <w:rsid w:val="00C53E50"/>
    <w:rsid w:val="00C5421A"/>
    <w:rsid w:val="00C552FD"/>
    <w:rsid w:val="00C5624B"/>
    <w:rsid w:val="00C564F0"/>
    <w:rsid w:val="00C567A3"/>
    <w:rsid w:val="00C57506"/>
    <w:rsid w:val="00C577E6"/>
    <w:rsid w:val="00C57BD3"/>
    <w:rsid w:val="00C6161B"/>
    <w:rsid w:val="00C63688"/>
    <w:rsid w:val="00C6393F"/>
    <w:rsid w:val="00C63AF2"/>
    <w:rsid w:val="00C642DF"/>
    <w:rsid w:val="00C64636"/>
    <w:rsid w:val="00C65565"/>
    <w:rsid w:val="00C66037"/>
    <w:rsid w:val="00C6627D"/>
    <w:rsid w:val="00C6670C"/>
    <w:rsid w:val="00C6687A"/>
    <w:rsid w:val="00C67233"/>
    <w:rsid w:val="00C673F4"/>
    <w:rsid w:val="00C677AF"/>
    <w:rsid w:val="00C67BBB"/>
    <w:rsid w:val="00C7017E"/>
    <w:rsid w:val="00C70F00"/>
    <w:rsid w:val="00C71238"/>
    <w:rsid w:val="00C717CC"/>
    <w:rsid w:val="00C7187B"/>
    <w:rsid w:val="00C723E0"/>
    <w:rsid w:val="00C728E6"/>
    <w:rsid w:val="00C7299A"/>
    <w:rsid w:val="00C72AF6"/>
    <w:rsid w:val="00C72EDD"/>
    <w:rsid w:val="00C73A01"/>
    <w:rsid w:val="00C73E65"/>
    <w:rsid w:val="00C7487B"/>
    <w:rsid w:val="00C75A31"/>
    <w:rsid w:val="00C77144"/>
    <w:rsid w:val="00C7718D"/>
    <w:rsid w:val="00C7758F"/>
    <w:rsid w:val="00C778F6"/>
    <w:rsid w:val="00C80579"/>
    <w:rsid w:val="00C81414"/>
    <w:rsid w:val="00C82FB2"/>
    <w:rsid w:val="00C8331E"/>
    <w:rsid w:val="00C8368D"/>
    <w:rsid w:val="00C83A84"/>
    <w:rsid w:val="00C843A0"/>
    <w:rsid w:val="00C84CB3"/>
    <w:rsid w:val="00C85791"/>
    <w:rsid w:val="00C86425"/>
    <w:rsid w:val="00C86CF3"/>
    <w:rsid w:val="00C87BFE"/>
    <w:rsid w:val="00C87ECC"/>
    <w:rsid w:val="00C91BEC"/>
    <w:rsid w:val="00C91D52"/>
    <w:rsid w:val="00C92638"/>
    <w:rsid w:val="00C92D46"/>
    <w:rsid w:val="00C92EB6"/>
    <w:rsid w:val="00C93033"/>
    <w:rsid w:val="00C934AD"/>
    <w:rsid w:val="00C934CC"/>
    <w:rsid w:val="00C93F22"/>
    <w:rsid w:val="00C9437A"/>
    <w:rsid w:val="00C948F5"/>
    <w:rsid w:val="00C94BD9"/>
    <w:rsid w:val="00C94D0A"/>
    <w:rsid w:val="00C953C6"/>
    <w:rsid w:val="00C9571C"/>
    <w:rsid w:val="00C95831"/>
    <w:rsid w:val="00C95E90"/>
    <w:rsid w:val="00C96134"/>
    <w:rsid w:val="00C96A14"/>
    <w:rsid w:val="00C96B66"/>
    <w:rsid w:val="00CA06E3"/>
    <w:rsid w:val="00CA074E"/>
    <w:rsid w:val="00CA0F5F"/>
    <w:rsid w:val="00CA17E1"/>
    <w:rsid w:val="00CA19AC"/>
    <w:rsid w:val="00CA1C1D"/>
    <w:rsid w:val="00CA2410"/>
    <w:rsid w:val="00CA2E6F"/>
    <w:rsid w:val="00CA31AA"/>
    <w:rsid w:val="00CA3344"/>
    <w:rsid w:val="00CA43BD"/>
    <w:rsid w:val="00CA49C2"/>
    <w:rsid w:val="00CA4C30"/>
    <w:rsid w:val="00CA5864"/>
    <w:rsid w:val="00CA594E"/>
    <w:rsid w:val="00CA6606"/>
    <w:rsid w:val="00CA669A"/>
    <w:rsid w:val="00CA6902"/>
    <w:rsid w:val="00CA6F8F"/>
    <w:rsid w:val="00CA7961"/>
    <w:rsid w:val="00CA7F5C"/>
    <w:rsid w:val="00CB044C"/>
    <w:rsid w:val="00CB095A"/>
    <w:rsid w:val="00CB19CC"/>
    <w:rsid w:val="00CB3F4C"/>
    <w:rsid w:val="00CB4826"/>
    <w:rsid w:val="00CB4A02"/>
    <w:rsid w:val="00CB4E1F"/>
    <w:rsid w:val="00CB666F"/>
    <w:rsid w:val="00CB6A04"/>
    <w:rsid w:val="00CC0584"/>
    <w:rsid w:val="00CC1024"/>
    <w:rsid w:val="00CC15E6"/>
    <w:rsid w:val="00CC18B0"/>
    <w:rsid w:val="00CC1E61"/>
    <w:rsid w:val="00CC2475"/>
    <w:rsid w:val="00CC27DA"/>
    <w:rsid w:val="00CC2BA3"/>
    <w:rsid w:val="00CC3893"/>
    <w:rsid w:val="00CC3ECE"/>
    <w:rsid w:val="00CC4271"/>
    <w:rsid w:val="00CC46C4"/>
    <w:rsid w:val="00CC4724"/>
    <w:rsid w:val="00CC49AB"/>
    <w:rsid w:val="00CC526C"/>
    <w:rsid w:val="00CC5706"/>
    <w:rsid w:val="00CC58F0"/>
    <w:rsid w:val="00CC645B"/>
    <w:rsid w:val="00CC7573"/>
    <w:rsid w:val="00CD04ED"/>
    <w:rsid w:val="00CD0DB5"/>
    <w:rsid w:val="00CD1110"/>
    <w:rsid w:val="00CD11B5"/>
    <w:rsid w:val="00CD1812"/>
    <w:rsid w:val="00CD3375"/>
    <w:rsid w:val="00CD422F"/>
    <w:rsid w:val="00CD46C8"/>
    <w:rsid w:val="00CD4BE3"/>
    <w:rsid w:val="00CD5163"/>
    <w:rsid w:val="00CD5CA6"/>
    <w:rsid w:val="00CD5F8A"/>
    <w:rsid w:val="00CD64E1"/>
    <w:rsid w:val="00CD6CAB"/>
    <w:rsid w:val="00CD7C5D"/>
    <w:rsid w:val="00CE0705"/>
    <w:rsid w:val="00CE0837"/>
    <w:rsid w:val="00CE0BCC"/>
    <w:rsid w:val="00CE181C"/>
    <w:rsid w:val="00CE1E3A"/>
    <w:rsid w:val="00CE29EB"/>
    <w:rsid w:val="00CE3F84"/>
    <w:rsid w:val="00CE4083"/>
    <w:rsid w:val="00CE42E0"/>
    <w:rsid w:val="00CE4729"/>
    <w:rsid w:val="00CE4852"/>
    <w:rsid w:val="00CE4B14"/>
    <w:rsid w:val="00CE4BC4"/>
    <w:rsid w:val="00CE4D29"/>
    <w:rsid w:val="00CE4EBA"/>
    <w:rsid w:val="00CE6878"/>
    <w:rsid w:val="00CF0C36"/>
    <w:rsid w:val="00CF2A54"/>
    <w:rsid w:val="00CF315E"/>
    <w:rsid w:val="00CF344F"/>
    <w:rsid w:val="00CF431B"/>
    <w:rsid w:val="00CF50FF"/>
    <w:rsid w:val="00CF51D5"/>
    <w:rsid w:val="00CF5DDF"/>
    <w:rsid w:val="00CF5F94"/>
    <w:rsid w:val="00CF6CBA"/>
    <w:rsid w:val="00CF7258"/>
    <w:rsid w:val="00CF7C6B"/>
    <w:rsid w:val="00D00159"/>
    <w:rsid w:val="00D00766"/>
    <w:rsid w:val="00D02859"/>
    <w:rsid w:val="00D0369C"/>
    <w:rsid w:val="00D03877"/>
    <w:rsid w:val="00D03883"/>
    <w:rsid w:val="00D0539F"/>
    <w:rsid w:val="00D05775"/>
    <w:rsid w:val="00D06891"/>
    <w:rsid w:val="00D07996"/>
    <w:rsid w:val="00D07C23"/>
    <w:rsid w:val="00D10CBF"/>
    <w:rsid w:val="00D11A7C"/>
    <w:rsid w:val="00D11C91"/>
    <w:rsid w:val="00D125D2"/>
    <w:rsid w:val="00D125ED"/>
    <w:rsid w:val="00D12729"/>
    <w:rsid w:val="00D13F57"/>
    <w:rsid w:val="00D13FC7"/>
    <w:rsid w:val="00D14451"/>
    <w:rsid w:val="00D14B17"/>
    <w:rsid w:val="00D15068"/>
    <w:rsid w:val="00D155CE"/>
    <w:rsid w:val="00D15904"/>
    <w:rsid w:val="00D15CA7"/>
    <w:rsid w:val="00D16239"/>
    <w:rsid w:val="00D1641A"/>
    <w:rsid w:val="00D169FA"/>
    <w:rsid w:val="00D16C8B"/>
    <w:rsid w:val="00D17866"/>
    <w:rsid w:val="00D17D15"/>
    <w:rsid w:val="00D222CA"/>
    <w:rsid w:val="00D223DA"/>
    <w:rsid w:val="00D2250D"/>
    <w:rsid w:val="00D235B0"/>
    <w:rsid w:val="00D25273"/>
    <w:rsid w:val="00D25D34"/>
    <w:rsid w:val="00D27641"/>
    <w:rsid w:val="00D27B30"/>
    <w:rsid w:val="00D27D64"/>
    <w:rsid w:val="00D30A68"/>
    <w:rsid w:val="00D30A9E"/>
    <w:rsid w:val="00D30ED6"/>
    <w:rsid w:val="00D30FAF"/>
    <w:rsid w:val="00D3146A"/>
    <w:rsid w:val="00D32782"/>
    <w:rsid w:val="00D33F04"/>
    <w:rsid w:val="00D34987"/>
    <w:rsid w:val="00D34D22"/>
    <w:rsid w:val="00D34D62"/>
    <w:rsid w:val="00D35B3C"/>
    <w:rsid w:val="00D36D26"/>
    <w:rsid w:val="00D37253"/>
    <w:rsid w:val="00D374FC"/>
    <w:rsid w:val="00D3754D"/>
    <w:rsid w:val="00D375A1"/>
    <w:rsid w:val="00D401D1"/>
    <w:rsid w:val="00D40C26"/>
    <w:rsid w:val="00D42577"/>
    <w:rsid w:val="00D426D5"/>
    <w:rsid w:val="00D42B03"/>
    <w:rsid w:val="00D42E5A"/>
    <w:rsid w:val="00D4457B"/>
    <w:rsid w:val="00D44A53"/>
    <w:rsid w:val="00D455BF"/>
    <w:rsid w:val="00D45777"/>
    <w:rsid w:val="00D45D20"/>
    <w:rsid w:val="00D45FAD"/>
    <w:rsid w:val="00D46351"/>
    <w:rsid w:val="00D46B56"/>
    <w:rsid w:val="00D46E45"/>
    <w:rsid w:val="00D46E95"/>
    <w:rsid w:val="00D47BC2"/>
    <w:rsid w:val="00D47BDC"/>
    <w:rsid w:val="00D50131"/>
    <w:rsid w:val="00D51316"/>
    <w:rsid w:val="00D52E81"/>
    <w:rsid w:val="00D538B1"/>
    <w:rsid w:val="00D53E86"/>
    <w:rsid w:val="00D5424D"/>
    <w:rsid w:val="00D54AF0"/>
    <w:rsid w:val="00D54B53"/>
    <w:rsid w:val="00D54D49"/>
    <w:rsid w:val="00D552F7"/>
    <w:rsid w:val="00D568F4"/>
    <w:rsid w:val="00D56A4A"/>
    <w:rsid w:val="00D56EA6"/>
    <w:rsid w:val="00D57D81"/>
    <w:rsid w:val="00D57FAC"/>
    <w:rsid w:val="00D63076"/>
    <w:rsid w:val="00D638FE"/>
    <w:rsid w:val="00D63C53"/>
    <w:rsid w:val="00D63F1D"/>
    <w:rsid w:val="00D6452B"/>
    <w:rsid w:val="00D64A19"/>
    <w:rsid w:val="00D651C9"/>
    <w:rsid w:val="00D65205"/>
    <w:rsid w:val="00D671A3"/>
    <w:rsid w:val="00D671AD"/>
    <w:rsid w:val="00D7012A"/>
    <w:rsid w:val="00D70C0D"/>
    <w:rsid w:val="00D70D04"/>
    <w:rsid w:val="00D7178A"/>
    <w:rsid w:val="00D71A7C"/>
    <w:rsid w:val="00D71C61"/>
    <w:rsid w:val="00D71CF2"/>
    <w:rsid w:val="00D71D9A"/>
    <w:rsid w:val="00D7330C"/>
    <w:rsid w:val="00D7643C"/>
    <w:rsid w:val="00D77E1F"/>
    <w:rsid w:val="00D80391"/>
    <w:rsid w:val="00D8061B"/>
    <w:rsid w:val="00D80D33"/>
    <w:rsid w:val="00D825D4"/>
    <w:rsid w:val="00D82872"/>
    <w:rsid w:val="00D83963"/>
    <w:rsid w:val="00D83EBA"/>
    <w:rsid w:val="00D83F68"/>
    <w:rsid w:val="00D842CB"/>
    <w:rsid w:val="00D8491C"/>
    <w:rsid w:val="00D84B38"/>
    <w:rsid w:val="00D85B28"/>
    <w:rsid w:val="00D85D6F"/>
    <w:rsid w:val="00D86734"/>
    <w:rsid w:val="00D86B64"/>
    <w:rsid w:val="00D871C2"/>
    <w:rsid w:val="00D901ED"/>
    <w:rsid w:val="00D9140A"/>
    <w:rsid w:val="00D91B51"/>
    <w:rsid w:val="00D920E2"/>
    <w:rsid w:val="00D932EE"/>
    <w:rsid w:val="00D938C6"/>
    <w:rsid w:val="00D939CF"/>
    <w:rsid w:val="00D944CD"/>
    <w:rsid w:val="00D946FA"/>
    <w:rsid w:val="00D96611"/>
    <w:rsid w:val="00DA0505"/>
    <w:rsid w:val="00DA14C8"/>
    <w:rsid w:val="00DA19F8"/>
    <w:rsid w:val="00DA1B46"/>
    <w:rsid w:val="00DA3AAD"/>
    <w:rsid w:val="00DA411C"/>
    <w:rsid w:val="00DA4379"/>
    <w:rsid w:val="00DA50A7"/>
    <w:rsid w:val="00DA58C6"/>
    <w:rsid w:val="00DA5B34"/>
    <w:rsid w:val="00DA5E02"/>
    <w:rsid w:val="00DA6198"/>
    <w:rsid w:val="00DB060B"/>
    <w:rsid w:val="00DB118A"/>
    <w:rsid w:val="00DB1DCD"/>
    <w:rsid w:val="00DB21B0"/>
    <w:rsid w:val="00DB2581"/>
    <w:rsid w:val="00DB26EA"/>
    <w:rsid w:val="00DB3254"/>
    <w:rsid w:val="00DB3FA2"/>
    <w:rsid w:val="00DB4355"/>
    <w:rsid w:val="00DB4926"/>
    <w:rsid w:val="00DB4CAE"/>
    <w:rsid w:val="00DB6164"/>
    <w:rsid w:val="00DB67C4"/>
    <w:rsid w:val="00DB767A"/>
    <w:rsid w:val="00DB79C3"/>
    <w:rsid w:val="00DB7DF8"/>
    <w:rsid w:val="00DB7E79"/>
    <w:rsid w:val="00DC1C79"/>
    <w:rsid w:val="00DC2271"/>
    <w:rsid w:val="00DC3825"/>
    <w:rsid w:val="00DC3892"/>
    <w:rsid w:val="00DC39AC"/>
    <w:rsid w:val="00DC3A92"/>
    <w:rsid w:val="00DC3D99"/>
    <w:rsid w:val="00DC46CA"/>
    <w:rsid w:val="00DC5F1E"/>
    <w:rsid w:val="00DC63B5"/>
    <w:rsid w:val="00DC6A0D"/>
    <w:rsid w:val="00DC6A1E"/>
    <w:rsid w:val="00DC6C28"/>
    <w:rsid w:val="00DC6DD9"/>
    <w:rsid w:val="00DD2090"/>
    <w:rsid w:val="00DD2563"/>
    <w:rsid w:val="00DD3A3F"/>
    <w:rsid w:val="00DD44FB"/>
    <w:rsid w:val="00DD4A0A"/>
    <w:rsid w:val="00DD5DCC"/>
    <w:rsid w:val="00DD6002"/>
    <w:rsid w:val="00DD6314"/>
    <w:rsid w:val="00DD78D6"/>
    <w:rsid w:val="00DE1120"/>
    <w:rsid w:val="00DE14C7"/>
    <w:rsid w:val="00DE1DB9"/>
    <w:rsid w:val="00DE3254"/>
    <w:rsid w:val="00DE3555"/>
    <w:rsid w:val="00DE3CC9"/>
    <w:rsid w:val="00DE44C0"/>
    <w:rsid w:val="00DE4D7B"/>
    <w:rsid w:val="00DE4D88"/>
    <w:rsid w:val="00DE6C0C"/>
    <w:rsid w:val="00DE7978"/>
    <w:rsid w:val="00DF0331"/>
    <w:rsid w:val="00DF1CDD"/>
    <w:rsid w:val="00DF1D39"/>
    <w:rsid w:val="00DF279B"/>
    <w:rsid w:val="00DF31E8"/>
    <w:rsid w:val="00DF45F5"/>
    <w:rsid w:val="00DF60E7"/>
    <w:rsid w:val="00DF640A"/>
    <w:rsid w:val="00E00A5E"/>
    <w:rsid w:val="00E01BF0"/>
    <w:rsid w:val="00E02C68"/>
    <w:rsid w:val="00E06AE8"/>
    <w:rsid w:val="00E10C4F"/>
    <w:rsid w:val="00E113AF"/>
    <w:rsid w:val="00E11661"/>
    <w:rsid w:val="00E11664"/>
    <w:rsid w:val="00E13467"/>
    <w:rsid w:val="00E135CB"/>
    <w:rsid w:val="00E13CC0"/>
    <w:rsid w:val="00E14ECD"/>
    <w:rsid w:val="00E168B8"/>
    <w:rsid w:val="00E1699F"/>
    <w:rsid w:val="00E16F29"/>
    <w:rsid w:val="00E174FE"/>
    <w:rsid w:val="00E17F36"/>
    <w:rsid w:val="00E20660"/>
    <w:rsid w:val="00E21281"/>
    <w:rsid w:val="00E216B9"/>
    <w:rsid w:val="00E22B07"/>
    <w:rsid w:val="00E22BFD"/>
    <w:rsid w:val="00E241B4"/>
    <w:rsid w:val="00E244A5"/>
    <w:rsid w:val="00E2467D"/>
    <w:rsid w:val="00E24BD5"/>
    <w:rsid w:val="00E261A8"/>
    <w:rsid w:val="00E27043"/>
    <w:rsid w:val="00E2792E"/>
    <w:rsid w:val="00E31D85"/>
    <w:rsid w:val="00E3200C"/>
    <w:rsid w:val="00E327B3"/>
    <w:rsid w:val="00E32875"/>
    <w:rsid w:val="00E32FCC"/>
    <w:rsid w:val="00E338AB"/>
    <w:rsid w:val="00E341BA"/>
    <w:rsid w:val="00E35638"/>
    <w:rsid w:val="00E3575C"/>
    <w:rsid w:val="00E35B0B"/>
    <w:rsid w:val="00E36ABA"/>
    <w:rsid w:val="00E36B7B"/>
    <w:rsid w:val="00E36E82"/>
    <w:rsid w:val="00E37BA4"/>
    <w:rsid w:val="00E41322"/>
    <w:rsid w:val="00E41B52"/>
    <w:rsid w:val="00E43679"/>
    <w:rsid w:val="00E44429"/>
    <w:rsid w:val="00E44452"/>
    <w:rsid w:val="00E45493"/>
    <w:rsid w:val="00E456A1"/>
    <w:rsid w:val="00E4595D"/>
    <w:rsid w:val="00E46808"/>
    <w:rsid w:val="00E46F8A"/>
    <w:rsid w:val="00E4738A"/>
    <w:rsid w:val="00E477AA"/>
    <w:rsid w:val="00E50674"/>
    <w:rsid w:val="00E51537"/>
    <w:rsid w:val="00E51892"/>
    <w:rsid w:val="00E51A80"/>
    <w:rsid w:val="00E51B20"/>
    <w:rsid w:val="00E51CF4"/>
    <w:rsid w:val="00E51EDC"/>
    <w:rsid w:val="00E52089"/>
    <w:rsid w:val="00E52138"/>
    <w:rsid w:val="00E5218D"/>
    <w:rsid w:val="00E5243C"/>
    <w:rsid w:val="00E52D27"/>
    <w:rsid w:val="00E535D8"/>
    <w:rsid w:val="00E54B00"/>
    <w:rsid w:val="00E54C1B"/>
    <w:rsid w:val="00E566A8"/>
    <w:rsid w:val="00E56700"/>
    <w:rsid w:val="00E56C81"/>
    <w:rsid w:val="00E57829"/>
    <w:rsid w:val="00E60015"/>
    <w:rsid w:val="00E606E1"/>
    <w:rsid w:val="00E60805"/>
    <w:rsid w:val="00E60BAF"/>
    <w:rsid w:val="00E60E1F"/>
    <w:rsid w:val="00E6174F"/>
    <w:rsid w:val="00E61805"/>
    <w:rsid w:val="00E62969"/>
    <w:rsid w:val="00E635B8"/>
    <w:rsid w:val="00E63B16"/>
    <w:rsid w:val="00E63C7D"/>
    <w:rsid w:val="00E646E9"/>
    <w:rsid w:val="00E66291"/>
    <w:rsid w:val="00E668C6"/>
    <w:rsid w:val="00E70280"/>
    <w:rsid w:val="00E70533"/>
    <w:rsid w:val="00E7087D"/>
    <w:rsid w:val="00E70B1A"/>
    <w:rsid w:val="00E70D8B"/>
    <w:rsid w:val="00E71C05"/>
    <w:rsid w:val="00E71D48"/>
    <w:rsid w:val="00E72E0E"/>
    <w:rsid w:val="00E73799"/>
    <w:rsid w:val="00E73F17"/>
    <w:rsid w:val="00E742FC"/>
    <w:rsid w:val="00E7443D"/>
    <w:rsid w:val="00E7628C"/>
    <w:rsid w:val="00E76492"/>
    <w:rsid w:val="00E764B9"/>
    <w:rsid w:val="00E772B9"/>
    <w:rsid w:val="00E77CB7"/>
    <w:rsid w:val="00E80420"/>
    <w:rsid w:val="00E8067F"/>
    <w:rsid w:val="00E80B27"/>
    <w:rsid w:val="00E812E0"/>
    <w:rsid w:val="00E8156A"/>
    <w:rsid w:val="00E81753"/>
    <w:rsid w:val="00E81B1C"/>
    <w:rsid w:val="00E8257C"/>
    <w:rsid w:val="00E83369"/>
    <w:rsid w:val="00E835D2"/>
    <w:rsid w:val="00E84266"/>
    <w:rsid w:val="00E84368"/>
    <w:rsid w:val="00E84F44"/>
    <w:rsid w:val="00E8529D"/>
    <w:rsid w:val="00E858D6"/>
    <w:rsid w:val="00E8707A"/>
    <w:rsid w:val="00E8765F"/>
    <w:rsid w:val="00E9168E"/>
    <w:rsid w:val="00E918EC"/>
    <w:rsid w:val="00E92202"/>
    <w:rsid w:val="00E922DC"/>
    <w:rsid w:val="00E925A8"/>
    <w:rsid w:val="00E93C83"/>
    <w:rsid w:val="00E9591B"/>
    <w:rsid w:val="00E95CBD"/>
    <w:rsid w:val="00E97579"/>
    <w:rsid w:val="00E975E3"/>
    <w:rsid w:val="00E97A2D"/>
    <w:rsid w:val="00E97D1C"/>
    <w:rsid w:val="00E97F31"/>
    <w:rsid w:val="00EA0BCF"/>
    <w:rsid w:val="00EA22BE"/>
    <w:rsid w:val="00EA253C"/>
    <w:rsid w:val="00EA44CD"/>
    <w:rsid w:val="00EA6A0A"/>
    <w:rsid w:val="00EA709D"/>
    <w:rsid w:val="00EA78A7"/>
    <w:rsid w:val="00EB1698"/>
    <w:rsid w:val="00EB1D39"/>
    <w:rsid w:val="00EB2859"/>
    <w:rsid w:val="00EB29AC"/>
    <w:rsid w:val="00EB2C8C"/>
    <w:rsid w:val="00EB4270"/>
    <w:rsid w:val="00EB44FB"/>
    <w:rsid w:val="00EB46A9"/>
    <w:rsid w:val="00EB5B25"/>
    <w:rsid w:val="00EB5F41"/>
    <w:rsid w:val="00EB6A6B"/>
    <w:rsid w:val="00EB71F9"/>
    <w:rsid w:val="00EC042A"/>
    <w:rsid w:val="00EC13A7"/>
    <w:rsid w:val="00EC14BC"/>
    <w:rsid w:val="00EC1586"/>
    <w:rsid w:val="00EC19F9"/>
    <w:rsid w:val="00EC3413"/>
    <w:rsid w:val="00EC5F45"/>
    <w:rsid w:val="00EC65AC"/>
    <w:rsid w:val="00ED0D05"/>
    <w:rsid w:val="00ED1F35"/>
    <w:rsid w:val="00ED34E8"/>
    <w:rsid w:val="00ED3A5B"/>
    <w:rsid w:val="00ED4390"/>
    <w:rsid w:val="00ED4E15"/>
    <w:rsid w:val="00ED6A0A"/>
    <w:rsid w:val="00ED6F56"/>
    <w:rsid w:val="00EE05BA"/>
    <w:rsid w:val="00EE0725"/>
    <w:rsid w:val="00EE0756"/>
    <w:rsid w:val="00EE1B9F"/>
    <w:rsid w:val="00EE1CB6"/>
    <w:rsid w:val="00EE1CE3"/>
    <w:rsid w:val="00EE1D03"/>
    <w:rsid w:val="00EE22EB"/>
    <w:rsid w:val="00EE2A7F"/>
    <w:rsid w:val="00EE3DC1"/>
    <w:rsid w:val="00EE4008"/>
    <w:rsid w:val="00EE40D2"/>
    <w:rsid w:val="00EE4512"/>
    <w:rsid w:val="00EE456D"/>
    <w:rsid w:val="00EE4CC5"/>
    <w:rsid w:val="00EE4F36"/>
    <w:rsid w:val="00EE62CE"/>
    <w:rsid w:val="00EE6843"/>
    <w:rsid w:val="00EE6A11"/>
    <w:rsid w:val="00EE7BDB"/>
    <w:rsid w:val="00EE7CEA"/>
    <w:rsid w:val="00EF0222"/>
    <w:rsid w:val="00EF024E"/>
    <w:rsid w:val="00EF16C1"/>
    <w:rsid w:val="00EF57CA"/>
    <w:rsid w:val="00EF6D95"/>
    <w:rsid w:val="00EF6DAA"/>
    <w:rsid w:val="00F00211"/>
    <w:rsid w:val="00F0040F"/>
    <w:rsid w:val="00F006D4"/>
    <w:rsid w:val="00F01784"/>
    <w:rsid w:val="00F01790"/>
    <w:rsid w:val="00F01A20"/>
    <w:rsid w:val="00F01CAC"/>
    <w:rsid w:val="00F02782"/>
    <w:rsid w:val="00F02785"/>
    <w:rsid w:val="00F02E5B"/>
    <w:rsid w:val="00F03956"/>
    <w:rsid w:val="00F03A93"/>
    <w:rsid w:val="00F04CDC"/>
    <w:rsid w:val="00F0637B"/>
    <w:rsid w:val="00F06FE6"/>
    <w:rsid w:val="00F076EA"/>
    <w:rsid w:val="00F07728"/>
    <w:rsid w:val="00F07E57"/>
    <w:rsid w:val="00F1063D"/>
    <w:rsid w:val="00F11660"/>
    <w:rsid w:val="00F11960"/>
    <w:rsid w:val="00F133F9"/>
    <w:rsid w:val="00F14380"/>
    <w:rsid w:val="00F146C9"/>
    <w:rsid w:val="00F14F9A"/>
    <w:rsid w:val="00F14FC5"/>
    <w:rsid w:val="00F1514F"/>
    <w:rsid w:val="00F15E7B"/>
    <w:rsid w:val="00F164C9"/>
    <w:rsid w:val="00F16F16"/>
    <w:rsid w:val="00F17798"/>
    <w:rsid w:val="00F21074"/>
    <w:rsid w:val="00F21B5F"/>
    <w:rsid w:val="00F21D0A"/>
    <w:rsid w:val="00F22327"/>
    <w:rsid w:val="00F238A3"/>
    <w:rsid w:val="00F23D38"/>
    <w:rsid w:val="00F23FCC"/>
    <w:rsid w:val="00F244C6"/>
    <w:rsid w:val="00F24B8A"/>
    <w:rsid w:val="00F25D54"/>
    <w:rsid w:val="00F26289"/>
    <w:rsid w:val="00F262B5"/>
    <w:rsid w:val="00F26679"/>
    <w:rsid w:val="00F26AC2"/>
    <w:rsid w:val="00F26DA6"/>
    <w:rsid w:val="00F27027"/>
    <w:rsid w:val="00F27BE3"/>
    <w:rsid w:val="00F31A45"/>
    <w:rsid w:val="00F325C0"/>
    <w:rsid w:val="00F33853"/>
    <w:rsid w:val="00F3415D"/>
    <w:rsid w:val="00F34BCF"/>
    <w:rsid w:val="00F40ADC"/>
    <w:rsid w:val="00F41197"/>
    <w:rsid w:val="00F411EB"/>
    <w:rsid w:val="00F41DF7"/>
    <w:rsid w:val="00F42F95"/>
    <w:rsid w:val="00F43F1E"/>
    <w:rsid w:val="00F46081"/>
    <w:rsid w:val="00F466FB"/>
    <w:rsid w:val="00F46A56"/>
    <w:rsid w:val="00F474F9"/>
    <w:rsid w:val="00F47B34"/>
    <w:rsid w:val="00F504D5"/>
    <w:rsid w:val="00F506B4"/>
    <w:rsid w:val="00F51EF8"/>
    <w:rsid w:val="00F5292F"/>
    <w:rsid w:val="00F52BA8"/>
    <w:rsid w:val="00F52D00"/>
    <w:rsid w:val="00F54463"/>
    <w:rsid w:val="00F55478"/>
    <w:rsid w:val="00F5748F"/>
    <w:rsid w:val="00F57A5F"/>
    <w:rsid w:val="00F60456"/>
    <w:rsid w:val="00F61D1F"/>
    <w:rsid w:val="00F624AF"/>
    <w:rsid w:val="00F6295D"/>
    <w:rsid w:val="00F62B82"/>
    <w:rsid w:val="00F631F1"/>
    <w:rsid w:val="00F63385"/>
    <w:rsid w:val="00F63969"/>
    <w:rsid w:val="00F645D0"/>
    <w:rsid w:val="00F6479F"/>
    <w:rsid w:val="00F64CF4"/>
    <w:rsid w:val="00F6514D"/>
    <w:rsid w:val="00F654AB"/>
    <w:rsid w:val="00F66CDE"/>
    <w:rsid w:val="00F67413"/>
    <w:rsid w:val="00F70358"/>
    <w:rsid w:val="00F705CF"/>
    <w:rsid w:val="00F70C2B"/>
    <w:rsid w:val="00F7106E"/>
    <w:rsid w:val="00F714D0"/>
    <w:rsid w:val="00F71788"/>
    <w:rsid w:val="00F71A20"/>
    <w:rsid w:val="00F71A6B"/>
    <w:rsid w:val="00F71C9E"/>
    <w:rsid w:val="00F72372"/>
    <w:rsid w:val="00F72BDF"/>
    <w:rsid w:val="00F72CF3"/>
    <w:rsid w:val="00F7372E"/>
    <w:rsid w:val="00F73D75"/>
    <w:rsid w:val="00F73E7B"/>
    <w:rsid w:val="00F74020"/>
    <w:rsid w:val="00F7628A"/>
    <w:rsid w:val="00F76DA4"/>
    <w:rsid w:val="00F774C1"/>
    <w:rsid w:val="00F774D0"/>
    <w:rsid w:val="00F77972"/>
    <w:rsid w:val="00F77FBE"/>
    <w:rsid w:val="00F8132C"/>
    <w:rsid w:val="00F8167D"/>
    <w:rsid w:val="00F81869"/>
    <w:rsid w:val="00F8207D"/>
    <w:rsid w:val="00F82279"/>
    <w:rsid w:val="00F82360"/>
    <w:rsid w:val="00F834C0"/>
    <w:rsid w:val="00F83A4E"/>
    <w:rsid w:val="00F84C39"/>
    <w:rsid w:val="00F85AC9"/>
    <w:rsid w:val="00F85F03"/>
    <w:rsid w:val="00F85F3F"/>
    <w:rsid w:val="00F87B55"/>
    <w:rsid w:val="00F906B3"/>
    <w:rsid w:val="00F91FF7"/>
    <w:rsid w:val="00F92384"/>
    <w:rsid w:val="00F92B77"/>
    <w:rsid w:val="00F94082"/>
    <w:rsid w:val="00F94C4D"/>
    <w:rsid w:val="00F95008"/>
    <w:rsid w:val="00F9516E"/>
    <w:rsid w:val="00F95F77"/>
    <w:rsid w:val="00F96133"/>
    <w:rsid w:val="00F9643A"/>
    <w:rsid w:val="00F97C4B"/>
    <w:rsid w:val="00FA02F5"/>
    <w:rsid w:val="00FA094E"/>
    <w:rsid w:val="00FA2510"/>
    <w:rsid w:val="00FA25BC"/>
    <w:rsid w:val="00FA2E4C"/>
    <w:rsid w:val="00FA31B3"/>
    <w:rsid w:val="00FA3C6D"/>
    <w:rsid w:val="00FA3E55"/>
    <w:rsid w:val="00FA40D2"/>
    <w:rsid w:val="00FA416E"/>
    <w:rsid w:val="00FA49F9"/>
    <w:rsid w:val="00FA4C39"/>
    <w:rsid w:val="00FA5119"/>
    <w:rsid w:val="00FA5975"/>
    <w:rsid w:val="00FA5B77"/>
    <w:rsid w:val="00FA5D9D"/>
    <w:rsid w:val="00FA6825"/>
    <w:rsid w:val="00FA6AC7"/>
    <w:rsid w:val="00FA6D13"/>
    <w:rsid w:val="00FA7268"/>
    <w:rsid w:val="00FB0882"/>
    <w:rsid w:val="00FB0C0C"/>
    <w:rsid w:val="00FB0D32"/>
    <w:rsid w:val="00FB1A41"/>
    <w:rsid w:val="00FB29E0"/>
    <w:rsid w:val="00FB3146"/>
    <w:rsid w:val="00FB4192"/>
    <w:rsid w:val="00FB606C"/>
    <w:rsid w:val="00FB6658"/>
    <w:rsid w:val="00FB6EFD"/>
    <w:rsid w:val="00FB7D72"/>
    <w:rsid w:val="00FC0902"/>
    <w:rsid w:val="00FC0AA1"/>
    <w:rsid w:val="00FC2286"/>
    <w:rsid w:val="00FC2932"/>
    <w:rsid w:val="00FC2C62"/>
    <w:rsid w:val="00FC3B0D"/>
    <w:rsid w:val="00FC543F"/>
    <w:rsid w:val="00FC5670"/>
    <w:rsid w:val="00FC591C"/>
    <w:rsid w:val="00FC5AF3"/>
    <w:rsid w:val="00FC6385"/>
    <w:rsid w:val="00FC6FCB"/>
    <w:rsid w:val="00FD06EC"/>
    <w:rsid w:val="00FD0981"/>
    <w:rsid w:val="00FD1081"/>
    <w:rsid w:val="00FD1EEC"/>
    <w:rsid w:val="00FD2822"/>
    <w:rsid w:val="00FD423D"/>
    <w:rsid w:val="00FD4891"/>
    <w:rsid w:val="00FD58EA"/>
    <w:rsid w:val="00FD5A35"/>
    <w:rsid w:val="00FD6133"/>
    <w:rsid w:val="00FD6B0A"/>
    <w:rsid w:val="00FD7B2C"/>
    <w:rsid w:val="00FE06BF"/>
    <w:rsid w:val="00FE0F1E"/>
    <w:rsid w:val="00FE2F69"/>
    <w:rsid w:val="00FE3000"/>
    <w:rsid w:val="00FE3780"/>
    <w:rsid w:val="00FE3A80"/>
    <w:rsid w:val="00FE4217"/>
    <w:rsid w:val="00FE4364"/>
    <w:rsid w:val="00FE4459"/>
    <w:rsid w:val="00FE483C"/>
    <w:rsid w:val="00FE6CBE"/>
    <w:rsid w:val="00FE7627"/>
    <w:rsid w:val="00FE7E6F"/>
    <w:rsid w:val="00FF02EB"/>
    <w:rsid w:val="00FF0B86"/>
    <w:rsid w:val="00FF2B41"/>
    <w:rsid w:val="00FF2C4E"/>
    <w:rsid w:val="00FF3318"/>
    <w:rsid w:val="00FF3E75"/>
    <w:rsid w:val="00FF4318"/>
    <w:rsid w:val="00FF45DB"/>
    <w:rsid w:val="00FF4DE4"/>
    <w:rsid w:val="00FF5306"/>
    <w:rsid w:val="00FF5DE0"/>
    <w:rsid w:val="00FF744B"/>
    <w:rsid w:val="00FF7A6E"/>
    <w:rsid w:val="026B09E0"/>
    <w:rsid w:val="058C26FE"/>
    <w:rsid w:val="0695CB35"/>
    <w:rsid w:val="0799325F"/>
    <w:rsid w:val="08468C58"/>
    <w:rsid w:val="08851F24"/>
    <w:rsid w:val="097373DF"/>
    <w:rsid w:val="0B56D8ED"/>
    <w:rsid w:val="12D46052"/>
    <w:rsid w:val="14315F88"/>
    <w:rsid w:val="14CC29F1"/>
    <w:rsid w:val="1567E29F"/>
    <w:rsid w:val="192CDA1E"/>
    <w:rsid w:val="1A2B0898"/>
    <w:rsid w:val="24C52C2D"/>
    <w:rsid w:val="24C9AD8B"/>
    <w:rsid w:val="2D489ABB"/>
    <w:rsid w:val="2E85B580"/>
    <w:rsid w:val="3236F06C"/>
    <w:rsid w:val="3334021C"/>
    <w:rsid w:val="360F8AE3"/>
    <w:rsid w:val="38F20DB3"/>
    <w:rsid w:val="3CA63C44"/>
    <w:rsid w:val="3DB02F7B"/>
    <w:rsid w:val="3F7C0D4C"/>
    <w:rsid w:val="420945E4"/>
    <w:rsid w:val="45D8002C"/>
    <w:rsid w:val="49B780F9"/>
    <w:rsid w:val="4A2B9944"/>
    <w:rsid w:val="51075536"/>
    <w:rsid w:val="53BAD4E2"/>
    <w:rsid w:val="54394611"/>
    <w:rsid w:val="551B0F10"/>
    <w:rsid w:val="56F06F5B"/>
    <w:rsid w:val="581BF41E"/>
    <w:rsid w:val="58241393"/>
    <w:rsid w:val="5970AD79"/>
    <w:rsid w:val="5BC3FD36"/>
    <w:rsid w:val="5F1399DB"/>
    <w:rsid w:val="5FA20F4E"/>
    <w:rsid w:val="615679C1"/>
    <w:rsid w:val="617A1DB4"/>
    <w:rsid w:val="6855EF21"/>
    <w:rsid w:val="69593977"/>
    <w:rsid w:val="6C1B50D7"/>
    <w:rsid w:val="6C6DC506"/>
    <w:rsid w:val="70102514"/>
    <w:rsid w:val="7266D184"/>
    <w:rsid w:val="762A287A"/>
    <w:rsid w:val="7680FA5D"/>
    <w:rsid w:val="786639E5"/>
    <w:rsid w:val="787C90AF"/>
    <w:rsid w:val="7A10F9C2"/>
    <w:rsid w:val="7ACB755A"/>
    <w:rsid w:val="7B8D20CA"/>
    <w:rsid w:val="7BD9041B"/>
    <w:rsid w:val="7C8B4DA7"/>
    <w:rsid w:val="7E0A785D"/>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2FBCE"/>
  <w15:chartTrackingRefBased/>
  <w15:docId w15:val="{5EE61520-5976-4920-8CEE-B14E7C8A5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C6109"/>
    <w:pPr>
      <w:spacing w:before="120" w:after="240"/>
    </w:pPr>
    <w:rPr>
      <w:sz w:val="24"/>
      <w:lang w:val="nl-BE"/>
    </w:rPr>
  </w:style>
  <w:style w:type="paragraph" w:styleId="Kop1">
    <w:name w:val="heading 1"/>
    <w:basedOn w:val="Standaard"/>
    <w:next w:val="Standaard"/>
    <w:link w:val="Kop1Char"/>
    <w:uiPriority w:val="9"/>
    <w:qFormat/>
    <w:rsid w:val="00975241"/>
    <w:pPr>
      <w:keepNext/>
      <w:keepLines/>
      <w:numPr>
        <w:numId w:val="1"/>
      </w:numPr>
      <w:spacing w:before="240"/>
      <w:ind w:left="851" w:hanging="851"/>
      <w:outlineLvl w:val="0"/>
    </w:pPr>
    <w:rPr>
      <w:rFonts w:asciiTheme="majorHAnsi" w:eastAsiaTheme="majorEastAsia" w:hAnsiTheme="majorHAnsi" w:cstheme="majorBidi"/>
      <w:b/>
      <w:color w:val="3BB497"/>
      <w:sz w:val="36"/>
      <w:szCs w:val="32"/>
    </w:rPr>
  </w:style>
  <w:style w:type="paragraph" w:styleId="Kop2">
    <w:name w:val="heading 2"/>
    <w:basedOn w:val="Standaard"/>
    <w:next w:val="Standaard"/>
    <w:link w:val="Kop2Char"/>
    <w:uiPriority w:val="9"/>
    <w:unhideWhenUsed/>
    <w:qFormat/>
    <w:rsid w:val="00975241"/>
    <w:pPr>
      <w:keepNext/>
      <w:keepLines/>
      <w:numPr>
        <w:ilvl w:val="1"/>
        <w:numId w:val="1"/>
      </w:numPr>
      <w:spacing w:before="160" w:after="160"/>
      <w:ind w:left="851" w:hanging="851"/>
      <w:outlineLvl w:val="1"/>
    </w:pPr>
    <w:rPr>
      <w:rFonts w:asciiTheme="majorHAnsi" w:eastAsiaTheme="majorEastAsia" w:hAnsiTheme="majorHAnsi" w:cstheme="majorBidi"/>
      <w:b/>
      <w:color w:val="09639B"/>
      <w:sz w:val="28"/>
      <w:szCs w:val="26"/>
    </w:rPr>
  </w:style>
  <w:style w:type="paragraph" w:styleId="Kop3">
    <w:name w:val="heading 3"/>
    <w:basedOn w:val="Standaard"/>
    <w:next w:val="Standaard"/>
    <w:link w:val="Kop3Char"/>
    <w:uiPriority w:val="9"/>
    <w:unhideWhenUsed/>
    <w:qFormat/>
    <w:rsid w:val="00975241"/>
    <w:pPr>
      <w:numPr>
        <w:ilvl w:val="2"/>
        <w:numId w:val="1"/>
      </w:numPr>
      <w:spacing w:before="80" w:after="80"/>
      <w:ind w:left="851" w:hanging="851"/>
      <w:outlineLvl w:val="2"/>
    </w:pPr>
    <w:rPr>
      <w:rFonts w:asciiTheme="majorHAnsi" w:hAnsiTheme="majorHAnsi"/>
      <w:color w:val="09639B"/>
      <w:sz w:val="26"/>
    </w:rPr>
  </w:style>
  <w:style w:type="paragraph" w:styleId="Kop4">
    <w:name w:val="heading 4"/>
    <w:basedOn w:val="Inhopg1"/>
    <w:next w:val="Standaard"/>
    <w:link w:val="Kop4Char"/>
    <w:uiPriority w:val="9"/>
    <w:unhideWhenUsed/>
    <w:rsid w:val="007E1712"/>
    <w:pPr>
      <w:numPr>
        <w:ilvl w:val="3"/>
        <w:numId w:val="1"/>
      </w:numPr>
      <w:outlineLvl w:val="3"/>
    </w:pPr>
    <w:rPr>
      <w:rFonts w:asciiTheme="majorHAnsi" w:hAnsiTheme="majorHAnsi"/>
      <w:b w:val="0"/>
      <w:color w:val="0070C0"/>
      <w:sz w:val="28"/>
      <w:lang w:val="nl-NL"/>
    </w:rPr>
  </w:style>
  <w:style w:type="paragraph" w:styleId="Kop5">
    <w:name w:val="heading 5"/>
    <w:basedOn w:val="Standaard"/>
    <w:next w:val="Standaard"/>
    <w:link w:val="Kop5Char"/>
    <w:uiPriority w:val="9"/>
    <w:semiHidden/>
    <w:unhideWhenUsed/>
    <w:rsid w:val="009D7AA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9D7AA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9D7AA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9D7AA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D7AA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75241"/>
    <w:rPr>
      <w:rFonts w:asciiTheme="majorHAnsi" w:eastAsiaTheme="majorEastAsia" w:hAnsiTheme="majorHAnsi" w:cstheme="majorBidi"/>
      <w:b/>
      <w:color w:val="3BB497"/>
      <w:sz w:val="36"/>
      <w:szCs w:val="32"/>
      <w:lang w:val="it-IT"/>
    </w:rPr>
  </w:style>
  <w:style w:type="character" w:customStyle="1" w:styleId="Kop2Char">
    <w:name w:val="Kop 2 Char"/>
    <w:basedOn w:val="Standaardalinea-lettertype"/>
    <w:link w:val="Kop2"/>
    <w:uiPriority w:val="9"/>
    <w:rsid w:val="00975241"/>
    <w:rPr>
      <w:rFonts w:asciiTheme="majorHAnsi" w:eastAsiaTheme="majorEastAsia" w:hAnsiTheme="majorHAnsi" w:cstheme="majorBidi"/>
      <w:b/>
      <w:color w:val="09639B"/>
      <w:sz w:val="28"/>
      <w:szCs w:val="26"/>
      <w:lang w:val="it-IT"/>
    </w:rPr>
  </w:style>
  <w:style w:type="character" w:customStyle="1" w:styleId="Kop3Char">
    <w:name w:val="Kop 3 Char"/>
    <w:basedOn w:val="Standaardalinea-lettertype"/>
    <w:link w:val="Kop3"/>
    <w:uiPriority w:val="9"/>
    <w:rsid w:val="00975241"/>
    <w:rPr>
      <w:rFonts w:asciiTheme="majorHAnsi" w:hAnsiTheme="majorHAnsi"/>
      <w:color w:val="09639B"/>
      <w:sz w:val="26"/>
      <w:lang w:val="it-IT"/>
    </w:rPr>
  </w:style>
  <w:style w:type="character" w:customStyle="1" w:styleId="Kop4Char">
    <w:name w:val="Kop 4 Char"/>
    <w:basedOn w:val="Standaardalinea-lettertype"/>
    <w:link w:val="Kop4"/>
    <w:uiPriority w:val="9"/>
    <w:rsid w:val="007E1712"/>
    <w:rPr>
      <w:rFonts w:asciiTheme="majorHAnsi" w:hAnsiTheme="majorHAnsi"/>
      <w:color w:val="0070C0"/>
      <w:sz w:val="28"/>
      <w:lang w:val="nl-NL"/>
    </w:rPr>
  </w:style>
  <w:style w:type="character" w:customStyle="1" w:styleId="Kop5Char">
    <w:name w:val="Kop 5 Char"/>
    <w:basedOn w:val="Standaardalinea-lettertype"/>
    <w:link w:val="Kop5"/>
    <w:uiPriority w:val="9"/>
    <w:semiHidden/>
    <w:rsid w:val="009D7AA2"/>
    <w:rPr>
      <w:rFonts w:asciiTheme="majorHAnsi" w:eastAsiaTheme="majorEastAsia" w:hAnsiTheme="majorHAnsi" w:cstheme="majorBidi"/>
      <w:color w:val="2F5496" w:themeColor="accent1" w:themeShade="BF"/>
      <w:sz w:val="24"/>
      <w:lang w:val="it-IT"/>
    </w:rPr>
  </w:style>
  <w:style w:type="character" w:customStyle="1" w:styleId="Kop6Char">
    <w:name w:val="Kop 6 Char"/>
    <w:basedOn w:val="Standaardalinea-lettertype"/>
    <w:link w:val="Kop6"/>
    <w:uiPriority w:val="9"/>
    <w:semiHidden/>
    <w:rsid w:val="009D7AA2"/>
    <w:rPr>
      <w:rFonts w:asciiTheme="majorHAnsi" w:eastAsiaTheme="majorEastAsia" w:hAnsiTheme="majorHAnsi" w:cstheme="majorBidi"/>
      <w:color w:val="1F3763" w:themeColor="accent1" w:themeShade="7F"/>
      <w:sz w:val="24"/>
      <w:lang w:val="it-IT"/>
    </w:rPr>
  </w:style>
  <w:style w:type="character" w:customStyle="1" w:styleId="Kop7Char">
    <w:name w:val="Kop 7 Char"/>
    <w:basedOn w:val="Standaardalinea-lettertype"/>
    <w:link w:val="Kop7"/>
    <w:uiPriority w:val="9"/>
    <w:semiHidden/>
    <w:rsid w:val="009D7AA2"/>
    <w:rPr>
      <w:rFonts w:asciiTheme="majorHAnsi" w:eastAsiaTheme="majorEastAsia" w:hAnsiTheme="majorHAnsi" w:cstheme="majorBidi"/>
      <w:i/>
      <w:iCs/>
      <w:color w:val="1F3763" w:themeColor="accent1" w:themeShade="7F"/>
      <w:sz w:val="24"/>
      <w:lang w:val="it-IT"/>
    </w:rPr>
  </w:style>
  <w:style w:type="character" w:customStyle="1" w:styleId="Kop8Char">
    <w:name w:val="Kop 8 Char"/>
    <w:basedOn w:val="Standaardalinea-lettertype"/>
    <w:link w:val="Kop8"/>
    <w:uiPriority w:val="9"/>
    <w:semiHidden/>
    <w:rsid w:val="009D7AA2"/>
    <w:rPr>
      <w:rFonts w:asciiTheme="majorHAnsi" w:eastAsiaTheme="majorEastAsia" w:hAnsiTheme="majorHAnsi" w:cstheme="majorBidi"/>
      <w:color w:val="272727" w:themeColor="text1" w:themeTint="D8"/>
      <w:sz w:val="21"/>
      <w:szCs w:val="21"/>
      <w:lang w:val="it-IT"/>
    </w:rPr>
  </w:style>
  <w:style w:type="character" w:customStyle="1" w:styleId="Kop9Char">
    <w:name w:val="Kop 9 Char"/>
    <w:basedOn w:val="Standaardalinea-lettertype"/>
    <w:link w:val="Kop9"/>
    <w:uiPriority w:val="9"/>
    <w:semiHidden/>
    <w:rsid w:val="009D7AA2"/>
    <w:rPr>
      <w:rFonts w:asciiTheme="majorHAnsi" w:eastAsiaTheme="majorEastAsia" w:hAnsiTheme="majorHAnsi" w:cstheme="majorBidi"/>
      <w:i/>
      <w:iCs/>
      <w:color w:val="272727" w:themeColor="text1" w:themeTint="D8"/>
      <w:sz w:val="21"/>
      <w:szCs w:val="21"/>
      <w:lang w:val="it-IT"/>
    </w:rPr>
  </w:style>
  <w:style w:type="paragraph" w:styleId="Titel">
    <w:name w:val="Title"/>
    <w:basedOn w:val="Standaard"/>
    <w:next w:val="Standaard"/>
    <w:link w:val="TitelChar"/>
    <w:uiPriority w:val="10"/>
    <w:qFormat/>
    <w:rsid w:val="002E00BA"/>
    <w:pPr>
      <w:spacing w:before="0" w:after="0" w:line="240" w:lineRule="auto"/>
      <w:contextualSpacing/>
    </w:pPr>
    <w:rPr>
      <w:rFonts w:asciiTheme="majorHAnsi" w:eastAsiaTheme="majorEastAsia" w:hAnsiTheme="majorHAnsi" w:cstheme="majorBidi"/>
      <w:b/>
      <w:spacing w:val="-10"/>
      <w:kern w:val="28"/>
      <w:sz w:val="56"/>
      <w:szCs w:val="56"/>
    </w:rPr>
  </w:style>
  <w:style w:type="character" w:customStyle="1" w:styleId="TitelChar">
    <w:name w:val="Titel Char"/>
    <w:basedOn w:val="Standaardalinea-lettertype"/>
    <w:link w:val="Titel"/>
    <w:uiPriority w:val="10"/>
    <w:rsid w:val="002E00BA"/>
    <w:rPr>
      <w:rFonts w:asciiTheme="majorHAnsi" w:eastAsiaTheme="majorEastAsia" w:hAnsiTheme="majorHAnsi" w:cstheme="majorBidi"/>
      <w:b/>
      <w:spacing w:val="-10"/>
      <w:kern w:val="28"/>
      <w:sz w:val="56"/>
      <w:szCs w:val="56"/>
      <w:lang w:val="it-IT"/>
    </w:rPr>
  </w:style>
  <w:style w:type="paragraph" w:styleId="Koptekst">
    <w:name w:val="header"/>
    <w:basedOn w:val="Standaard"/>
    <w:link w:val="KoptekstChar"/>
    <w:uiPriority w:val="99"/>
    <w:unhideWhenUsed/>
    <w:rsid w:val="009D7AA2"/>
    <w:pPr>
      <w:tabs>
        <w:tab w:val="center" w:pos="4536"/>
        <w:tab w:val="right" w:pos="9072"/>
      </w:tabs>
      <w:spacing w:before="0" w:after="0" w:line="240" w:lineRule="auto"/>
    </w:pPr>
  </w:style>
  <w:style w:type="paragraph" w:styleId="Inhopg1">
    <w:name w:val="toc 1"/>
    <w:basedOn w:val="Standaard"/>
    <w:next w:val="Standaard"/>
    <w:autoRedefine/>
    <w:uiPriority w:val="39"/>
    <w:unhideWhenUsed/>
    <w:rsid w:val="000112CF"/>
    <w:pPr>
      <w:tabs>
        <w:tab w:val="right" w:pos="9062"/>
      </w:tabs>
      <w:spacing w:before="80" w:after="80"/>
    </w:pPr>
    <w:rPr>
      <w:b/>
    </w:rPr>
  </w:style>
  <w:style w:type="paragraph" w:styleId="Inhopg2">
    <w:name w:val="toc 2"/>
    <w:basedOn w:val="Standaard"/>
    <w:next w:val="Standaard"/>
    <w:autoRedefine/>
    <w:uiPriority w:val="39"/>
    <w:unhideWhenUsed/>
    <w:rsid w:val="000112CF"/>
    <w:pPr>
      <w:spacing w:before="80" w:after="80"/>
    </w:pPr>
    <w:rPr>
      <w:b/>
    </w:rPr>
  </w:style>
  <w:style w:type="paragraph" w:styleId="Inhopg3">
    <w:name w:val="toc 3"/>
    <w:basedOn w:val="Standaard"/>
    <w:next w:val="Standaard"/>
    <w:autoRedefine/>
    <w:uiPriority w:val="39"/>
    <w:unhideWhenUsed/>
    <w:rsid w:val="00433FCB"/>
    <w:pPr>
      <w:spacing w:before="0" w:after="0"/>
    </w:pPr>
    <w:rPr>
      <w:b/>
      <w:sz w:val="22"/>
    </w:rPr>
  </w:style>
  <w:style w:type="character" w:customStyle="1" w:styleId="KoptekstChar">
    <w:name w:val="Koptekst Char"/>
    <w:basedOn w:val="Standaardalinea-lettertype"/>
    <w:link w:val="Koptekst"/>
    <w:uiPriority w:val="99"/>
    <w:rsid w:val="009D7AA2"/>
    <w:rPr>
      <w:sz w:val="20"/>
      <w:lang w:val="it-IT"/>
    </w:rPr>
  </w:style>
  <w:style w:type="paragraph" w:styleId="Voettekst">
    <w:name w:val="footer"/>
    <w:basedOn w:val="Standaard"/>
    <w:link w:val="VoettekstChar"/>
    <w:uiPriority w:val="99"/>
    <w:unhideWhenUsed/>
    <w:rsid w:val="00247CFE"/>
    <w:pPr>
      <w:tabs>
        <w:tab w:val="center" w:pos="4536"/>
        <w:tab w:val="right" w:pos="9072"/>
      </w:tabs>
      <w:spacing w:before="0" w:after="0" w:line="240" w:lineRule="auto"/>
    </w:pPr>
    <w:rPr>
      <w:sz w:val="20"/>
    </w:rPr>
  </w:style>
  <w:style w:type="character" w:customStyle="1" w:styleId="VoettekstChar">
    <w:name w:val="Voettekst Char"/>
    <w:basedOn w:val="Standaardalinea-lettertype"/>
    <w:link w:val="Voettekst"/>
    <w:uiPriority w:val="99"/>
    <w:rsid w:val="00247CFE"/>
    <w:rPr>
      <w:sz w:val="20"/>
      <w:lang w:val="it-IT"/>
    </w:rPr>
  </w:style>
  <w:style w:type="character" w:styleId="Hyperlink">
    <w:name w:val="Hyperlink"/>
    <w:basedOn w:val="Standaardalinea-lettertype"/>
    <w:uiPriority w:val="99"/>
    <w:unhideWhenUsed/>
    <w:rsid w:val="00995550"/>
    <w:rPr>
      <w:color w:val="0563C1" w:themeColor="hyperlink"/>
      <w:u w:val="single"/>
    </w:rPr>
  </w:style>
  <w:style w:type="paragraph" w:styleId="Kopvaninhoudsopgave">
    <w:name w:val="TOC Heading"/>
    <w:basedOn w:val="Kop1"/>
    <w:next w:val="Standaard"/>
    <w:uiPriority w:val="39"/>
    <w:unhideWhenUsed/>
    <w:qFormat/>
    <w:rsid w:val="00D30A68"/>
    <w:pPr>
      <w:numPr>
        <w:numId w:val="0"/>
      </w:numPr>
      <w:spacing w:after="0"/>
      <w:outlineLvl w:val="9"/>
    </w:pPr>
    <w:rPr>
      <w:b w:val="0"/>
      <w:color w:val="2F5496" w:themeColor="accent1" w:themeShade="BF"/>
      <w:sz w:val="32"/>
      <w:lang w:val="fr-BE" w:eastAsia="fr-BE"/>
    </w:rPr>
  </w:style>
  <w:style w:type="paragraph" w:styleId="Inhopg4">
    <w:name w:val="toc 4"/>
    <w:basedOn w:val="Standaard"/>
    <w:next w:val="Standaard"/>
    <w:autoRedefine/>
    <w:uiPriority w:val="39"/>
    <w:unhideWhenUsed/>
    <w:rsid w:val="00173809"/>
    <w:pPr>
      <w:spacing w:before="0" w:after="0"/>
      <w:ind w:left="851" w:hanging="851"/>
    </w:pPr>
    <w:rPr>
      <w:sz w:val="20"/>
    </w:rPr>
  </w:style>
  <w:style w:type="paragraph" w:styleId="Geenafstand">
    <w:name w:val="No Spacing"/>
    <w:autoRedefine/>
    <w:uiPriority w:val="1"/>
    <w:qFormat/>
    <w:rsid w:val="00652F3F"/>
    <w:pPr>
      <w:spacing w:before="240" w:after="240" w:line="240" w:lineRule="auto"/>
    </w:pPr>
    <w:rPr>
      <w:rFonts w:asciiTheme="majorHAnsi" w:hAnsiTheme="majorHAnsi"/>
      <w:b/>
      <w:color w:val="3BB497"/>
      <w:sz w:val="36"/>
      <w:lang w:val="it-IT"/>
    </w:rPr>
  </w:style>
  <w:style w:type="paragraph" w:customStyle="1" w:styleId="Opsomming1">
    <w:name w:val="Opsomming 1"/>
    <w:basedOn w:val="Standaard"/>
    <w:qFormat/>
    <w:rsid w:val="00BA7D1D"/>
    <w:pPr>
      <w:numPr>
        <w:numId w:val="2"/>
      </w:numPr>
      <w:spacing w:before="80" w:after="80"/>
      <w:ind w:left="284" w:hanging="284"/>
    </w:pPr>
  </w:style>
  <w:style w:type="paragraph" w:customStyle="1" w:styleId="Opsomming2">
    <w:name w:val="Opsomming 2"/>
    <w:basedOn w:val="Standaard"/>
    <w:qFormat/>
    <w:rsid w:val="00500E10"/>
    <w:pPr>
      <w:numPr>
        <w:numId w:val="3"/>
      </w:numPr>
      <w:spacing w:before="80" w:after="80"/>
      <w:ind w:left="568" w:hanging="284"/>
    </w:pPr>
  </w:style>
  <w:style w:type="table" w:styleId="Tabelraster">
    <w:name w:val="Table Grid"/>
    <w:basedOn w:val="Standaardtabel"/>
    <w:uiPriority w:val="39"/>
    <w:rsid w:val="00957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lagen">
    <w:name w:val="Bijlagen"/>
    <w:basedOn w:val="Kop2"/>
    <w:next w:val="Standaard"/>
    <w:qFormat/>
    <w:rsid w:val="007B07A0"/>
    <w:pPr>
      <w:numPr>
        <w:ilvl w:val="0"/>
        <w:numId w:val="0"/>
      </w:numPr>
      <w:spacing w:before="240" w:after="360"/>
    </w:pPr>
    <w:rPr>
      <w:lang w:val="nl-NL"/>
    </w:rPr>
  </w:style>
  <w:style w:type="paragraph" w:styleId="Inhopg5">
    <w:name w:val="toc 5"/>
    <w:basedOn w:val="Standaard"/>
    <w:next w:val="Standaard"/>
    <w:autoRedefine/>
    <w:uiPriority w:val="39"/>
    <w:unhideWhenUsed/>
    <w:rsid w:val="00056A8F"/>
    <w:pPr>
      <w:spacing w:after="100"/>
    </w:pPr>
    <w:rPr>
      <w:sz w:val="22"/>
    </w:rPr>
  </w:style>
  <w:style w:type="paragraph" w:styleId="Bijschrift">
    <w:name w:val="caption"/>
    <w:basedOn w:val="Standaard"/>
    <w:next w:val="Standaard"/>
    <w:uiPriority w:val="35"/>
    <w:unhideWhenUsed/>
    <w:qFormat/>
    <w:rsid w:val="007A1185"/>
    <w:pPr>
      <w:spacing w:before="0"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110735"/>
    <w:pPr>
      <w:spacing w:after="0"/>
    </w:pPr>
  </w:style>
  <w:style w:type="character" w:styleId="Onopgelostemelding">
    <w:name w:val="Unresolved Mention"/>
    <w:basedOn w:val="Standaardalinea-lettertype"/>
    <w:uiPriority w:val="99"/>
    <w:semiHidden/>
    <w:unhideWhenUsed/>
    <w:rsid w:val="00F6514D"/>
    <w:rPr>
      <w:color w:val="605E5C"/>
      <w:shd w:val="clear" w:color="auto" w:fill="E1DFDD"/>
    </w:rPr>
  </w:style>
  <w:style w:type="character" w:styleId="GevolgdeHyperlink">
    <w:name w:val="FollowedHyperlink"/>
    <w:basedOn w:val="Standaardalinea-lettertype"/>
    <w:uiPriority w:val="99"/>
    <w:semiHidden/>
    <w:unhideWhenUsed/>
    <w:rsid w:val="007650AD"/>
    <w:rPr>
      <w:color w:val="954F72" w:themeColor="followedHyperlink"/>
      <w:u w:val="single"/>
    </w:rPr>
  </w:style>
  <w:style w:type="paragraph" w:styleId="Lijstalinea">
    <w:name w:val="List Paragraph"/>
    <w:basedOn w:val="Standaard"/>
    <w:uiPriority w:val="34"/>
    <w:qFormat/>
    <w:rsid w:val="00B66BCE"/>
    <w:pPr>
      <w:ind w:left="720"/>
      <w:contextualSpacing/>
    </w:pPr>
  </w:style>
  <w:style w:type="paragraph" w:styleId="Bibliografie">
    <w:name w:val="Bibliography"/>
    <w:basedOn w:val="Standaard"/>
    <w:next w:val="Standaard"/>
    <w:uiPriority w:val="37"/>
    <w:unhideWhenUsed/>
    <w:rsid w:val="00514A7A"/>
  </w:style>
  <w:style w:type="paragraph" w:customStyle="1" w:styleId="Default">
    <w:name w:val="Default"/>
    <w:rsid w:val="003B70B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graph">
    <w:name w:val="paragraph"/>
    <w:basedOn w:val="Standaard"/>
    <w:rsid w:val="00195788"/>
    <w:pPr>
      <w:spacing w:before="100" w:beforeAutospacing="1" w:after="100" w:afterAutospacing="1" w:line="240" w:lineRule="auto"/>
    </w:pPr>
    <w:rPr>
      <w:rFonts w:ascii="Times New Roman" w:eastAsia="Times New Roman" w:hAnsi="Times New Roman" w:cs="Times New Roman"/>
      <w:szCs w:val="24"/>
      <w:lang w:val="fr-BE" w:eastAsia="fr-BE"/>
    </w:rPr>
  </w:style>
  <w:style w:type="character" w:customStyle="1" w:styleId="normaltextrun">
    <w:name w:val="normaltextrun"/>
    <w:basedOn w:val="Standaardalinea-lettertype"/>
    <w:rsid w:val="00195788"/>
  </w:style>
  <w:style w:type="character" w:customStyle="1" w:styleId="eop">
    <w:name w:val="eop"/>
    <w:basedOn w:val="Standaardalinea-lettertype"/>
    <w:rsid w:val="00195788"/>
  </w:style>
  <w:style w:type="character" w:styleId="Tekstvantijdelijkeaanduiding">
    <w:name w:val="Placeholder Text"/>
    <w:basedOn w:val="Standaardalinea-lettertype"/>
    <w:uiPriority w:val="99"/>
    <w:semiHidden/>
    <w:rsid w:val="007B00AB"/>
    <w:rPr>
      <w:color w:val="808080"/>
    </w:rPr>
  </w:style>
  <w:style w:type="paragraph" w:styleId="Revisie">
    <w:name w:val="Revision"/>
    <w:hidden/>
    <w:uiPriority w:val="99"/>
    <w:semiHidden/>
    <w:rsid w:val="00F27027"/>
    <w:pPr>
      <w:spacing w:after="0" w:line="240" w:lineRule="auto"/>
    </w:pPr>
    <w:rPr>
      <w:sz w:val="24"/>
      <w:lang w:val="nl-BE"/>
    </w:rPr>
  </w:style>
  <w:style w:type="character" w:styleId="Verwijzingopmerking">
    <w:name w:val="annotation reference"/>
    <w:basedOn w:val="Standaardalinea-lettertype"/>
    <w:uiPriority w:val="99"/>
    <w:semiHidden/>
    <w:unhideWhenUsed/>
    <w:rsid w:val="00CE6878"/>
    <w:rPr>
      <w:sz w:val="16"/>
      <w:szCs w:val="16"/>
    </w:rPr>
  </w:style>
  <w:style w:type="paragraph" w:styleId="Tekstopmerking">
    <w:name w:val="annotation text"/>
    <w:basedOn w:val="Standaard"/>
    <w:link w:val="TekstopmerkingChar"/>
    <w:uiPriority w:val="99"/>
    <w:unhideWhenUsed/>
    <w:rsid w:val="00CE6878"/>
    <w:pPr>
      <w:spacing w:line="240" w:lineRule="auto"/>
    </w:pPr>
    <w:rPr>
      <w:sz w:val="20"/>
      <w:szCs w:val="20"/>
    </w:rPr>
  </w:style>
  <w:style w:type="character" w:customStyle="1" w:styleId="TekstopmerkingChar">
    <w:name w:val="Tekst opmerking Char"/>
    <w:basedOn w:val="Standaardalinea-lettertype"/>
    <w:link w:val="Tekstopmerking"/>
    <w:uiPriority w:val="99"/>
    <w:rsid w:val="00CE6878"/>
    <w:rPr>
      <w:sz w:val="20"/>
      <w:szCs w:val="20"/>
      <w:lang w:val="nl-BE"/>
    </w:rPr>
  </w:style>
  <w:style w:type="paragraph" w:styleId="Onderwerpvanopmerking">
    <w:name w:val="annotation subject"/>
    <w:basedOn w:val="Tekstopmerking"/>
    <w:next w:val="Tekstopmerking"/>
    <w:link w:val="OnderwerpvanopmerkingChar"/>
    <w:uiPriority w:val="99"/>
    <w:semiHidden/>
    <w:unhideWhenUsed/>
    <w:rsid w:val="00CE6878"/>
    <w:rPr>
      <w:b/>
      <w:bCs/>
    </w:rPr>
  </w:style>
  <w:style w:type="character" w:customStyle="1" w:styleId="OnderwerpvanopmerkingChar">
    <w:name w:val="Onderwerp van opmerking Char"/>
    <w:basedOn w:val="TekstopmerkingChar"/>
    <w:link w:val="Onderwerpvanopmerking"/>
    <w:uiPriority w:val="99"/>
    <w:semiHidden/>
    <w:rsid w:val="00CE6878"/>
    <w:rPr>
      <w:b/>
      <w:bCs/>
      <w:sz w:val="20"/>
      <w:szCs w:val="20"/>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749">
      <w:bodyDiv w:val="1"/>
      <w:marLeft w:val="0"/>
      <w:marRight w:val="0"/>
      <w:marTop w:val="0"/>
      <w:marBottom w:val="0"/>
      <w:divBdr>
        <w:top w:val="none" w:sz="0" w:space="0" w:color="auto"/>
        <w:left w:val="none" w:sz="0" w:space="0" w:color="auto"/>
        <w:bottom w:val="none" w:sz="0" w:space="0" w:color="auto"/>
        <w:right w:val="none" w:sz="0" w:space="0" w:color="auto"/>
      </w:divBdr>
    </w:div>
    <w:div w:id="6950126">
      <w:bodyDiv w:val="1"/>
      <w:marLeft w:val="0"/>
      <w:marRight w:val="0"/>
      <w:marTop w:val="0"/>
      <w:marBottom w:val="0"/>
      <w:divBdr>
        <w:top w:val="none" w:sz="0" w:space="0" w:color="auto"/>
        <w:left w:val="none" w:sz="0" w:space="0" w:color="auto"/>
        <w:bottom w:val="none" w:sz="0" w:space="0" w:color="auto"/>
        <w:right w:val="none" w:sz="0" w:space="0" w:color="auto"/>
      </w:divBdr>
    </w:div>
    <w:div w:id="7567345">
      <w:bodyDiv w:val="1"/>
      <w:marLeft w:val="0"/>
      <w:marRight w:val="0"/>
      <w:marTop w:val="0"/>
      <w:marBottom w:val="0"/>
      <w:divBdr>
        <w:top w:val="none" w:sz="0" w:space="0" w:color="auto"/>
        <w:left w:val="none" w:sz="0" w:space="0" w:color="auto"/>
        <w:bottom w:val="none" w:sz="0" w:space="0" w:color="auto"/>
        <w:right w:val="none" w:sz="0" w:space="0" w:color="auto"/>
      </w:divBdr>
    </w:div>
    <w:div w:id="9332359">
      <w:bodyDiv w:val="1"/>
      <w:marLeft w:val="0"/>
      <w:marRight w:val="0"/>
      <w:marTop w:val="0"/>
      <w:marBottom w:val="0"/>
      <w:divBdr>
        <w:top w:val="none" w:sz="0" w:space="0" w:color="auto"/>
        <w:left w:val="none" w:sz="0" w:space="0" w:color="auto"/>
        <w:bottom w:val="none" w:sz="0" w:space="0" w:color="auto"/>
        <w:right w:val="none" w:sz="0" w:space="0" w:color="auto"/>
      </w:divBdr>
    </w:div>
    <w:div w:id="9454580">
      <w:bodyDiv w:val="1"/>
      <w:marLeft w:val="0"/>
      <w:marRight w:val="0"/>
      <w:marTop w:val="0"/>
      <w:marBottom w:val="0"/>
      <w:divBdr>
        <w:top w:val="none" w:sz="0" w:space="0" w:color="auto"/>
        <w:left w:val="none" w:sz="0" w:space="0" w:color="auto"/>
        <w:bottom w:val="none" w:sz="0" w:space="0" w:color="auto"/>
        <w:right w:val="none" w:sz="0" w:space="0" w:color="auto"/>
      </w:divBdr>
    </w:div>
    <w:div w:id="13381967">
      <w:bodyDiv w:val="1"/>
      <w:marLeft w:val="0"/>
      <w:marRight w:val="0"/>
      <w:marTop w:val="0"/>
      <w:marBottom w:val="0"/>
      <w:divBdr>
        <w:top w:val="none" w:sz="0" w:space="0" w:color="auto"/>
        <w:left w:val="none" w:sz="0" w:space="0" w:color="auto"/>
        <w:bottom w:val="none" w:sz="0" w:space="0" w:color="auto"/>
        <w:right w:val="none" w:sz="0" w:space="0" w:color="auto"/>
      </w:divBdr>
    </w:div>
    <w:div w:id="16582033">
      <w:bodyDiv w:val="1"/>
      <w:marLeft w:val="0"/>
      <w:marRight w:val="0"/>
      <w:marTop w:val="0"/>
      <w:marBottom w:val="0"/>
      <w:divBdr>
        <w:top w:val="none" w:sz="0" w:space="0" w:color="auto"/>
        <w:left w:val="none" w:sz="0" w:space="0" w:color="auto"/>
        <w:bottom w:val="none" w:sz="0" w:space="0" w:color="auto"/>
        <w:right w:val="none" w:sz="0" w:space="0" w:color="auto"/>
      </w:divBdr>
    </w:div>
    <w:div w:id="18823047">
      <w:bodyDiv w:val="1"/>
      <w:marLeft w:val="0"/>
      <w:marRight w:val="0"/>
      <w:marTop w:val="0"/>
      <w:marBottom w:val="0"/>
      <w:divBdr>
        <w:top w:val="none" w:sz="0" w:space="0" w:color="auto"/>
        <w:left w:val="none" w:sz="0" w:space="0" w:color="auto"/>
        <w:bottom w:val="none" w:sz="0" w:space="0" w:color="auto"/>
        <w:right w:val="none" w:sz="0" w:space="0" w:color="auto"/>
      </w:divBdr>
    </w:div>
    <w:div w:id="22367479">
      <w:bodyDiv w:val="1"/>
      <w:marLeft w:val="0"/>
      <w:marRight w:val="0"/>
      <w:marTop w:val="0"/>
      <w:marBottom w:val="0"/>
      <w:divBdr>
        <w:top w:val="none" w:sz="0" w:space="0" w:color="auto"/>
        <w:left w:val="none" w:sz="0" w:space="0" w:color="auto"/>
        <w:bottom w:val="none" w:sz="0" w:space="0" w:color="auto"/>
        <w:right w:val="none" w:sz="0" w:space="0" w:color="auto"/>
      </w:divBdr>
    </w:div>
    <w:div w:id="24063226">
      <w:bodyDiv w:val="1"/>
      <w:marLeft w:val="0"/>
      <w:marRight w:val="0"/>
      <w:marTop w:val="0"/>
      <w:marBottom w:val="0"/>
      <w:divBdr>
        <w:top w:val="none" w:sz="0" w:space="0" w:color="auto"/>
        <w:left w:val="none" w:sz="0" w:space="0" w:color="auto"/>
        <w:bottom w:val="none" w:sz="0" w:space="0" w:color="auto"/>
        <w:right w:val="none" w:sz="0" w:space="0" w:color="auto"/>
      </w:divBdr>
    </w:div>
    <w:div w:id="25713666">
      <w:bodyDiv w:val="1"/>
      <w:marLeft w:val="0"/>
      <w:marRight w:val="0"/>
      <w:marTop w:val="0"/>
      <w:marBottom w:val="0"/>
      <w:divBdr>
        <w:top w:val="none" w:sz="0" w:space="0" w:color="auto"/>
        <w:left w:val="none" w:sz="0" w:space="0" w:color="auto"/>
        <w:bottom w:val="none" w:sz="0" w:space="0" w:color="auto"/>
        <w:right w:val="none" w:sz="0" w:space="0" w:color="auto"/>
      </w:divBdr>
    </w:div>
    <w:div w:id="26684232">
      <w:bodyDiv w:val="1"/>
      <w:marLeft w:val="0"/>
      <w:marRight w:val="0"/>
      <w:marTop w:val="0"/>
      <w:marBottom w:val="0"/>
      <w:divBdr>
        <w:top w:val="none" w:sz="0" w:space="0" w:color="auto"/>
        <w:left w:val="none" w:sz="0" w:space="0" w:color="auto"/>
        <w:bottom w:val="none" w:sz="0" w:space="0" w:color="auto"/>
        <w:right w:val="none" w:sz="0" w:space="0" w:color="auto"/>
      </w:divBdr>
    </w:div>
    <w:div w:id="29839059">
      <w:bodyDiv w:val="1"/>
      <w:marLeft w:val="0"/>
      <w:marRight w:val="0"/>
      <w:marTop w:val="0"/>
      <w:marBottom w:val="0"/>
      <w:divBdr>
        <w:top w:val="none" w:sz="0" w:space="0" w:color="auto"/>
        <w:left w:val="none" w:sz="0" w:space="0" w:color="auto"/>
        <w:bottom w:val="none" w:sz="0" w:space="0" w:color="auto"/>
        <w:right w:val="none" w:sz="0" w:space="0" w:color="auto"/>
      </w:divBdr>
    </w:div>
    <w:div w:id="34359354">
      <w:bodyDiv w:val="1"/>
      <w:marLeft w:val="0"/>
      <w:marRight w:val="0"/>
      <w:marTop w:val="0"/>
      <w:marBottom w:val="0"/>
      <w:divBdr>
        <w:top w:val="none" w:sz="0" w:space="0" w:color="auto"/>
        <w:left w:val="none" w:sz="0" w:space="0" w:color="auto"/>
        <w:bottom w:val="none" w:sz="0" w:space="0" w:color="auto"/>
        <w:right w:val="none" w:sz="0" w:space="0" w:color="auto"/>
      </w:divBdr>
    </w:div>
    <w:div w:id="39600346">
      <w:bodyDiv w:val="1"/>
      <w:marLeft w:val="0"/>
      <w:marRight w:val="0"/>
      <w:marTop w:val="0"/>
      <w:marBottom w:val="0"/>
      <w:divBdr>
        <w:top w:val="none" w:sz="0" w:space="0" w:color="auto"/>
        <w:left w:val="none" w:sz="0" w:space="0" w:color="auto"/>
        <w:bottom w:val="none" w:sz="0" w:space="0" w:color="auto"/>
        <w:right w:val="none" w:sz="0" w:space="0" w:color="auto"/>
      </w:divBdr>
    </w:div>
    <w:div w:id="44649729">
      <w:bodyDiv w:val="1"/>
      <w:marLeft w:val="0"/>
      <w:marRight w:val="0"/>
      <w:marTop w:val="0"/>
      <w:marBottom w:val="0"/>
      <w:divBdr>
        <w:top w:val="none" w:sz="0" w:space="0" w:color="auto"/>
        <w:left w:val="none" w:sz="0" w:space="0" w:color="auto"/>
        <w:bottom w:val="none" w:sz="0" w:space="0" w:color="auto"/>
        <w:right w:val="none" w:sz="0" w:space="0" w:color="auto"/>
      </w:divBdr>
    </w:div>
    <w:div w:id="46729042">
      <w:bodyDiv w:val="1"/>
      <w:marLeft w:val="0"/>
      <w:marRight w:val="0"/>
      <w:marTop w:val="0"/>
      <w:marBottom w:val="0"/>
      <w:divBdr>
        <w:top w:val="none" w:sz="0" w:space="0" w:color="auto"/>
        <w:left w:val="none" w:sz="0" w:space="0" w:color="auto"/>
        <w:bottom w:val="none" w:sz="0" w:space="0" w:color="auto"/>
        <w:right w:val="none" w:sz="0" w:space="0" w:color="auto"/>
      </w:divBdr>
    </w:div>
    <w:div w:id="46730690">
      <w:bodyDiv w:val="1"/>
      <w:marLeft w:val="0"/>
      <w:marRight w:val="0"/>
      <w:marTop w:val="0"/>
      <w:marBottom w:val="0"/>
      <w:divBdr>
        <w:top w:val="none" w:sz="0" w:space="0" w:color="auto"/>
        <w:left w:val="none" w:sz="0" w:space="0" w:color="auto"/>
        <w:bottom w:val="none" w:sz="0" w:space="0" w:color="auto"/>
        <w:right w:val="none" w:sz="0" w:space="0" w:color="auto"/>
      </w:divBdr>
    </w:div>
    <w:div w:id="55860923">
      <w:bodyDiv w:val="1"/>
      <w:marLeft w:val="0"/>
      <w:marRight w:val="0"/>
      <w:marTop w:val="0"/>
      <w:marBottom w:val="0"/>
      <w:divBdr>
        <w:top w:val="none" w:sz="0" w:space="0" w:color="auto"/>
        <w:left w:val="none" w:sz="0" w:space="0" w:color="auto"/>
        <w:bottom w:val="none" w:sz="0" w:space="0" w:color="auto"/>
        <w:right w:val="none" w:sz="0" w:space="0" w:color="auto"/>
      </w:divBdr>
    </w:div>
    <w:div w:id="57022754">
      <w:bodyDiv w:val="1"/>
      <w:marLeft w:val="0"/>
      <w:marRight w:val="0"/>
      <w:marTop w:val="0"/>
      <w:marBottom w:val="0"/>
      <w:divBdr>
        <w:top w:val="none" w:sz="0" w:space="0" w:color="auto"/>
        <w:left w:val="none" w:sz="0" w:space="0" w:color="auto"/>
        <w:bottom w:val="none" w:sz="0" w:space="0" w:color="auto"/>
        <w:right w:val="none" w:sz="0" w:space="0" w:color="auto"/>
      </w:divBdr>
    </w:div>
    <w:div w:id="57098699">
      <w:bodyDiv w:val="1"/>
      <w:marLeft w:val="0"/>
      <w:marRight w:val="0"/>
      <w:marTop w:val="0"/>
      <w:marBottom w:val="0"/>
      <w:divBdr>
        <w:top w:val="none" w:sz="0" w:space="0" w:color="auto"/>
        <w:left w:val="none" w:sz="0" w:space="0" w:color="auto"/>
        <w:bottom w:val="none" w:sz="0" w:space="0" w:color="auto"/>
        <w:right w:val="none" w:sz="0" w:space="0" w:color="auto"/>
      </w:divBdr>
    </w:div>
    <w:div w:id="58401729">
      <w:bodyDiv w:val="1"/>
      <w:marLeft w:val="0"/>
      <w:marRight w:val="0"/>
      <w:marTop w:val="0"/>
      <w:marBottom w:val="0"/>
      <w:divBdr>
        <w:top w:val="none" w:sz="0" w:space="0" w:color="auto"/>
        <w:left w:val="none" w:sz="0" w:space="0" w:color="auto"/>
        <w:bottom w:val="none" w:sz="0" w:space="0" w:color="auto"/>
        <w:right w:val="none" w:sz="0" w:space="0" w:color="auto"/>
      </w:divBdr>
    </w:div>
    <w:div w:id="58410472">
      <w:bodyDiv w:val="1"/>
      <w:marLeft w:val="0"/>
      <w:marRight w:val="0"/>
      <w:marTop w:val="0"/>
      <w:marBottom w:val="0"/>
      <w:divBdr>
        <w:top w:val="none" w:sz="0" w:space="0" w:color="auto"/>
        <w:left w:val="none" w:sz="0" w:space="0" w:color="auto"/>
        <w:bottom w:val="none" w:sz="0" w:space="0" w:color="auto"/>
        <w:right w:val="none" w:sz="0" w:space="0" w:color="auto"/>
      </w:divBdr>
    </w:div>
    <w:div w:id="58793400">
      <w:bodyDiv w:val="1"/>
      <w:marLeft w:val="0"/>
      <w:marRight w:val="0"/>
      <w:marTop w:val="0"/>
      <w:marBottom w:val="0"/>
      <w:divBdr>
        <w:top w:val="none" w:sz="0" w:space="0" w:color="auto"/>
        <w:left w:val="none" w:sz="0" w:space="0" w:color="auto"/>
        <w:bottom w:val="none" w:sz="0" w:space="0" w:color="auto"/>
        <w:right w:val="none" w:sz="0" w:space="0" w:color="auto"/>
      </w:divBdr>
    </w:div>
    <w:div w:id="61418306">
      <w:bodyDiv w:val="1"/>
      <w:marLeft w:val="0"/>
      <w:marRight w:val="0"/>
      <w:marTop w:val="0"/>
      <w:marBottom w:val="0"/>
      <w:divBdr>
        <w:top w:val="none" w:sz="0" w:space="0" w:color="auto"/>
        <w:left w:val="none" w:sz="0" w:space="0" w:color="auto"/>
        <w:bottom w:val="none" w:sz="0" w:space="0" w:color="auto"/>
        <w:right w:val="none" w:sz="0" w:space="0" w:color="auto"/>
      </w:divBdr>
    </w:div>
    <w:div w:id="65956826">
      <w:bodyDiv w:val="1"/>
      <w:marLeft w:val="0"/>
      <w:marRight w:val="0"/>
      <w:marTop w:val="0"/>
      <w:marBottom w:val="0"/>
      <w:divBdr>
        <w:top w:val="none" w:sz="0" w:space="0" w:color="auto"/>
        <w:left w:val="none" w:sz="0" w:space="0" w:color="auto"/>
        <w:bottom w:val="none" w:sz="0" w:space="0" w:color="auto"/>
        <w:right w:val="none" w:sz="0" w:space="0" w:color="auto"/>
      </w:divBdr>
    </w:div>
    <w:div w:id="66463089">
      <w:bodyDiv w:val="1"/>
      <w:marLeft w:val="0"/>
      <w:marRight w:val="0"/>
      <w:marTop w:val="0"/>
      <w:marBottom w:val="0"/>
      <w:divBdr>
        <w:top w:val="none" w:sz="0" w:space="0" w:color="auto"/>
        <w:left w:val="none" w:sz="0" w:space="0" w:color="auto"/>
        <w:bottom w:val="none" w:sz="0" w:space="0" w:color="auto"/>
        <w:right w:val="none" w:sz="0" w:space="0" w:color="auto"/>
      </w:divBdr>
    </w:div>
    <w:div w:id="66809095">
      <w:bodyDiv w:val="1"/>
      <w:marLeft w:val="0"/>
      <w:marRight w:val="0"/>
      <w:marTop w:val="0"/>
      <w:marBottom w:val="0"/>
      <w:divBdr>
        <w:top w:val="none" w:sz="0" w:space="0" w:color="auto"/>
        <w:left w:val="none" w:sz="0" w:space="0" w:color="auto"/>
        <w:bottom w:val="none" w:sz="0" w:space="0" w:color="auto"/>
        <w:right w:val="none" w:sz="0" w:space="0" w:color="auto"/>
      </w:divBdr>
    </w:div>
    <w:div w:id="67924793">
      <w:bodyDiv w:val="1"/>
      <w:marLeft w:val="0"/>
      <w:marRight w:val="0"/>
      <w:marTop w:val="0"/>
      <w:marBottom w:val="0"/>
      <w:divBdr>
        <w:top w:val="none" w:sz="0" w:space="0" w:color="auto"/>
        <w:left w:val="none" w:sz="0" w:space="0" w:color="auto"/>
        <w:bottom w:val="none" w:sz="0" w:space="0" w:color="auto"/>
        <w:right w:val="none" w:sz="0" w:space="0" w:color="auto"/>
      </w:divBdr>
    </w:div>
    <w:div w:id="69155286">
      <w:bodyDiv w:val="1"/>
      <w:marLeft w:val="0"/>
      <w:marRight w:val="0"/>
      <w:marTop w:val="0"/>
      <w:marBottom w:val="0"/>
      <w:divBdr>
        <w:top w:val="none" w:sz="0" w:space="0" w:color="auto"/>
        <w:left w:val="none" w:sz="0" w:space="0" w:color="auto"/>
        <w:bottom w:val="none" w:sz="0" w:space="0" w:color="auto"/>
        <w:right w:val="none" w:sz="0" w:space="0" w:color="auto"/>
      </w:divBdr>
    </w:div>
    <w:div w:id="70007126">
      <w:bodyDiv w:val="1"/>
      <w:marLeft w:val="0"/>
      <w:marRight w:val="0"/>
      <w:marTop w:val="0"/>
      <w:marBottom w:val="0"/>
      <w:divBdr>
        <w:top w:val="none" w:sz="0" w:space="0" w:color="auto"/>
        <w:left w:val="none" w:sz="0" w:space="0" w:color="auto"/>
        <w:bottom w:val="none" w:sz="0" w:space="0" w:color="auto"/>
        <w:right w:val="none" w:sz="0" w:space="0" w:color="auto"/>
      </w:divBdr>
    </w:div>
    <w:div w:id="76100794">
      <w:bodyDiv w:val="1"/>
      <w:marLeft w:val="0"/>
      <w:marRight w:val="0"/>
      <w:marTop w:val="0"/>
      <w:marBottom w:val="0"/>
      <w:divBdr>
        <w:top w:val="none" w:sz="0" w:space="0" w:color="auto"/>
        <w:left w:val="none" w:sz="0" w:space="0" w:color="auto"/>
        <w:bottom w:val="none" w:sz="0" w:space="0" w:color="auto"/>
        <w:right w:val="none" w:sz="0" w:space="0" w:color="auto"/>
      </w:divBdr>
    </w:div>
    <w:div w:id="79445401">
      <w:bodyDiv w:val="1"/>
      <w:marLeft w:val="0"/>
      <w:marRight w:val="0"/>
      <w:marTop w:val="0"/>
      <w:marBottom w:val="0"/>
      <w:divBdr>
        <w:top w:val="none" w:sz="0" w:space="0" w:color="auto"/>
        <w:left w:val="none" w:sz="0" w:space="0" w:color="auto"/>
        <w:bottom w:val="none" w:sz="0" w:space="0" w:color="auto"/>
        <w:right w:val="none" w:sz="0" w:space="0" w:color="auto"/>
      </w:divBdr>
    </w:div>
    <w:div w:id="80762925">
      <w:bodyDiv w:val="1"/>
      <w:marLeft w:val="0"/>
      <w:marRight w:val="0"/>
      <w:marTop w:val="0"/>
      <w:marBottom w:val="0"/>
      <w:divBdr>
        <w:top w:val="none" w:sz="0" w:space="0" w:color="auto"/>
        <w:left w:val="none" w:sz="0" w:space="0" w:color="auto"/>
        <w:bottom w:val="none" w:sz="0" w:space="0" w:color="auto"/>
        <w:right w:val="none" w:sz="0" w:space="0" w:color="auto"/>
      </w:divBdr>
    </w:div>
    <w:div w:id="83453482">
      <w:bodyDiv w:val="1"/>
      <w:marLeft w:val="0"/>
      <w:marRight w:val="0"/>
      <w:marTop w:val="0"/>
      <w:marBottom w:val="0"/>
      <w:divBdr>
        <w:top w:val="none" w:sz="0" w:space="0" w:color="auto"/>
        <w:left w:val="none" w:sz="0" w:space="0" w:color="auto"/>
        <w:bottom w:val="none" w:sz="0" w:space="0" w:color="auto"/>
        <w:right w:val="none" w:sz="0" w:space="0" w:color="auto"/>
      </w:divBdr>
    </w:div>
    <w:div w:id="84613142">
      <w:bodyDiv w:val="1"/>
      <w:marLeft w:val="0"/>
      <w:marRight w:val="0"/>
      <w:marTop w:val="0"/>
      <w:marBottom w:val="0"/>
      <w:divBdr>
        <w:top w:val="none" w:sz="0" w:space="0" w:color="auto"/>
        <w:left w:val="none" w:sz="0" w:space="0" w:color="auto"/>
        <w:bottom w:val="none" w:sz="0" w:space="0" w:color="auto"/>
        <w:right w:val="none" w:sz="0" w:space="0" w:color="auto"/>
      </w:divBdr>
    </w:div>
    <w:div w:id="85687512">
      <w:bodyDiv w:val="1"/>
      <w:marLeft w:val="0"/>
      <w:marRight w:val="0"/>
      <w:marTop w:val="0"/>
      <w:marBottom w:val="0"/>
      <w:divBdr>
        <w:top w:val="none" w:sz="0" w:space="0" w:color="auto"/>
        <w:left w:val="none" w:sz="0" w:space="0" w:color="auto"/>
        <w:bottom w:val="none" w:sz="0" w:space="0" w:color="auto"/>
        <w:right w:val="none" w:sz="0" w:space="0" w:color="auto"/>
      </w:divBdr>
    </w:div>
    <w:div w:id="86773241">
      <w:bodyDiv w:val="1"/>
      <w:marLeft w:val="0"/>
      <w:marRight w:val="0"/>
      <w:marTop w:val="0"/>
      <w:marBottom w:val="0"/>
      <w:divBdr>
        <w:top w:val="none" w:sz="0" w:space="0" w:color="auto"/>
        <w:left w:val="none" w:sz="0" w:space="0" w:color="auto"/>
        <w:bottom w:val="none" w:sz="0" w:space="0" w:color="auto"/>
        <w:right w:val="none" w:sz="0" w:space="0" w:color="auto"/>
      </w:divBdr>
    </w:div>
    <w:div w:id="89934927">
      <w:bodyDiv w:val="1"/>
      <w:marLeft w:val="0"/>
      <w:marRight w:val="0"/>
      <w:marTop w:val="0"/>
      <w:marBottom w:val="0"/>
      <w:divBdr>
        <w:top w:val="none" w:sz="0" w:space="0" w:color="auto"/>
        <w:left w:val="none" w:sz="0" w:space="0" w:color="auto"/>
        <w:bottom w:val="none" w:sz="0" w:space="0" w:color="auto"/>
        <w:right w:val="none" w:sz="0" w:space="0" w:color="auto"/>
      </w:divBdr>
    </w:div>
    <w:div w:id="91170239">
      <w:bodyDiv w:val="1"/>
      <w:marLeft w:val="0"/>
      <w:marRight w:val="0"/>
      <w:marTop w:val="0"/>
      <w:marBottom w:val="0"/>
      <w:divBdr>
        <w:top w:val="none" w:sz="0" w:space="0" w:color="auto"/>
        <w:left w:val="none" w:sz="0" w:space="0" w:color="auto"/>
        <w:bottom w:val="none" w:sz="0" w:space="0" w:color="auto"/>
        <w:right w:val="none" w:sz="0" w:space="0" w:color="auto"/>
      </w:divBdr>
    </w:div>
    <w:div w:id="97255853">
      <w:bodyDiv w:val="1"/>
      <w:marLeft w:val="0"/>
      <w:marRight w:val="0"/>
      <w:marTop w:val="0"/>
      <w:marBottom w:val="0"/>
      <w:divBdr>
        <w:top w:val="none" w:sz="0" w:space="0" w:color="auto"/>
        <w:left w:val="none" w:sz="0" w:space="0" w:color="auto"/>
        <w:bottom w:val="none" w:sz="0" w:space="0" w:color="auto"/>
        <w:right w:val="none" w:sz="0" w:space="0" w:color="auto"/>
      </w:divBdr>
    </w:div>
    <w:div w:id="100102755">
      <w:bodyDiv w:val="1"/>
      <w:marLeft w:val="0"/>
      <w:marRight w:val="0"/>
      <w:marTop w:val="0"/>
      <w:marBottom w:val="0"/>
      <w:divBdr>
        <w:top w:val="none" w:sz="0" w:space="0" w:color="auto"/>
        <w:left w:val="none" w:sz="0" w:space="0" w:color="auto"/>
        <w:bottom w:val="none" w:sz="0" w:space="0" w:color="auto"/>
        <w:right w:val="none" w:sz="0" w:space="0" w:color="auto"/>
      </w:divBdr>
    </w:div>
    <w:div w:id="102923407">
      <w:bodyDiv w:val="1"/>
      <w:marLeft w:val="0"/>
      <w:marRight w:val="0"/>
      <w:marTop w:val="0"/>
      <w:marBottom w:val="0"/>
      <w:divBdr>
        <w:top w:val="none" w:sz="0" w:space="0" w:color="auto"/>
        <w:left w:val="none" w:sz="0" w:space="0" w:color="auto"/>
        <w:bottom w:val="none" w:sz="0" w:space="0" w:color="auto"/>
        <w:right w:val="none" w:sz="0" w:space="0" w:color="auto"/>
      </w:divBdr>
    </w:div>
    <w:div w:id="104425327">
      <w:bodyDiv w:val="1"/>
      <w:marLeft w:val="0"/>
      <w:marRight w:val="0"/>
      <w:marTop w:val="0"/>
      <w:marBottom w:val="0"/>
      <w:divBdr>
        <w:top w:val="none" w:sz="0" w:space="0" w:color="auto"/>
        <w:left w:val="none" w:sz="0" w:space="0" w:color="auto"/>
        <w:bottom w:val="none" w:sz="0" w:space="0" w:color="auto"/>
        <w:right w:val="none" w:sz="0" w:space="0" w:color="auto"/>
      </w:divBdr>
    </w:div>
    <w:div w:id="105470340">
      <w:bodyDiv w:val="1"/>
      <w:marLeft w:val="0"/>
      <w:marRight w:val="0"/>
      <w:marTop w:val="0"/>
      <w:marBottom w:val="0"/>
      <w:divBdr>
        <w:top w:val="none" w:sz="0" w:space="0" w:color="auto"/>
        <w:left w:val="none" w:sz="0" w:space="0" w:color="auto"/>
        <w:bottom w:val="none" w:sz="0" w:space="0" w:color="auto"/>
        <w:right w:val="none" w:sz="0" w:space="0" w:color="auto"/>
      </w:divBdr>
      <w:divsChild>
        <w:div w:id="197668792">
          <w:marLeft w:val="0"/>
          <w:marRight w:val="0"/>
          <w:marTop w:val="0"/>
          <w:marBottom w:val="0"/>
          <w:divBdr>
            <w:top w:val="none" w:sz="0" w:space="0" w:color="auto"/>
            <w:left w:val="none" w:sz="0" w:space="0" w:color="auto"/>
            <w:bottom w:val="none" w:sz="0" w:space="0" w:color="auto"/>
            <w:right w:val="none" w:sz="0" w:space="0" w:color="auto"/>
          </w:divBdr>
        </w:div>
        <w:div w:id="601962006">
          <w:marLeft w:val="0"/>
          <w:marRight w:val="0"/>
          <w:marTop w:val="0"/>
          <w:marBottom w:val="0"/>
          <w:divBdr>
            <w:top w:val="none" w:sz="0" w:space="0" w:color="auto"/>
            <w:left w:val="none" w:sz="0" w:space="0" w:color="auto"/>
            <w:bottom w:val="none" w:sz="0" w:space="0" w:color="auto"/>
            <w:right w:val="none" w:sz="0" w:space="0" w:color="auto"/>
          </w:divBdr>
        </w:div>
        <w:div w:id="1024792425">
          <w:marLeft w:val="0"/>
          <w:marRight w:val="0"/>
          <w:marTop w:val="0"/>
          <w:marBottom w:val="0"/>
          <w:divBdr>
            <w:top w:val="none" w:sz="0" w:space="0" w:color="auto"/>
            <w:left w:val="none" w:sz="0" w:space="0" w:color="auto"/>
            <w:bottom w:val="none" w:sz="0" w:space="0" w:color="auto"/>
            <w:right w:val="none" w:sz="0" w:space="0" w:color="auto"/>
          </w:divBdr>
        </w:div>
        <w:div w:id="1381902085">
          <w:marLeft w:val="0"/>
          <w:marRight w:val="0"/>
          <w:marTop w:val="0"/>
          <w:marBottom w:val="0"/>
          <w:divBdr>
            <w:top w:val="none" w:sz="0" w:space="0" w:color="auto"/>
            <w:left w:val="none" w:sz="0" w:space="0" w:color="auto"/>
            <w:bottom w:val="none" w:sz="0" w:space="0" w:color="auto"/>
            <w:right w:val="none" w:sz="0" w:space="0" w:color="auto"/>
          </w:divBdr>
        </w:div>
        <w:div w:id="1539467450">
          <w:marLeft w:val="0"/>
          <w:marRight w:val="0"/>
          <w:marTop w:val="0"/>
          <w:marBottom w:val="0"/>
          <w:divBdr>
            <w:top w:val="none" w:sz="0" w:space="0" w:color="auto"/>
            <w:left w:val="none" w:sz="0" w:space="0" w:color="auto"/>
            <w:bottom w:val="none" w:sz="0" w:space="0" w:color="auto"/>
            <w:right w:val="none" w:sz="0" w:space="0" w:color="auto"/>
          </w:divBdr>
        </w:div>
        <w:div w:id="2002152406">
          <w:marLeft w:val="0"/>
          <w:marRight w:val="0"/>
          <w:marTop w:val="0"/>
          <w:marBottom w:val="0"/>
          <w:divBdr>
            <w:top w:val="none" w:sz="0" w:space="0" w:color="auto"/>
            <w:left w:val="none" w:sz="0" w:space="0" w:color="auto"/>
            <w:bottom w:val="none" w:sz="0" w:space="0" w:color="auto"/>
            <w:right w:val="none" w:sz="0" w:space="0" w:color="auto"/>
          </w:divBdr>
        </w:div>
      </w:divsChild>
    </w:div>
    <w:div w:id="109471019">
      <w:bodyDiv w:val="1"/>
      <w:marLeft w:val="0"/>
      <w:marRight w:val="0"/>
      <w:marTop w:val="0"/>
      <w:marBottom w:val="0"/>
      <w:divBdr>
        <w:top w:val="none" w:sz="0" w:space="0" w:color="auto"/>
        <w:left w:val="none" w:sz="0" w:space="0" w:color="auto"/>
        <w:bottom w:val="none" w:sz="0" w:space="0" w:color="auto"/>
        <w:right w:val="none" w:sz="0" w:space="0" w:color="auto"/>
      </w:divBdr>
    </w:div>
    <w:div w:id="121967841">
      <w:bodyDiv w:val="1"/>
      <w:marLeft w:val="0"/>
      <w:marRight w:val="0"/>
      <w:marTop w:val="0"/>
      <w:marBottom w:val="0"/>
      <w:divBdr>
        <w:top w:val="none" w:sz="0" w:space="0" w:color="auto"/>
        <w:left w:val="none" w:sz="0" w:space="0" w:color="auto"/>
        <w:bottom w:val="none" w:sz="0" w:space="0" w:color="auto"/>
        <w:right w:val="none" w:sz="0" w:space="0" w:color="auto"/>
      </w:divBdr>
    </w:div>
    <w:div w:id="127282678">
      <w:bodyDiv w:val="1"/>
      <w:marLeft w:val="0"/>
      <w:marRight w:val="0"/>
      <w:marTop w:val="0"/>
      <w:marBottom w:val="0"/>
      <w:divBdr>
        <w:top w:val="none" w:sz="0" w:space="0" w:color="auto"/>
        <w:left w:val="none" w:sz="0" w:space="0" w:color="auto"/>
        <w:bottom w:val="none" w:sz="0" w:space="0" w:color="auto"/>
        <w:right w:val="none" w:sz="0" w:space="0" w:color="auto"/>
      </w:divBdr>
    </w:div>
    <w:div w:id="129440965">
      <w:bodyDiv w:val="1"/>
      <w:marLeft w:val="0"/>
      <w:marRight w:val="0"/>
      <w:marTop w:val="0"/>
      <w:marBottom w:val="0"/>
      <w:divBdr>
        <w:top w:val="none" w:sz="0" w:space="0" w:color="auto"/>
        <w:left w:val="none" w:sz="0" w:space="0" w:color="auto"/>
        <w:bottom w:val="none" w:sz="0" w:space="0" w:color="auto"/>
        <w:right w:val="none" w:sz="0" w:space="0" w:color="auto"/>
      </w:divBdr>
    </w:div>
    <w:div w:id="134220037">
      <w:bodyDiv w:val="1"/>
      <w:marLeft w:val="0"/>
      <w:marRight w:val="0"/>
      <w:marTop w:val="0"/>
      <w:marBottom w:val="0"/>
      <w:divBdr>
        <w:top w:val="none" w:sz="0" w:space="0" w:color="auto"/>
        <w:left w:val="none" w:sz="0" w:space="0" w:color="auto"/>
        <w:bottom w:val="none" w:sz="0" w:space="0" w:color="auto"/>
        <w:right w:val="none" w:sz="0" w:space="0" w:color="auto"/>
      </w:divBdr>
    </w:div>
    <w:div w:id="138034996">
      <w:bodyDiv w:val="1"/>
      <w:marLeft w:val="0"/>
      <w:marRight w:val="0"/>
      <w:marTop w:val="0"/>
      <w:marBottom w:val="0"/>
      <w:divBdr>
        <w:top w:val="none" w:sz="0" w:space="0" w:color="auto"/>
        <w:left w:val="none" w:sz="0" w:space="0" w:color="auto"/>
        <w:bottom w:val="none" w:sz="0" w:space="0" w:color="auto"/>
        <w:right w:val="none" w:sz="0" w:space="0" w:color="auto"/>
      </w:divBdr>
    </w:div>
    <w:div w:id="138111894">
      <w:bodyDiv w:val="1"/>
      <w:marLeft w:val="0"/>
      <w:marRight w:val="0"/>
      <w:marTop w:val="0"/>
      <w:marBottom w:val="0"/>
      <w:divBdr>
        <w:top w:val="none" w:sz="0" w:space="0" w:color="auto"/>
        <w:left w:val="none" w:sz="0" w:space="0" w:color="auto"/>
        <w:bottom w:val="none" w:sz="0" w:space="0" w:color="auto"/>
        <w:right w:val="none" w:sz="0" w:space="0" w:color="auto"/>
      </w:divBdr>
    </w:div>
    <w:div w:id="139155528">
      <w:bodyDiv w:val="1"/>
      <w:marLeft w:val="0"/>
      <w:marRight w:val="0"/>
      <w:marTop w:val="0"/>
      <w:marBottom w:val="0"/>
      <w:divBdr>
        <w:top w:val="none" w:sz="0" w:space="0" w:color="auto"/>
        <w:left w:val="none" w:sz="0" w:space="0" w:color="auto"/>
        <w:bottom w:val="none" w:sz="0" w:space="0" w:color="auto"/>
        <w:right w:val="none" w:sz="0" w:space="0" w:color="auto"/>
      </w:divBdr>
    </w:div>
    <w:div w:id="139226319">
      <w:bodyDiv w:val="1"/>
      <w:marLeft w:val="0"/>
      <w:marRight w:val="0"/>
      <w:marTop w:val="0"/>
      <w:marBottom w:val="0"/>
      <w:divBdr>
        <w:top w:val="none" w:sz="0" w:space="0" w:color="auto"/>
        <w:left w:val="none" w:sz="0" w:space="0" w:color="auto"/>
        <w:bottom w:val="none" w:sz="0" w:space="0" w:color="auto"/>
        <w:right w:val="none" w:sz="0" w:space="0" w:color="auto"/>
      </w:divBdr>
    </w:div>
    <w:div w:id="144661582">
      <w:bodyDiv w:val="1"/>
      <w:marLeft w:val="0"/>
      <w:marRight w:val="0"/>
      <w:marTop w:val="0"/>
      <w:marBottom w:val="0"/>
      <w:divBdr>
        <w:top w:val="none" w:sz="0" w:space="0" w:color="auto"/>
        <w:left w:val="none" w:sz="0" w:space="0" w:color="auto"/>
        <w:bottom w:val="none" w:sz="0" w:space="0" w:color="auto"/>
        <w:right w:val="none" w:sz="0" w:space="0" w:color="auto"/>
      </w:divBdr>
    </w:div>
    <w:div w:id="153841591">
      <w:bodyDiv w:val="1"/>
      <w:marLeft w:val="0"/>
      <w:marRight w:val="0"/>
      <w:marTop w:val="0"/>
      <w:marBottom w:val="0"/>
      <w:divBdr>
        <w:top w:val="none" w:sz="0" w:space="0" w:color="auto"/>
        <w:left w:val="none" w:sz="0" w:space="0" w:color="auto"/>
        <w:bottom w:val="none" w:sz="0" w:space="0" w:color="auto"/>
        <w:right w:val="none" w:sz="0" w:space="0" w:color="auto"/>
      </w:divBdr>
    </w:div>
    <w:div w:id="155078771">
      <w:bodyDiv w:val="1"/>
      <w:marLeft w:val="0"/>
      <w:marRight w:val="0"/>
      <w:marTop w:val="0"/>
      <w:marBottom w:val="0"/>
      <w:divBdr>
        <w:top w:val="none" w:sz="0" w:space="0" w:color="auto"/>
        <w:left w:val="none" w:sz="0" w:space="0" w:color="auto"/>
        <w:bottom w:val="none" w:sz="0" w:space="0" w:color="auto"/>
        <w:right w:val="none" w:sz="0" w:space="0" w:color="auto"/>
      </w:divBdr>
    </w:div>
    <w:div w:id="157768602">
      <w:bodyDiv w:val="1"/>
      <w:marLeft w:val="0"/>
      <w:marRight w:val="0"/>
      <w:marTop w:val="0"/>
      <w:marBottom w:val="0"/>
      <w:divBdr>
        <w:top w:val="none" w:sz="0" w:space="0" w:color="auto"/>
        <w:left w:val="none" w:sz="0" w:space="0" w:color="auto"/>
        <w:bottom w:val="none" w:sz="0" w:space="0" w:color="auto"/>
        <w:right w:val="none" w:sz="0" w:space="0" w:color="auto"/>
      </w:divBdr>
    </w:div>
    <w:div w:id="158347014">
      <w:bodyDiv w:val="1"/>
      <w:marLeft w:val="0"/>
      <w:marRight w:val="0"/>
      <w:marTop w:val="0"/>
      <w:marBottom w:val="0"/>
      <w:divBdr>
        <w:top w:val="none" w:sz="0" w:space="0" w:color="auto"/>
        <w:left w:val="none" w:sz="0" w:space="0" w:color="auto"/>
        <w:bottom w:val="none" w:sz="0" w:space="0" w:color="auto"/>
        <w:right w:val="none" w:sz="0" w:space="0" w:color="auto"/>
      </w:divBdr>
    </w:div>
    <w:div w:id="161743403">
      <w:bodyDiv w:val="1"/>
      <w:marLeft w:val="0"/>
      <w:marRight w:val="0"/>
      <w:marTop w:val="0"/>
      <w:marBottom w:val="0"/>
      <w:divBdr>
        <w:top w:val="none" w:sz="0" w:space="0" w:color="auto"/>
        <w:left w:val="none" w:sz="0" w:space="0" w:color="auto"/>
        <w:bottom w:val="none" w:sz="0" w:space="0" w:color="auto"/>
        <w:right w:val="none" w:sz="0" w:space="0" w:color="auto"/>
      </w:divBdr>
    </w:div>
    <w:div w:id="173619256">
      <w:bodyDiv w:val="1"/>
      <w:marLeft w:val="0"/>
      <w:marRight w:val="0"/>
      <w:marTop w:val="0"/>
      <w:marBottom w:val="0"/>
      <w:divBdr>
        <w:top w:val="none" w:sz="0" w:space="0" w:color="auto"/>
        <w:left w:val="none" w:sz="0" w:space="0" w:color="auto"/>
        <w:bottom w:val="none" w:sz="0" w:space="0" w:color="auto"/>
        <w:right w:val="none" w:sz="0" w:space="0" w:color="auto"/>
      </w:divBdr>
    </w:div>
    <w:div w:id="178400041">
      <w:bodyDiv w:val="1"/>
      <w:marLeft w:val="0"/>
      <w:marRight w:val="0"/>
      <w:marTop w:val="0"/>
      <w:marBottom w:val="0"/>
      <w:divBdr>
        <w:top w:val="none" w:sz="0" w:space="0" w:color="auto"/>
        <w:left w:val="none" w:sz="0" w:space="0" w:color="auto"/>
        <w:bottom w:val="none" w:sz="0" w:space="0" w:color="auto"/>
        <w:right w:val="none" w:sz="0" w:space="0" w:color="auto"/>
      </w:divBdr>
    </w:div>
    <w:div w:id="178617359">
      <w:bodyDiv w:val="1"/>
      <w:marLeft w:val="0"/>
      <w:marRight w:val="0"/>
      <w:marTop w:val="0"/>
      <w:marBottom w:val="0"/>
      <w:divBdr>
        <w:top w:val="none" w:sz="0" w:space="0" w:color="auto"/>
        <w:left w:val="none" w:sz="0" w:space="0" w:color="auto"/>
        <w:bottom w:val="none" w:sz="0" w:space="0" w:color="auto"/>
        <w:right w:val="none" w:sz="0" w:space="0" w:color="auto"/>
      </w:divBdr>
    </w:div>
    <w:div w:id="180897742">
      <w:bodyDiv w:val="1"/>
      <w:marLeft w:val="0"/>
      <w:marRight w:val="0"/>
      <w:marTop w:val="0"/>
      <w:marBottom w:val="0"/>
      <w:divBdr>
        <w:top w:val="none" w:sz="0" w:space="0" w:color="auto"/>
        <w:left w:val="none" w:sz="0" w:space="0" w:color="auto"/>
        <w:bottom w:val="none" w:sz="0" w:space="0" w:color="auto"/>
        <w:right w:val="none" w:sz="0" w:space="0" w:color="auto"/>
      </w:divBdr>
    </w:div>
    <w:div w:id="184563402">
      <w:bodyDiv w:val="1"/>
      <w:marLeft w:val="0"/>
      <w:marRight w:val="0"/>
      <w:marTop w:val="0"/>
      <w:marBottom w:val="0"/>
      <w:divBdr>
        <w:top w:val="none" w:sz="0" w:space="0" w:color="auto"/>
        <w:left w:val="none" w:sz="0" w:space="0" w:color="auto"/>
        <w:bottom w:val="none" w:sz="0" w:space="0" w:color="auto"/>
        <w:right w:val="none" w:sz="0" w:space="0" w:color="auto"/>
      </w:divBdr>
    </w:div>
    <w:div w:id="193429225">
      <w:bodyDiv w:val="1"/>
      <w:marLeft w:val="0"/>
      <w:marRight w:val="0"/>
      <w:marTop w:val="0"/>
      <w:marBottom w:val="0"/>
      <w:divBdr>
        <w:top w:val="none" w:sz="0" w:space="0" w:color="auto"/>
        <w:left w:val="none" w:sz="0" w:space="0" w:color="auto"/>
        <w:bottom w:val="none" w:sz="0" w:space="0" w:color="auto"/>
        <w:right w:val="none" w:sz="0" w:space="0" w:color="auto"/>
      </w:divBdr>
    </w:div>
    <w:div w:id="194273871">
      <w:bodyDiv w:val="1"/>
      <w:marLeft w:val="0"/>
      <w:marRight w:val="0"/>
      <w:marTop w:val="0"/>
      <w:marBottom w:val="0"/>
      <w:divBdr>
        <w:top w:val="none" w:sz="0" w:space="0" w:color="auto"/>
        <w:left w:val="none" w:sz="0" w:space="0" w:color="auto"/>
        <w:bottom w:val="none" w:sz="0" w:space="0" w:color="auto"/>
        <w:right w:val="none" w:sz="0" w:space="0" w:color="auto"/>
      </w:divBdr>
    </w:div>
    <w:div w:id="198932768">
      <w:bodyDiv w:val="1"/>
      <w:marLeft w:val="0"/>
      <w:marRight w:val="0"/>
      <w:marTop w:val="0"/>
      <w:marBottom w:val="0"/>
      <w:divBdr>
        <w:top w:val="none" w:sz="0" w:space="0" w:color="auto"/>
        <w:left w:val="none" w:sz="0" w:space="0" w:color="auto"/>
        <w:bottom w:val="none" w:sz="0" w:space="0" w:color="auto"/>
        <w:right w:val="none" w:sz="0" w:space="0" w:color="auto"/>
      </w:divBdr>
    </w:div>
    <w:div w:id="201207929">
      <w:bodyDiv w:val="1"/>
      <w:marLeft w:val="0"/>
      <w:marRight w:val="0"/>
      <w:marTop w:val="0"/>
      <w:marBottom w:val="0"/>
      <w:divBdr>
        <w:top w:val="none" w:sz="0" w:space="0" w:color="auto"/>
        <w:left w:val="none" w:sz="0" w:space="0" w:color="auto"/>
        <w:bottom w:val="none" w:sz="0" w:space="0" w:color="auto"/>
        <w:right w:val="none" w:sz="0" w:space="0" w:color="auto"/>
      </w:divBdr>
    </w:div>
    <w:div w:id="216015207">
      <w:bodyDiv w:val="1"/>
      <w:marLeft w:val="0"/>
      <w:marRight w:val="0"/>
      <w:marTop w:val="0"/>
      <w:marBottom w:val="0"/>
      <w:divBdr>
        <w:top w:val="none" w:sz="0" w:space="0" w:color="auto"/>
        <w:left w:val="none" w:sz="0" w:space="0" w:color="auto"/>
        <w:bottom w:val="none" w:sz="0" w:space="0" w:color="auto"/>
        <w:right w:val="none" w:sz="0" w:space="0" w:color="auto"/>
      </w:divBdr>
    </w:div>
    <w:div w:id="221522048">
      <w:bodyDiv w:val="1"/>
      <w:marLeft w:val="0"/>
      <w:marRight w:val="0"/>
      <w:marTop w:val="0"/>
      <w:marBottom w:val="0"/>
      <w:divBdr>
        <w:top w:val="none" w:sz="0" w:space="0" w:color="auto"/>
        <w:left w:val="none" w:sz="0" w:space="0" w:color="auto"/>
        <w:bottom w:val="none" w:sz="0" w:space="0" w:color="auto"/>
        <w:right w:val="none" w:sz="0" w:space="0" w:color="auto"/>
      </w:divBdr>
    </w:div>
    <w:div w:id="223420857">
      <w:bodyDiv w:val="1"/>
      <w:marLeft w:val="0"/>
      <w:marRight w:val="0"/>
      <w:marTop w:val="0"/>
      <w:marBottom w:val="0"/>
      <w:divBdr>
        <w:top w:val="none" w:sz="0" w:space="0" w:color="auto"/>
        <w:left w:val="none" w:sz="0" w:space="0" w:color="auto"/>
        <w:bottom w:val="none" w:sz="0" w:space="0" w:color="auto"/>
        <w:right w:val="none" w:sz="0" w:space="0" w:color="auto"/>
      </w:divBdr>
    </w:div>
    <w:div w:id="230895985">
      <w:bodyDiv w:val="1"/>
      <w:marLeft w:val="0"/>
      <w:marRight w:val="0"/>
      <w:marTop w:val="0"/>
      <w:marBottom w:val="0"/>
      <w:divBdr>
        <w:top w:val="none" w:sz="0" w:space="0" w:color="auto"/>
        <w:left w:val="none" w:sz="0" w:space="0" w:color="auto"/>
        <w:bottom w:val="none" w:sz="0" w:space="0" w:color="auto"/>
        <w:right w:val="none" w:sz="0" w:space="0" w:color="auto"/>
      </w:divBdr>
    </w:div>
    <w:div w:id="231046889">
      <w:bodyDiv w:val="1"/>
      <w:marLeft w:val="0"/>
      <w:marRight w:val="0"/>
      <w:marTop w:val="0"/>
      <w:marBottom w:val="0"/>
      <w:divBdr>
        <w:top w:val="none" w:sz="0" w:space="0" w:color="auto"/>
        <w:left w:val="none" w:sz="0" w:space="0" w:color="auto"/>
        <w:bottom w:val="none" w:sz="0" w:space="0" w:color="auto"/>
        <w:right w:val="none" w:sz="0" w:space="0" w:color="auto"/>
      </w:divBdr>
    </w:div>
    <w:div w:id="234054062">
      <w:bodyDiv w:val="1"/>
      <w:marLeft w:val="0"/>
      <w:marRight w:val="0"/>
      <w:marTop w:val="0"/>
      <w:marBottom w:val="0"/>
      <w:divBdr>
        <w:top w:val="none" w:sz="0" w:space="0" w:color="auto"/>
        <w:left w:val="none" w:sz="0" w:space="0" w:color="auto"/>
        <w:bottom w:val="none" w:sz="0" w:space="0" w:color="auto"/>
        <w:right w:val="none" w:sz="0" w:space="0" w:color="auto"/>
      </w:divBdr>
    </w:div>
    <w:div w:id="246961231">
      <w:bodyDiv w:val="1"/>
      <w:marLeft w:val="0"/>
      <w:marRight w:val="0"/>
      <w:marTop w:val="0"/>
      <w:marBottom w:val="0"/>
      <w:divBdr>
        <w:top w:val="none" w:sz="0" w:space="0" w:color="auto"/>
        <w:left w:val="none" w:sz="0" w:space="0" w:color="auto"/>
        <w:bottom w:val="none" w:sz="0" w:space="0" w:color="auto"/>
        <w:right w:val="none" w:sz="0" w:space="0" w:color="auto"/>
      </w:divBdr>
    </w:div>
    <w:div w:id="257371841">
      <w:bodyDiv w:val="1"/>
      <w:marLeft w:val="0"/>
      <w:marRight w:val="0"/>
      <w:marTop w:val="0"/>
      <w:marBottom w:val="0"/>
      <w:divBdr>
        <w:top w:val="none" w:sz="0" w:space="0" w:color="auto"/>
        <w:left w:val="none" w:sz="0" w:space="0" w:color="auto"/>
        <w:bottom w:val="none" w:sz="0" w:space="0" w:color="auto"/>
        <w:right w:val="none" w:sz="0" w:space="0" w:color="auto"/>
      </w:divBdr>
    </w:div>
    <w:div w:id="264073134">
      <w:bodyDiv w:val="1"/>
      <w:marLeft w:val="0"/>
      <w:marRight w:val="0"/>
      <w:marTop w:val="0"/>
      <w:marBottom w:val="0"/>
      <w:divBdr>
        <w:top w:val="none" w:sz="0" w:space="0" w:color="auto"/>
        <w:left w:val="none" w:sz="0" w:space="0" w:color="auto"/>
        <w:bottom w:val="none" w:sz="0" w:space="0" w:color="auto"/>
        <w:right w:val="none" w:sz="0" w:space="0" w:color="auto"/>
      </w:divBdr>
    </w:div>
    <w:div w:id="271939154">
      <w:bodyDiv w:val="1"/>
      <w:marLeft w:val="0"/>
      <w:marRight w:val="0"/>
      <w:marTop w:val="0"/>
      <w:marBottom w:val="0"/>
      <w:divBdr>
        <w:top w:val="none" w:sz="0" w:space="0" w:color="auto"/>
        <w:left w:val="none" w:sz="0" w:space="0" w:color="auto"/>
        <w:bottom w:val="none" w:sz="0" w:space="0" w:color="auto"/>
        <w:right w:val="none" w:sz="0" w:space="0" w:color="auto"/>
      </w:divBdr>
    </w:div>
    <w:div w:id="275796845">
      <w:bodyDiv w:val="1"/>
      <w:marLeft w:val="0"/>
      <w:marRight w:val="0"/>
      <w:marTop w:val="0"/>
      <w:marBottom w:val="0"/>
      <w:divBdr>
        <w:top w:val="none" w:sz="0" w:space="0" w:color="auto"/>
        <w:left w:val="none" w:sz="0" w:space="0" w:color="auto"/>
        <w:bottom w:val="none" w:sz="0" w:space="0" w:color="auto"/>
        <w:right w:val="none" w:sz="0" w:space="0" w:color="auto"/>
      </w:divBdr>
    </w:div>
    <w:div w:id="278294589">
      <w:bodyDiv w:val="1"/>
      <w:marLeft w:val="0"/>
      <w:marRight w:val="0"/>
      <w:marTop w:val="0"/>
      <w:marBottom w:val="0"/>
      <w:divBdr>
        <w:top w:val="none" w:sz="0" w:space="0" w:color="auto"/>
        <w:left w:val="none" w:sz="0" w:space="0" w:color="auto"/>
        <w:bottom w:val="none" w:sz="0" w:space="0" w:color="auto"/>
        <w:right w:val="none" w:sz="0" w:space="0" w:color="auto"/>
      </w:divBdr>
    </w:div>
    <w:div w:id="280187054">
      <w:bodyDiv w:val="1"/>
      <w:marLeft w:val="0"/>
      <w:marRight w:val="0"/>
      <w:marTop w:val="0"/>
      <w:marBottom w:val="0"/>
      <w:divBdr>
        <w:top w:val="none" w:sz="0" w:space="0" w:color="auto"/>
        <w:left w:val="none" w:sz="0" w:space="0" w:color="auto"/>
        <w:bottom w:val="none" w:sz="0" w:space="0" w:color="auto"/>
        <w:right w:val="none" w:sz="0" w:space="0" w:color="auto"/>
      </w:divBdr>
    </w:div>
    <w:div w:id="281619362">
      <w:bodyDiv w:val="1"/>
      <w:marLeft w:val="0"/>
      <w:marRight w:val="0"/>
      <w:marTop w:val="0"/>
      <w:marBottom w:val="0"/>
      <w:divBdr>
        <w:top w:val="none" w:sz="0" w:space="0" w:color="auto"/>
        <w:left w:val="none" w:sz="0" w:space="0" w:color="auto"/>
        <w:bottom w:val="none" w:sz="0" w:space="0" w:color="auto"/>
        <w:right w:val="none" w:sz="0" w:space="0" w:color="auto"/>
      </w:divBdr>
    </w:div>
    <w:div w:id="281692900">
      <w:bodyDiv w:val="1"/>
      <w:marLeft w:val="0"/>
      <w:marRight w:val="0"/>
      <w:marTop w:val="0"/>
      <w:marBottom w:val="0"/>
      <w:divBdr>
        <w:top w:val="none" w:sz="0" w:space="0" w:color="auto"/>
        <w:left w:val="none" w:sz="0" w:space="0" w:color="auto"/>
        <w:bottom w:val="none" w:sz="0" w:space="0" w:color="auto"/>
        <w:right w:val="none" w:sz="0" w:space="0" w:color="auto"/>
      </w:divBdr>
    </w:div>
    <w:div w:id="284506973">
      <w:bodyDiv w:val="1"/>
      <w:marLeft w:val="0"/>
      <w:marRight w:val="0"/>
      <w:marTop w:val="0"/>
      <w:marBottom w:val="0"/>
      <w:divBdr>
        <w:top w:val="none" w:sz="0" w:space="0" w:color="auto"/>
        <w:left w:val="none" w:sz="0" w:space="0" w:color="auto"/>
        <w:bottom w:val="none" w:sz="0" w:space="0" w:color="auto"/>
        <w:right w:val="none" w:sz="0" w:space="0" w:color="auto"/>
      </w:divBdr>
    </w:div>
    <w:div w:id="285625056">
      <w:bodyDiv w:val="1"/>
      <w:marLeft w:val="0"/>
      <w:marRight w:val="0"/>
      <w:marTop w:val="0"/>
      <w:marBottom w:val="0"/>
      <w:divBdr>
        <w:top w:val="none" w:sz="0" w:space="0" w:color="auto"/>
        <w:left w:val="none" w:sz="0" w:space="0" w:color="auto"/>
        <w:bottom w:val="none" w:sz="0" w:space="0" w:color="auto"/>
        <w:right w:val="none" w:sz="0" w:space="0" w:color="auto"/>
      </w:divBdr>
    </w:div>
    <w:div w:id="286860353">
      <w:bodyDiv w:val="1"/>
      <w:marLeft w:val="0"/>
      <w:marRight w:val="0"/>
      <w:marTop w:val="0"/>
      <w:marBottom w:val="0"/>
      <w:divBdr>
        <w:top w:val="none" w:sz="0" w:space="0" w:color="auto"/>
        <w:left w:val="none" w:sz="0" w:space="0" w:color="auto"/>
        <w:bottom w:val="none" w:sz="0" w:space="0" w:color="auto"/>
        <w:right w:val="none" w:sz="0" w:space="0" w:color="auto"/>
      </w:divBdr>
    </w:div>
    <w:div w:id="287787573">
      <w:bodyDiv w:val="1"/>
      <w:marLeft w:val="0"/>
      <w:marRight w:val="0"/>
      <w:marTop w:val="0"/>
      <w:marBottom w:val="0"/>
      <w:divBdr>
        <w:top w:val="none" w:sz="0" w:space="0" w:color="auto"/>
        <w:left w:val="none" w:sz="0" w:space="0" w:color="auto"/>
        <w:bottom w:val="none" w:sz="0" w:space="0" w:color="auto"/>
        <w:right w:val="none" w:sz="0" w:space="0" w:color="auto"/>
      </w:divBdr>
    </w:div>
    <w:div w:id="295529227">
      <w:bodyDiv w:val="1"/>
      <w:marLeft w:val="0"/>
      <w:marRight w:val="0"/>
      <w:marTop w:val="0"/>
      <w:marBottom w:val="0"/>
      <w:divBdr>
        <w:top w:val="none" w:sz="0" w:space="0" w:color="auto"/>
        <w:left w:val="none" w:sz="0" w:space="0" w:color="auto"/>
        <w:bottom w:val="none" w:sz="0" w:space="0" w:color="auto"/>
        <w:right w:val="none" w:sz="0" w:space="0" w:color="auto"/>
      </w:divBdr>
    </w:div>
    <w:div w:id="296421690">
      <w:bodyDiv w:val="1"/>
      <w:marLeft w:val="0"/>
      <w:marRight w:val="0"/>
      <w:marTop w:val="0"/>
      <w:marBottom w:val="0"/>
      <w:divBdr>
        <w:top w:val="none" w:sz="0" w:space="0" w:color="auto"/>
        <w:left w:val="none" w:sz="0" w:space="0" w:color="auto"/>
        <w:bottom w:val="none" w:sz="0" w:space="0" w:color="auto"/>
        <w:right w:val="none" w:sz="0" w:space="0" w:color="auto"/>
      </w:divBdr>
    </w:div>
    <w:div w:id="298149820">
      <w:bodyDiv w:val="1"/>
      <w:marLeft w:val="0"/>
      <w:marRight w:val="0"/>
      <w:marTop w:val="0"/>
      <w:marBottom w:val="0"/>
      <w:divBdr>
        <w:top w:val="none" w:sz="0" w:space="0" w:color="auto"/>
        <w:left w:val="none" w:sz="0" w:space="0" w:color="auto"/>
        <w:bottom w:val="none" w:sz="0" w:space="0" w:color="auto"/>
        <w:right w:val="none" w:sz="0" w:space="0" w:color="auto"/>
      </w:divBdr>
    </w:div>
    <w:div w:id="301930943">
      <w:bodyDiv w:val="1"/>
      <w:marLeft w:val="0"/>
      <w:marRight w:val="0"/>
      <w:marTop w:val="0"/>
      <w:marBottom w:val="0"/>
      <w:divBdr>
        <w:top w:val="none" w:sz="0" w:space="0" w:color="auto"/>
        <w:left w:val="none" w:sz="0" w:space="0" w:color="auto"/>
        <w:bottom w:val="none" w:sz="0" w:space="0" w:color="auto"/>
        <w:right w:val="none" w:sz="0" w:space="0" w:color="auto"/>
      </w:divBdr>
    </w:div>
    <w:div w:id="308217721">
      <w:bodyDiv w:val="1"/>
      <w:marLeft w:val="0"/>
      <w:marRight w:val="0"/>
      <w:marTop w:val="0"/>
      <w:marBottom w:val="0"/>
      <w:divBdr>
        <w:top w:val="none" w:sz="0" w:space="0" w:color="auto"/>
        <w:left w:val="none" w:sz="0" w:space="0" w:color="auto"/>
        <w:bottom w:val="none" w:sz="0" w:space="0" w:color="auto"/>
        <w:right w:val="none" w:sz="0" w:space="0" w:color="auto"/>
      </w:divBdr>
    </w:div>
    <w:div w:id="308629264">
      <w:bodyDiv w:val="1"/>
      <w:marLeft w:val="0"/>
      <w:marRight w:val="0"/>
      <w:marTop w:val="0"/>
      <w:marBottom w:val="0"/>
      <w:divBdr>
        <w:top w:val="none" w:sz="0" w:space="0" w:color="auto"/>
        <w:left w:val="none" w:sz="0" w:space="0" w:color="auto"/>
        <w:bottom w:val="none" w:sz="0" w:space="0" w:color="auto"/>
        <w:right w:val="none" w:sz="0" w:space="0" w:color="auto"/>
      </w:divBdr>
    </w:div>
    <w:div w:id="313032053">
      <w:bodyDiv w:val="1"/>
      <w:marLeft w:val="0"/>
      <w:marRight w:val="0"/>
      <w:marTop w:val="0"/>
      <w:marBottom w:val="0"/>
      <w:divBdr>
        <w:top w:val="none" w:sz="0" w:space="0" w:color="auto"/>
        <w:left w:val="none" w:sz="0" w:space="0" w:color="auto"/>
        <w:bottom w:val="none" w:sz="0" w:space="0" w:color="auto"/>
        <w:right w:val="none" w:sz="0" w:space="0" w:color="auto"/>
      </w:divBdr>
    </w:div>
    <w:div w:id="313603525">
      <w:bodyDiv w:val="1"/>
      <w:marLeft w:val="0"/>
      <w:marRight w:val="0"/>
      <w:marTop w:val="0"/>
      <w:marBottom w:val="0"/>
      <w:divBdr>
        <w:top w:val="none" w:sz="0" w:space="0" w:color="auto"/>
        <w:left w:val="none" w:sz="0" w:space="0" w:color="auto"/>
        <w:bottom w:val="none" w:sz="0" w:space="0" w:color="auto"/>
        <w:right w:val="none" w:sz="0" w:space="0" w:color="auto"/>
      </w:divBdr>
    </w:div>
    <w:div w:id="315115557">
      <w:bodyDiv w:val="1"/>
      <w:marLeft w:val="0"/>
      <w:marRight w:val="0"/>
      <w:marTop w:val="0"/>
      <w:marBottom w:val="0"/>
      <w:divBdr>
        <w:top w:val="none" w:sz="0" w:space="0" w:color="auto"/>
        <w:left w:val="none" w:sz="0" w:space="0" w:color="auto"/>
        <w:bottom w:val="none" w:sz="0" w:space="0" w:color="auto"/>
        <w:right w:val="none" w:sz="0" w:space="0" w:color="auto"/>
      </w:divBdr>
    </w:div>
    <w:div w:id="316765865">
      <w:bodyDiv w:val="1"/>
      <w:marLeft w:val="0"/>
      <w:marRight w:val="0"/>
      <w:marTop w:val="0"/>
      <w:marBottom w:val="0"/>
      <w:divBdr>
        <w:top w:val="none" w:sz="0" w:space="0" w:color="auto"/>
        <w:left w:val="none" w:sz="0" w:space="0" w:color="auto"/>
        <w:bottom w:val="none" w:sz="0" w:space="0" w:color="auto"/>
        <w:right w:val="none" w:sz="0" w:space="0" w:color="auto"/>
      </w:divBdr>
    </w:div>
    <w:div w:id="318118478">
      <w:bodyDiv w:val="1"/>
      <w:marLeft w:val="0"/>
      <w:marRight w:val="0"/>
      <w:marTop w:val="0"/>
      <w:marBottom w:val="0"/>
      <w:divBdr>
        <w:top w:val="none" w:sz="0" w:space="0" w:color="auto"/>
        <w:left w:val="none" w:sz="0" w:space="0" w:color="auto"/>
        <w:bottom w:val="none" w:sz="0" w:space="0" w:color="auto"/>
        <w:right w:val="none" w:sz="0" w:space="0" w:color="auto"/>
      </w:divBdr>
    </w:div>
    <w:div w:id="321197310">
      <w:bodyDiv w:val="1"/>
      <w:marLeft w:val="0"/>
      <w:marRight w:val="0"/>
      <w:marTop w:val="0"/>
      <w:marBottom w:val="0"/>
      <w:divBdr>
        <w:top w:val="none" w:sz="0" w:space="0" w:color="auto"/>
        <w:left w:val="none" w:sz="0" w:space="0" w:color="auto"/>
        <w:bottom w:val="none" w:sz="0" w:space="0" w:color="auto"/>
        <w:right w:val="none" w:sz="0" w:space="0" w:color="auto"/>
      </w:divBdr>
    </w:div>
    <w:div w:id="324364310">
      <w:bodyDiv w:val="1"/>
      <w:marLeft w:val="0"/>
      <w:marRight w:val="0"/>
      <w:marTop w:val="0"/>
      <w:marBottom w:val="0"/>
      <w:divBdr>
        <w:top w:val="none" w:sz="0" w:space="0" w:color="auto"/>
        <w:left w:val="none" w:sz="0" w:space="0" w:color="auto"/>
        <w:bottom w:val="none" w:sz="0" w:space="0" w:color="auto"/>
        <w:right w:val="none" w:sz="0" w:space="0" w:color="auto"/>
      </w:divBdr>
    </w:div>
    <w:div w:id="327251254">
      <w:bodyDiv w:val="1"/>
      <w:marLeft w:val="0"/>
      <w:marRight w:val="0"/>
      <w:marTop w:val="0"/>
      <w:marBottom w:val="0"/>
      <w:divBdr>
        <w:top w:val="none" w:sz="0" w:space="0" w:color="auto"/>
        <w:left w:val="none" w:sz="0" w:space="0" w:color="auto"/>
        <w:bottom w:val="none" w:sz="0" w:space="0" w:color="auto"/>
        <w:right w:val="none" w:sz="0" w:space="0" w:color="auto"/>
      </w:divBdr>
    </w:div>
    <w:div w:id="330301821">
      <w:bodyDiv w:val="1"/>
      <w:marLeft w:val="0"/>
      <w:marRight w:val="0"/>
      <w:marTop w:val="0"/>
      <w:marBottom w:val="0"/>
      <w:divBdr>
        <w:top w:val="none" w:sz="0" w:space="0" w:color="auto"/>
        <w:left w:val="none" w:sz="0" w:space="0" w:color="auto"/>
        <w:bottom w:val="none" w:sz="0" w:space="0" w:color="auto"/>
        <w:right w:val="none" w:sz="0" w:space="0" w:color="auto"/>
      </w:divBdr>
    </w:div>
    <w:div w:id="330835639">
      <w:bodyDiv w:val="1"/>
      <w:marLeft w:val="0"/>
      <w:marRight w:val="0"/>
      <w:marTop w:val="0"/>
      <w:marBottom w:val="0"/>
      <w:divBdr>
        <w:top w:val="none" w:sz="0" w:space="0" w:color="auto"/>
        <w:left w:val="none" w:sz="0" w:space="0" w:color="auto"/>
        <w:bottom w:val="none" w:sz="0" w:space="0" w:color="auto"/>
        <w:right w:val="none" w:sz="0" w:space="0" w:color="auto"/>
      </w:divBdr>
    </w:div>
    <w:div w:id="331224022">
      <w:bodyDiv w:val="1"/>
      <w:marLeft w:val="0"/>
      <w:marRight w:val="0"/>
      <w:marTop w:val="0"/>
      <w:marBottom w:val="0"/>
      <w:divBdr>
        <w:top w:val="none" w:sz="0" w:space="0" w:color="auto"/>
        <w:left w:val="none" w:sz="0" w:space="0" w:color="auto"/>
        <w:bottom w:val="none" w:sz="0" w:space="0" w:color="auto"/>
        <w:right w:val="none" w:sz="0" w:space="0" w:color="auto"/>
      </w:divBdr>
    </w:div>
    <w:div w:id="332071122">
      <w:bodyDiv w:val="1"/>
      <w:marLeft w:val="0"/>
      <w:marRight w:val="0"/>
      <w:marTop w:val="0"/>
      <w:marBottom w:val="0"/>
      <w:divBdr>
        <w:top w:val="none" w:sz="0" w:space="0" w:color="auto"/>
        <w:left w:val="none" w:sz="0" w:space="0" w:color="auto"/>
        <w:bottom w:val="none" w:sz="0" w:space="0" w:color="auto"/>
        <w:right w:val="none" w:sz="0" w:space="0" w:color="auto"/>
      </w:divBdr>
    </w:div>
    <w:div w:id="334962644">
      <w:bodyDiv w:val="1"/>
      <w:marLeft w:val="0"/>
      <w:marRight w:val="0"/>
      <w:marTop w:val="0"/>
      <w:marBottom w:val="0"/>
      <w:divBdr>
        <w:top w:val="none" w:sz="0" w:space="0" w:color="auto"/>
        <w:left w:val="none" w:sz="0" w:space="0" w:color="auto"/>
        <w:bottom w:val="none" w:sz="0" w:space="0" w:color="auto"/>
        <w:right w:val="none" w:sz="0" w:space="0" w:color="auto"/>
      </w:divBdr>
    </w:div>
    <w:div w:id="335228846">
      <w:bodyDiv w:val="1"/>
      <w:marLeft w:val="0"/>
      <w:marRight w:val="0"/>
      <w:marTop w:val="0"/>
      <w:marBottom w:val="0"/>
      <w:divBdr>
        <w:top w:val="none" w:sz="0" w:space="0" w:color="auto"/>
        <w:left w:val="none" w:sz="0" w:space="0" w:color="auto"/>
        <w:bottom w:val="none" w:sz="0" w:space="0" w:color="auto"/>
        <w:right w:val="none" w:sz="0" w:space="0" w:color="auto"/>
      </w:divBdr>
    </w:div>
    <w:div w:id="349723617">
      <w:bodyDiv w:val="1"/>
      <w:marLeft w:val="0"/>
      <w:marRight w:val="0"/>
      <w:marTop w:val="0"/>
      <w:marBottom w:val="0"/>
      <w:divBdr>
        <w:top w:val="none" w:sz="0" w:space="0" w:color="auto"/>
        <w:left w:val="none" w:sz="0" w:space="0" w:color="auto"/>
        <w:bottom w:val="none" w:sz="0" w:space="0" w:color="auto"/>
        <w:right w:val="none" w:sz="0" w:space="0" w:color="auto"/>
      </w:divBdr>
    </w:div>
    <w:div w:id="349993424">
      <w:bodyDiv w:val="1"/>
      <w:marLeft w:val="0"/>
      <w:marRight w:val="0"/>
      <w:marTop w:val="0"/>
      <w:marBottom w:val="0"/>
      <w:divBdr>
        <w:top w:val="none" w:sz="0" w:space="0" w:color="auto"/>
        <w:left w:val="none" w:sz="0" w:space="0" w:color="auto"/>
        <w:bottom w:val="none" w:sz="0" w:space="0" w:color="auto"/>
        <w:right w:val="none" w:sz="0" w:space="0" w:color="auto"/>
      </w:divBdr>
    </w:div>
    <w:div w:id="351689501">
      <w:bodyDiv w:val="1"/>
      <w:marLeft w:val="0"/>
      <w:marRight w:val="0"/>
      <w:marTop w:val="0"/>
      <w:marBottom w:val="0"/>
      <w:divBdr>
        <w:top w:val="none" w:sz="0" w:space="0" w:color="auto"/>
        <w:left w:val="none" w:sz="0" w:space="0" w:color="auto"/>
        <w:bottom w:val="none" w:sz="0" w:space="0" w:color="auto"/>
        <w:right w:val="none" w:sz="0" w:space="0" w:color="auto"/>
      </w:divBdr>
    </w:div>
    <w:div w:id="351879598">
      <w:bodyDiv w:val="1"/>
      <w:marLeft w:val="0"/>
      <w:marRight w:val="0"/>
      <w:marTop w:val="0"/>
      <w:marBottom w:val="0"/>
      <w:divBdr>
        <w:top w:val="none" w:sz="0" w:space="0" w:color="auto"/>
        <w:left w:val="none" w:sz="0" w:space="0" w:color="auto"/>
        <w:bottom w:val="none" w:sz="0" w:space="0" w:color="auto"/>
        <w:right w:val="none" w:sz="0" w:space="0" w:color="auto"/>
      </w:divBdr>
    </w:div>
    <w:div w:id="355615031">
      <w:bodyDiv w:val="1"/>
      <w:marLeft w:val="0"/>
      <w:marRight w:val="0"/>
      <w:marTop w:val="0"/>
      <w:marBottom w:val="0"/>
      <w:divBdr>
        <w:top w:val="none" w:sz="0" w:space="0" w:color="auto"/>
        <w:left w:val="none" w:sz="0" w:space="0" w:color="auto"/>
        <w:bottom w:val="none" w:sz="0" w:space="0" w:color="auto"/>
        <w:right w:val="none" w:sz="0" w:space="0" w:color="auto"/>
      </w:divBdr>
    </w:div>
    <w:div w:id="357778501">
      <w:bodyDiv w:val="1"/>
      <w:marLeft w:val="0"/>
      <w:marRight w:val="0"/>
      <w:marTop w:val="0"/>
      <w:marBottom w:val="0"/>
      <w:divBdr>
        <w:top w:val="none" w:sz="0" w:space="0" w:color="auto"/>
        <w:left w:val="none" w:sz="0" w:space="0" w:color="auto"/>
        <w:bottom w:val="none" w:sz="0" w:space="0" w:color="auto"/>
        <w:right w:val="none" w:sz="0" w:space="0" w:color="auto"/>
      </w:divBdr>
    </w:div>
    <w:div w:id="359282572">
      <w:bodyDiv w:val="1"/>
      <w:marLeft w:val="0"/>
      <w:marRight w:val="0"/>
      <w:marTop w:val="0"/>
      <w:marBottom w:val="0"/>
      <w:divBdr>
        <w:top w:val="none" w:sz="0" w:space="0" w:color="auto"/>
        <w:left w:val="none" w:sz="0" w:space="0" w:color="auto"/>
        <w:bottom w:val="none" w:sz="0" w:space="0" w:color="auto"/>
        <w:right w:val="none" w:sz="0" w:space="0" w:color="auto"/>
      </w:divBdr>
    </w:div>
    <w:div w:id="359471385">
      <w:bodyDiv w:val="1"/>
      <w:marLeft w:val="0"/>
      <w:marRight w:val="0"/>
      <w:marTop w:val="0"/>
      <w:marBottom w:val="0"/>
      <w:divBdr>
        <w:top w:val="none" w:sz="0" w:space="0" w:color="auto"/>
        <w:left w:val="none" w:sz="0" w:space="0" w:color="auto"/>
        <w:bottom w:val="none" w:sz="0" w:space="0" w:color="auto"/>
        <w:right w:val="none" w:sz="0" w:space="0" w:color="auto"/>
      </w:divBdr>
    </w:div>
    <w:div w:id="360859072">
      <w:bodyDiv w:val="1"/>
      <w:marLeft w:val="0"/>
      <w:marRight w:val="0"/>
      <w:marTop w:val="0"/>
      <w:marBottom w:val="0"/>
      <w:divBdr>
        <w:top w:val="none" w:sz="0" w:space="0" w:color="auto"/>
        <w:left w:val="none" w:sz="0" w:space="0" w:color="auto"/>
        <w:bottom w:val="none" w:sz="0" w:space="0" w:color="auto"/>
        <w:right w:val="none" w:sz="0" w:space="0" w:color="auto"/>
      </w:divBdr>
    </w:div>
    <w:div w:id="364061780">
      <w:bodyDiv w:val="1"/>
      <w:marLeft w:val="0"/>
      <w:marRight w:val="0"/>
      <w:marTop w:val="0"/>
      <w:marBottom w:val="0"/>
      <w:divBdr>
        <w:top w:val="none" w:sz="0" w:space="0" w:color="auto"/>
        <w:left w:val="none" w:sz="0" w:space="0" w:color="auto"/>
        <w:bottom w:val="none" w:sz="0" w:space="0" w:color="auto"/>
        <w:right w:val="none" w:sz="0" w:space="0" w:color="auto"/>
      </w:divBdr>
    </w:div>
    <w:div w:id="366102411">
      <w:bodyDiv w:val="1"/>
      <w:marLeft w:val="0"/>
      <w:marRight w:val="0"/>
      <w:marTop w:val="0"/>
      <w:marBottom w:val="0"/>
      <w:divBdr>
        <w:top w:val="none" w:sz="0" w:space="0" w:color="auto"/>
        <w:left w:val="none" w:sz="0" w:space="0" w:color="auto"/>
        <w:bottom w:val="none" w:sz="0" w:space="0" w:color="auto"/>
        <w:right w:val="none" w:sz="0" w:space="0" w:color="auto"/>
      </w:divBdr>
    </w:div>
    <w:div w:id="366106876">
      <w:bodyDiv w:val="1"/>
      <w:marLeft w:val="0"/>
      <w:marRight w:val="0"/>
      <w:marTop w:val="0"/>
      <w:marBottom w:val="0"/>
      <w:divBdr>
        <w:top w:val="none" w:sz="0" w:space="0" w:color="auto"/>
        <w:left w:val="none" w:sz="0" w:space="0" w:color="auto"/>
        <w:bottom w:val="none" w:sz="0" w:space="0" w:color="auto"/>
        <w:right w:val="none" w:sz="0" w:space="0" w:color="auto"/>
      </w:divBdr>
    </w:div>
    <w:div w:id="378356893">
      <w:bodyDiv w:val="1"/>
      <w:marLeft w:val="0"/>
      <w:marRight w:val="0"/>
      <w:marTop w:val="0"/>
      <w:marBottom w:val="0"/>
      <w:divBdr>
        <w:top w:val="none" w:sz="0" w:space="0" w:color="auto"/>
        <w:left w:val="none" w:sz="0" w:space="0" w:color="auto"/>
        <w:bottom w:val="none" w:sz="0" w:space="0" w:color="auto"/>
        <w:right w:val="none" w:sz="0" w:space="0" w:color="auto"/>
      </w:divBdr>
    </w:div>
    <w:div w:id="379287045">
      <w:bodyDiv w:val="1"/>
      <w:marLeft w:val="0"/>
      <w:marRight w:val="0"/>
      <w:marTop w:val="0"/>
      <w:marBottom w:val="0"/>
      <w:divBdr>
        <w:top w:val="none" w:sz="0" w:space="0" w:color="auto"/>
        <w:left w:val="none" w:sz="0" w:space="0" w:color="auto"/>
        <w:bottom w:val="none" w:sz="0" w:space="0" w:color="auto"/>
        <w:right w:val="none" w:sz="0" w:space="0" w:color="auto"/>
      </w:divBdr>
    </w:div>
    <w:div w:id="380980143">
      <w:bodyDiv w:val="1"/>
      <w:marLeft w:val="0"/>
      <w:marRight w:val="0"/>
      <w:marTop w:val="0"/>
      <w:marBottom w:val="0"/>
      <w:divBdr>
        <w:top w:val="none" w:sz="0" w:space="0" w:color="auto"/>
        <w:left w:val="none" w:sz="0" w:space="0" w:color="auto"/>
        <w:bottom w:val="none" w:sz="0" w:space="0" w:color="auto"/>
        <w:right w:val="none" w:sz="0" w:space="0" w:color="auto"/>
      </w:divBdr>
    </w:div>
    <w:div w:id="387001865">
      <w:bodyDiv w:val="1"/>
      <w:marLeft w:val="0"/>
      <w:marRight w:val="0"/>
      <w:marTop w:val="0"/>
      <w:marBottom w:val="0"/>
      <w:divBdr>
        <w:top w:val="none" w:sz="0" w:space="0" w:color="auto"/>
        <w:left w:val="none" w:sz="0" w:space="0" w:color="auto"/>
        <w:bottom w:val="none" w:sz="0" w:space="0" w:color="auto"/>
        <w:right w:val="none" w:sz="0" w:space="0" w:color="auto"/>
      </w:divBdr>
    </w:div>
    <w:div w:id="388265485">
      <w:bodyDiv w:val="1"/>
      <w:marLeft w:val="0"/>
      <w:marRight w:val="0"/>
      <w:marTop w:val="0"/>
      <w:marBottom w:val="0"/>
      <w:divBdr>
        <w:top w:val="none" w:sz="0" w:space="0" w:color="auto"/>
        <w:left w:val="none" w:sz="0" w:space="0" w:color="auto"/>
        <w:bottom w:val="none" w:sz="0" w:space="0" w:color="auto"/>
        <w:right w:val="none" w:sz="0" w:space="0" w:color="auto"/>
      </w:divBdr>
    </w:div>
    <w:div w:id="388267846">
      <w:bodyDiv w:val="1"/>
      <w:marLeft w:val="0"/>
      <w:marRight w:val="0"/>
      <w:marTop w:val="0"/>
      <w:marBottom w:val="0"/>
      <w:divBdr>
        <w:top w:val="none" w:sz="0" w:space="0" w:color="auto"/>
        <w:left w:val="none" w:sz="0" w:space="0" w:color="auto"/>
        <w:bottom w:val="none" w:sz="0" w:space="0" w:color="auto"/>
        <w:right w:val="none" w:sz="0" w:space="0" w:color="auto"/>
      </w:divBdr>
    </w:div>
    <w:div w:id="389352868">
      <w:bodyDiv w:val="1"/>
      <w:marLeft w:val="0"/>
      <w:marRight w:val="0"/>
      <w:marTop w:val="0"/>
      <w:marBottom w:val="0"/>
      <w:divBdr>
        <w:top w:val="none" w:sz="0" w:space="0" w:color="auto"/>
        <w:left w:val="none" w:sz="0" w:space="0" w:color="auto"/>
        <w:bottom w:val="none" w:sz="0" w:space="0" w:color="auto"/>
        <w:right w:val="none" w:sz="0" w:space="0" w:color="auto"/>
      </w:divBdr>
    </w:div>
    <w:div w:id="391083565">
      <w:bodyDiv w:val="1"/>
      <w:marLeft w:val="0"/>
      <w:marRight w:val="0"/>
      <w:marTop w:val="0"/>
      <w:marBottom w:val="0"/>
      <w:divBdr>
        <w:top w:val="none" w:sz="0" w:space="0" w:color="auto"/>
        <w:left w:val="none" w:sz="0" w:space="0" w:color="auto"/>
        <w:bottom w:val="none" w:sz="0" w:space="0" w:color="auto"/>
        <w:right w:val="none" w:sz="0" w:space="0" w:color="auto"/>
      </w:divBdr>
    </w:div>
    <w:div w:id="394203223">
      <w:bodyDiv w:val="1"/>
      <w:marLeft w:val="0"/>
      <w:marRight w:val="0"/>
      <w:marTop w:val="0"/>
      <w:marBottom w:val="0"/>
      <w:divBdr>
        <w:top w:val="none" w:sz="0" w:space="0" w:color="auto"/>
        <w:left w:val="none" w:sz="0" w:space="0" w:color="auto"/>
        <w:bottom w:val="none" w:sz="0" w:space="0" w:color="auto"/>
        <w:right w:val="none" w:sz="0" w:space="0" w:color="auto"/>
      </w:divBdr>
    </w:div>
    <w:div w:id="395320732">
      <w:bodyDiv w:val="1"/>
      <w:marLeft w:val="0"/>
      <w:marRight w:val="0"/>
      <w:marTop w:val="0"/>
      <w:marBottom w:val="0"/>
      <w:divBdr>
        <w:top w:val="none" w:sz="0" w:space="0" w:color="auto"/>
        <w:left w:val="none" w:sz="0" w:space="0" w:color="auto"/>
        <w:bottom w:val="none" w:sz="0" w:space="0" w:color="auto"/>
        <w:right w:val="none" w:sz="0" w:space="0" w:color="auto"/>
      </w:divBdr>
    </w:div>
    <w:div w:id="399523187">
      <w:bodyDiv w:val="1"/>
      <w:marLeft w:val="0"/>
      <w:marRight w:val="0"/>
      <w:marTop w:val="0"/>
      <w:marBottom w:val="0"/>
      <w:divBdr>
        <w:top w:val="none" w:sz="0" w:space="0" w:color="auto"/>
        <w:left w:val="none" w:sz="0" w:space="0" w:color="auto"/>
        <w:bottom w:val="none" w:sz="0" w:space="0" w:color="auto"/>
        <w:right w:val="none" w:sz="0" w:space="0" w:color="auto"/>
      </w:divBdr>
    </w:div>
    <w:div w:id="401148929">
      <w:bodyDiv w:val="1"/>
      <w:marLeft w:val="0"/>
      <w:marRight w:val="0"/>
      <w:marTop w:val="0"/>
      <w:marBottom w:val="0"/>
      <w:divBdr>
        <w:top w:val="none" w:sz="0" w:space="0" w:color="auto"/>
        <w:left w:val="none" w:sz="0" w:space="0" w:color="auto"/>
        <w:bottom w:val="none" w:sz="0" w:space="0" w:color="auto"/>
        <w:right w:val="none" w:sz="0" w:space="0" w:color="auto"/>
      </w:divBdr>
    </w:div>
    <w:div w:id="402338737">
      <w:bodyDiv w:val="1"/>
      <w:marLeft w:val="0"/>
      <w:marRight w:val="0"/>
      <w:marTop w:val="0"/>
      <w:marBottom w:val="0"/>
      <w:divBdr>
        <w:top w:val="none" w:sz="0" w:space="0" w:color="auto"/>
        <w:left w:val="none" w:sz="0" w:space="0" w:color="auto"/>
        <w:bottom w:val="none" w:sz="0" w:space="0" w:color="auto"/>
        <w:right w:val="none" w:sz="0" w:space="0" w:color="auto"/>
      </w:divBdr>
    </w:div>
    <w:div w:id="405225521">
      <w:bodyDiv w:val="1"/>
      <w:marLeft w:val="0"/>
      <w:marRight w:val="0"/>
      <w:marTop w:val="0"/>
      <w:marBottom w:val="0"/>
      <w:divBdr>
        <w:top w:val="none" w:sz="0" w:space="0" w:color="auto"/>
        <w:left w:val="none" w:sz="0" w:space="0" w:color="auto"/>
        <w:bottom w:val="none" w:sz="0" w:space="0" w:color="auto"/>
        <w:right w:val="none" w:sz="0" w:space="0" w:color="auto"/>
      </w:divBdr>
    </w:div>
    <w:div w:id="408187734">
      <w:bodyDiv w:val="1"/>
      <w:marLeft w:val="0"/>
      <w:marRight w:val="0"/>
      <w:marTop w:val="0"/>
      <w:marBottom w:val="0"/>
      <w:divBdr>
        <w:top w:val="none" w:sz="0" w:space="0" w:color="auto"/>
        <w:left w:val="none" w:sz="0" w:space="0" w:color="auto"/>
        <w:bottom w:val="none" w:sz="0" w:space="0" w:color="auto"/>
        <w:right w:val="none" w:sz="0" w:space="0" w:color="auto"/>
      </w:divBdr>
    </w:div>
    <w:div w:id="408844449">
      <w:bodyDiv w:val="1"/>
      <w:marLeft w:val="0"/>
      <w:marRight w:val="0"/>
      <w:marTop w:val="0"/>
      <w:marBottom w:val="0"/>
      <w:divBdr>
        <w:top w:val="none" w:sz="0" w:space="0" w:color="auto"/>
        <w:left w:val="none" w:sz="0" w:space="0" w:color="auto"/>
        <w:bottom w:val="none" w:sz="0" w:space="0" w:color="auto"/>
        <w:right w:val="none" w:sz="0" w:space="0" w:color="auto"/>
      </w:divBdr>
    </w:div>
    <w:div w:id="410391222">
      <w:bodyDiv w:val="1"/>
      <w:marLeft w:val="0"/>
      <w:marRight w:val="0"/>
      <w:marTop w:val="0"/>
      <w:marBottom w:val="0"/>
      <w:divBdr>
        <w:top w:val="none" w:sz="0" w:space="0" w:color="auto"/>
        <w:left w:val="none" w:sz="0" w:space="0" w:color="auto"/>
        <w:bottom w:val="none" w:sz="0" w:space="0" w:color="auto"/>
        <w:right w:val="none" w:sz="0" w:space="0" w:color="auto"/>
      </w:divBdr>
    </w:div>
    <w:div w:id="411389791">
      <w:bodyDiv w:val="1"/>
      <w:marLeft w:val="0"/>
      <w:marRight w:val="0"/>
      <w:marTop w:val="0"/>
      <w:marBottom w:val="0"/>
      <w:divBdr>
        <w:top w:val="none" w:sz="0" w:space="0" w:color="auto"/>
        <w:left w:val="none" w:sz="0" w:space="0" w:color="auto"/>
        <w:bottom w:val="none" w:sz="0" w:space="0" w:color="auto"/>
        <w:right w:val="none" w:sz="0" w:space="0" w:color="auto"/>
      </w:divBdr>
    </w:div>
    <w:div w:id="413236260">
      <w:bodyDiv w:val="1"/>
      <w:marLeft w:val="0"/>
      <w:marRight w:val="0"/>
      <w:marTop w:val="0"/>
      <w:marBottom w:val="0"/>
      <w:divBdr>
        <w:top w:val="none" w:sz="0" w:space="0" w:color="auto"/>
        <w:left w:val="none" w:sz="0" w:space="0" w:color="auto"/>
        <w:bottom w:val="none" w:sz="0" w:space="0" w:color="auto"/>
        <w:right w:val="none" w:sz="0" w:space="0" w:color="auto"/>
      </w:divBdr>
    </w:div>
    <w:div w:id="414321949">
      <w:bodyDiv w:val="1"/>
      <w:marLeft w:val="0"/>
      <w:marRight w:val="0"/>
      <w:marTop w:val="0"/>
      <w:marBottom w:val="0"/>
      <w:divBdr>
        <w:top w:val="none" w:sz="0" w:space="0" w:color="auto"/>
        <w:left w:val="none" w:sz="0" w:space="0" w:color="auto"/>
        <w:bottom w:val="none" w:sz="0" w:space="0" w:color="auto"/>
        <w:right w:val="none" w:sz="0" w:space="0" w:color="auto"/>
      </w:divBdr>
    </w:div>
    <w:div w:id="415059965">
      <w:bodyDiv w:val="1"/>
      <w:marLeft w:val="0"/>
      <w:marRight w:val="0"/>
      <w:marTop w:val="0"/>
      <w:marBottom w:val="0"/>
      <w:divBdr>
        <w:top w:val="none" w:sz="0" w:space="0" w:color="auto"/>
        <w:left w:val="none" w:sz="0" w:space="0" w:color="auto"/>
        <w:bottom w:val="none" w:sz="0" w:space="0" w:color="auto"/>
        <w:right w:val="none" w:sz="0" w:space="0" w:color="auto"/>
      </w:divBdr>
    </w:div>
    <w:div w:id="415592733">
      <w:bodyDiv w:val="1"/>
      <w:marLeft w:val="0"/>
      <w:marRight w:val="0"/>
      <w:marTop w:val="0"/>
      <w:marBottom w:val="0"/>
      <w:divBdr>
        <w:top w:val="none" w:sz="0" w:space="0" w:color="auto"/>
        <w:left w:val="none" w:sz="0" w:space="0" w:color="auto"/>
        <w:bottom w:val="none" w:sz="0" w:space="0" w:color="auto"/>
        <w:right w:val="none" w:sz="0" w:space="0" w:color="auto"/>
      </w:divBdr>
    </w:div>
    <w:div w:id="416561400">
      <w:bodyDiv w:val="1"/>
      <w:marLeft w:val="0"/>
      <w:marRight w:val="0"/>
      <w:marTop w:val="0"/>
      <w:marBottom w:val="0"/>
      <w:divBdr>
        <w:top w:val="none" w:sz="0" w:space="0" w:color="auto"/>
        <w:left w:val="none" w:sz="0" w:space="0" w:color="auto"/>
        <w:bottom w:val="none" w:sz="0" w:space="0" w:color="auto"/>
        <w:right w:val="none" w:sz="0" w:space="0" w:color="auto"/>
      </w:divBdr>
    </w:div>
    <w:div w:id="425224469">
      <w:bodyDiv w:val="1"/>
      <w:marLeft w:val="0"/>
      <w:marRight w:val="0"/>
      <w:marTop w:val="0"/>
      <w:marBottom w:val="0"/>
      <w:divBdr>
        <w:top w:val="none" w:sz="0" w:space="0" w:color="auto"/>
        <w:left w:val="none" w:sz="0" w:space="0" w:color="auto"/>
        <w:bottom w:val="none" w:sz="0" w:space="0" w:color="auto"/>
        <w:right w:val="none" w:sz="0" w:space="0" w:color="auto"/>
      </w:divBdr>
    </w:div>
    <w:div w:id="425537158">
      <w:bodyDiv w:val="1"/>
      <w:marLeft w:val="0"/>
      <w:marRight w:val="0"/>
      <w:marTop w:val="0"/>
      <w:marBottom w:val="0"/>
      <w:divBdr>
        <w:top w:val="none" w:sz="0" w:space="0" w:color="auto"/>
        <w:left w:val="none" w:sz="0" w:space="0" w:color="auto"/>
        <w:bottom w:val="none" w:sz="0" w:space="0" w:color="auto"/>
        <w:right w:val="none" w:sz="0" w:space="0" w:color="auto"/>
      </w:divBdr>
    </w:div>
    <w:div w:id="430318371">
      <w:bodyDiv w:val="1"/>
      <w:marLeft w:val="0"/>
      <w:marRight w:val="0"/>
      <w:marTop w:val="0"/>
      <w:marBottom w:val="0"/>
      <w:divBdr>
        <w:top w:val="none" w:sz="0" w:space="0" w:color="auto"/>
        <w:left w:val="none" w:sz="0" w:space="0" w:color="auto"/>
        <w:bottom w:val="none" w:sz="0" w:space="0" w:color="auto"/>
        <w:right w:val="none" w:sz="0" w:space="0" w:color="auto"/>
      </w:divBdr>
    </w:div>
    <w:div w:id="441532483">
      <w:bodyDiv w:val="1"/>
      <w:marLeft w:val="0"/>
      <w:marRight w:val="0"/>
      <w:marTop w:val="0"/>
      <w:marBottom w:val="0"/>
      <w:divBdr>
        <w:top w:val="none" w:sz="0" w:space="0" w:color="auto"/>
        <w:left w:val="none" w:sz="0" w:space="0" w:color="auto"/>
        <w:bottom w:val="none" w:sz="0" w:space="0" w:color="auto"/>
        <w:right w:val="none" w:sz="0" w:space="0" w:color="auto"/>
      </w:divBdr>
    </w:div>
    <w:div w:id="444346442">
      <w:bodyDiv w:val="1"/>
      <w:marLeft w:val="0"/>
      <w:marRight w:val="0"/>
      <w:marTop w:val="0"/>
      <w:marBottom w:val="0"/>
      <w:divBdr>
        <w:top w:val="none" w:sz="0" w:space="0" w:color="auto"/>
        <w:left w:val="none" w:sz="0" w:space="0" w:color="auto"/>
        <w:bottom w:val="none" w:sz="0" w:space="0" w:color="auto"/>
        <w:right w:val="none" w:sz="0" w:space="0" w:color="auto"/>
      </w:divBdr>
    </w:div>
    <w:div w:id="444740827">
      <w:bodyDiv w:val="1"/>
      <w:marLeft w:val="0"/>
      <w:marRight w:val="0"/>
      <w:marTop w:val="0"/>
      <w:marBottom w:val="0"/>
      <w:divBdr>
        <w:top w:val="none" w:sz="0" w:space="0" w:color="auto"/>
        <w:left w:val="none" w:sz="0" w:space="0" w:color="auto"/>
        <w:bottom w:val="none" w:sz="0" w:space="0" w:color="auto"/>
        <w:right w:val="none" w:sz="0" w:space="0" w:color="auto"/>
      </w:divBdr>
    </w:div>
    <w:div w:id="444933400">
      <w:bodyDiv w:val="1"/>
      <w:marLeft w:val="0"/>
      <w:marRight w:val="0"/>
      <w:marTop w:val="0"/>
      <w:marBottom w:val="0"/>
      <w:divBdr>
        <w:top w:val="none" w:sz="0" w:space="0" w:color="auto"/>
        <w:left w:val="none" w:sz="0" w:space="0" w:color="auto"/>
        <w:bottom w:val="none" w:sz="0" w:space="0" w:color="auto"/>
        <w:right w:val="none" w:sz="0" w:space="0" w:color="auto"/>
      </w:divBdr>
    </w:div>
    <w:div w:id="445194898">
      <w:bodyDiv w:val="1"/>
      <w:marLeft w:val="0"/>
      <w:marRight w:val="0"/>
      <w:marTop w:val="0"/>
      <w:marBottom w:val="0"/>
      <w:divBdr>
        <w:top w:val="none" w:sz="0" w:space="0" w:color="auto"/>
        <w:left w:val="none" w:sz="0" w:space="0" w:color="auto"/>
        <w:bottom w:val="none" w:sz="0" w:space="0" w:color="auto"/>
        <w:right w:val="none" w:sz="0" w:space="0" w:color="auto"/>
      </w:divBdr>
    </w:div>
    <w:div w:id="454178075">
      <w:bodyDiv w:val="1"/>
      <w:marLeft w:val="0"/>
      <w:marRight w:val="0"/>
      <w:marTop w:val="0"/>
      <w:marBottom w:val="0"/>
      <w:divBdr>
        <w:top w:val="none" w:sz="0" w:space="0" w:color="auto"/>
        <w:left w:val="none" w:sz="0" w:space="0" w:color="auto"/>
        <w:bottom w:val="none" w:sz="0" w:space="0" w:color="auto"/>
        <w:right w:val="none" w:sz="0" w:space="0" w:color="auto"/>
      </w:divBdr>
    </w:div>
    <w:div w:id="456803033">
      <w:bodyDiv w:val="1"/>
      <w:marLeft w:val="0"/>
      <w:marRight w:val="0"/>
      <w:marTop w:val="0"/>
      <w:marBottom w:val="0"/>
      <w:divBdr>
        <w:top w:val="none" w:sz="0" w:space="0" w:color="auto"/>
        <w:left w:val="none" w:sz="0" w:space="0" w:color="auto"/>
        <w:bottom w:val="none" w:sz="0" w:space="0" w:color="auto"/>
        <w:right w:val="none" w:sz="0" w:space="0" w:color="auto"/>
      </w:divBdr>
    </w:div>
    <w:div w:id="457336175">
      <w:bodyDiv w:val="1"/>
      <w:marLeft w:val="0"/>
      <w:marRight w:val="0"/>
      <w:marTop w:val="0"/>
      <w:marBottom w:val="0"/>
      <w:divBdr>
        <w:top w:val="none" w:sz="0" w:space="0" w:color="auto"/>
        <w:left w:val="none" w:sz="0" w:space="0" w:color="auto"/>
        <w:bottom w:val="none" w:sz="0" w:space="0" w:color="auto"/>
        <w:right w:val="none" w:sz="0" w:space="0" w:color="auto"/>
      </w:divBdr>
    </w:div>
    <w:div w:id="457384356">
      <w:bodyDiv w:val="1"/>
      <w:marLeft w:val="0"/>
      <w:marRight w:val="0"/>
      <w:marTop w:val="0"/>
      <w:marBottom w:val="0"/>
      <w:divBdr>
        <w:top w:val="none" w:sz="0" w:space="0" w:color="auto"/>
        <w:left w:val="none" w:sz="0" w:space="0" w:color="auto"/>
        <w:bottom w:val="none" w:sz="0" w:space="0" w:color="auto"/>
        <w:right w:val="none" w:sz="0" w:space="0" w:color="auto"/>
      </w:divBdr>
    </w:div>
    <w:div w:id="459416537">
      <w:bodyDiv w:val="1"/>
      <w:marLeft w:val="0"/>
      <w:marRight w:val="0"/>
      <w:marTop w:val="0"/>
      <w:marBottom w:val="0"/>
      <w:divBdr>
        <w:top w:val="none" w:sz="0" w:space="0" w:color="auto"/>
        <w:left w:val="none" w:sz="0" w:space="0" w:color="auto"/>
        <w:bottom w:val="none" w:sz="0" w:space="0" w:color="auto"/>
        <w:right w:val="none" w:sz="0" w:space="0" w:color="auto"/>
      </w:divBdr>
    </w:div>
    <w:div w:id="462232436">
      <w:bodyDiv w:val="1"/>
      <w:marLeft w:val="0"/>
      <w:marRight w:val="0"/>
      <w:marTop w:val="0"/>
      <w:marBottom w:val="0"/>
      <w:divBdr>
        <w:top w:val="none" w:sz="0" w:space="0" w:color="auto"/>
        <w:left w:val="none" w:sz="0" w:space="0" w:color="auto"/>
        <w:bottom w:val="none" w:sz="0" w:space="0" w:color="auto"/>
        <w:right w:val="none" w:sz="0" w:space="0" w:color="auto"/>
      </w:divBdr>
    </w:div>
    <w:div w:id="465587886">
      <w:bodyDiv w:val="1"/>
      <w:marLeft w:val="0"/>
      <w:marRight w:val="0"/>
      <w:marTop w:val="0"/>
      <w:marBottom w:val="0"/>
      <w:divBdr>
        <w:top w:val="none" w:sz="0" w:space="0" w:color="auto"/>
        <w:left w:val="none" w:sz="0" w:space="0" w:color="auto"/>
        <w:bottom w:val="none" w:sz="0" w:space="0" w:color="auto"/>
        <w:right w:val="none" w:sz="0" w:space="0" w:color="auto"/>
      </w:divBdr>
    </w:div>
    <w:div w:id="469709583">
      <w:bodyDiv w:val="1"/>
      <w:marLeft w:val="0"/>
      <w:marRight w:val="0"/>
      <w:marTop w:val="0"/>
      <w:marBottom w:val="0"/>
      <w:divBdr>
        <w:top w:val="none" w:sz="0" w:space="0" w:color="auto"/>
        <w:left w:val="none" w:sz="0" w:space="0" w:color="auto"/>
        <w:bottom w:val="none" w:sz="0" w:space="0" w:color="auto"/>
        <w:right w:val="none" w:sz="0" w:space="0" w:color="auto"/>
      </w:divBdr>
    </w:div>
    <w:div w:id="470295377">
      <w:bodyDiv w:val="1"/>
      <w:marLeft w:val="0"/>
      <w:marRight w:val="0"/>
      <w:marTop w:val="0"/>
      <w:marBottom w:val="0"/>
      <w:divBdr>
        <w:top w:val="none" w:sz="0" w:space="0" w:color="auto"/>
        <w:left w:val="none" w:sz="0" w:space="0" w:color="auto"/>
        <w:bottom w:val="none" w:sz="0" w:space="0" w:color="auto"/>
        <w:right w:val="none" w:sz="0" w:space="0" w:color="auto"/>
      </w:divBdr>
    </w:div>
    <w:div w:id="471866484">
      <w:bodyDiv w:val="1"/>
      <w:marLeft w:val="0"/>
      <w:marRight w:val="0"/>
      <w:marTop w:val="0"/>
      <w:marBottom w:val="0"/>
      <w:divBdr>
        <w:top w:val="none" w:sz="0" w:space="0" w:color="auto"/>
        <w:left w:val="none" w:sz="0" w:space="0" w:color="auto"/>
        <w:bottom w:val="none" w:sz="0" w:space="0" w:color="auto"/>
        <w:right w:val="none" w:sz="0" w:space="0" w:color="auto"/>
      </w:divBdr>
    </w:div>
    <w:div w:id="473641044">
      <w:bodyDiv w:val="1"/>
      <w:marLeft w:val="0"/>
      <w:marRight w:val="0"/>
      <w:marTop w:val="0"/>
      <w:marBottom w:val="0"/>
      <w:divBdr>
        <w:top w:val="none" w:sz="0" w:space="0" w:color="auto"/>
        <w:left w:val="none" w:sz="0" w:space="0" w:color="auto"/>
        <w:bottom w:val="none" w:sz="0" w:space="0" w:color="auto"/>
        <w:right w:val="none" w:sz="0" w:space="0" w:color="auto"/>
      </w:divBdr>
    </w:div>
    <w:div w:id="473721128">
      <w:bodyDiv w:val="1"/>
      <w:marLeft w:val="0"/>
      <w:marRight w:val="0"/>
      <w:marTop w:val="0"/>
      <w:marBottom w:val="0"/>
      <w:divBdr>
        <w:top w:val="none" w:sz="0" w:space="0" w:color="auto"/>
        <w:left w:val="none" w:sz="0" w:space="0" w:color="auto"/>
        <w:bottom w:val="none" w:sz="0" w:space="0" w:color="auto"/>
        <w:right w:val="none" w:sz="0" w:space="0" w:color="auto"/>
      </w:divBdr>
    </w:div>
    <w:div w:id="486169500">
      <w:bodyDiv w:val="1"/>
      <w:marLeft w:val="0"/>
      <w:marRight w:val="0"/>
      <w:marTop w:val="0"/>
      <w:marBottom w:val="0"/>
      <w:divBdr>
        <w:top w:val="none" w:sz="0" w:space="0" w:color="auto"/>
        <w:left w:val="none" w:sz="0" w:space="0" w:color="auto"/>
        <w:bottom w:val="none" w:sz="0" w:space="0" w:color="auto"/>
        <w:right w:val="none" w:sz="0" w:space="0" w:color="auto"/>
      </w:divBdr>
    </w:div>
    <w:div w:id="487671581">
      <w:bodyDiv w:val="1"/>
      <w:marLeft w:val="0"/>
      <w:marRight w:val="0"/>
      <w:marTop w:val="0"/>
      <w:marBottom w:val="0"/>
      <w:divBdr>
        <w:top w:val="none" w:sz="0" w:space="0" w:color="auto"/>
        <w:left w:val="none" w:sz="0" w:space="0" w:color="auto"/>
        <w:bottom w:val="none" w:sz="0" w:space="0" w:color="auto"/>
        <w:right w:val="none" w:sz="0" w:space="0" w:color="auto"/>
      </w:divBdr>
    </w:div>
    <w:div w:id="487795046">
      <w:bodyDiv w:val="1"/>
      <w:marLeft w:val="0"/>
      <w:marRight w:val="0"/>
      <w:marTop w:val="0"/>
      <w:marBottom w:val="0"/>
      <w:divBdr>
        <w:top w:val="none" w:sz="0" w:space="0" w:color="auto"/>
        <w:left w:val="none" w:sz="0" w:space="0" w:color="auto"/>
        <w:bottom w:val="none" w:sz="0" w:space="0" w:color="auto"/>
        <w:right w:val="none" w:sz="0" w:space="0" w:color="auto"/>
      </w:divBdr>
    </w:div>
    <w:div w:id="494224505">
      <w:bodyDiv w:val="1"/>
      <w:marLeft w:val="0"/>
      <w:marRight w:val="0"/>
      <w:marTop w:val="0"/>
      <w:marBottom w:val="0"/>
      <w:divBdr>
        <w:top w:val="none" w:sz="0" w:space="0" w:color="auto"/>
        <w:left w:val="none" w:sz="0" w:space="0" w:color="auto"/>
        <w:bottom w:val="none" w:sz="0" w:space="0" w:color="auto"/>
        <w:right w:val="none" w:sz="0" w:space="0" w:color="auto"/>
      </w:divBdr>
    </w:div>
    <w:div w:id="496922559">
      <w:bodyDiv w:val="1"/>
      <w:marLeft w:val="0"/>
      <w:marRight w:val="0"/>
      <w:marTop w:val="0"/>
      <w:marBottom w:val="0"/>
      <w:divBdr>
        <w:top w:val="none" w:sz="0" w:space="0" w:color="auto"/>
        <w:left w:val="none" w:sz="0" w:space="0" w:color="auto"/>
        <w:bottom w:val="none" w:sz="0" w:space="0" w:color="auto"/>
        <w:right w:val="none" w:sz="0" w:space="0" w:color="auto"/>
      </w:divBdr>
    </w:div>
    <w:div w:id="502934644">
      <w:bodyDiv w:val="1"/>
      <w:marLeft w:val="0"/>
      <w:marRight w:val="0"/>
      <w:marTop w:val="0"/>
      <w:marBottom w:val="0"/>
      <w:divBdr>
        <w:top w:val="none" w:sz="0" w:space="0" w:color="auto"/>
        <w:left w:val="none" w:sz="0" w:space="0" w:color="auto"/>
        <w:bottom w:val="none" w:sz="0" w:space="0" w:color="auto"/>
        <w:right w:val="none" w:sz="0" w:space="0" w:color="auto"/>
      </w:divBdr>
    </w:div>
    <w:div w:id="504636236">
      <w:bodyDiv w:val="1"/>
      <w:marLeft w:val="0"/>
      <w:marRight w:val="0"/>
      <w:marTop w:val="0"/>
      <w:marBottom w:val="0"/>
      <w:divBdr>
        <w:top w:val="none" w:sz="0" w:space="0" w:color="auto"/>
        <w:left w:val="none" w:sz="0" w:space="0" w:color="auto"/>
        <w:bottom w:val="none" w:sz="0" w:space="0" w:color="auto"/>
        <w:right w:val="none" w:sz="0" w:space="0" w:color="auto"/>
      </w:divBdr>
    </w:div>
    <w:div w:id="504638469">
      <w:bodyDiv w:val="1"/>
      <w:marLeft w:val="0"/>
      <w:marRight w:val="0"/>
      <w:marTop w:val="0"/>
      <w:marBottom w:val="0"/>
      <w:divBdr>
        <w:top w:val="none" w:sz="0" w:space="0" w:color="auto"/>
        <w:left w:val="none" w:sz="0" w:space="0" w:color="auto"/>
        <w:bottom w:val="none" w:sz="0" w:space="0" w:color="auto"/>
        <w:right w:val="none" w:sz="0" w:space="0" w:color="auto"/>
      </w:divBdr>
    </w:div>
    <w:div w:id="506403611">
      <w:bodyDiv w:val="1"/>
      <w:marLeft w:val="0"/>
      <w:marRight w:val="0"/>
      <w:marTop w:val="0"/>
      <w:marBottom w:val="0"/>
      <w:divBdr>
        <w:top w:val="none" w:sz="0" w:space="0" w:color="auto"/>
        <w:left w:val="none" w:sz="0" w:space="0" w:color="auto"/>
        <w:bottom w:val="none" w:sz="0" w:space="0" w:color="auto"/>
        <w:right w:val="none" w:sz="0" w:space="0" w:color="auto"/>
      </w:divBdr>
    </w:div>
    <w:div w:id="506990173">
      <w:bodyDiv w:val="1"/>
      <w:marLeft w:val="0"/>
      <w:marRight w:val="0"/>
      <w:marTop w:val="0"/>
      <w:marBottom w:val="0"/>
      <w:divBdr>
        <w:top w:val="none" w:sz="0" w:space="0" w:color="auto"/>
        <w:left w:val="none" w:sz="0" w:space="0" w:color="auto"/>
        <w:bottom w:val="none" w:sz="0" w:space="0" w:color="auto"/>
        <w:right w:val="none" w:sz="0" w:space="0" w:color="auto"/>
      </w:divBdr>
    </w:div>
    <w:div w:id="508713414">
      <w:bodyDiv w:val="1"/>
      <w:marLeft w:val="0"/>
      <w:marRight w:val="0"/>
      <w:marTop w:val="0"/>
      <w:marBottom w:val="0"/>
      <w:divBdr>
        <w:top w:val="none" w:sz="0" w:space="0" w:color="auto"/>
        <w:left w:val="none" w:sz="0" w:space="0" w:color="auto"/>
        <w:bottom w:val="none" w:sz="0" w:space="0" w:color="auto"/>
        <w:right w:val="none" w:sz="0" w:space="0" w:color="auto"/>
      </w:divBdr>
    </w:div>
    <w:div w:id="509487647">
      <w:bodyDiv w:val="1"/>
      <w:marLeft w:val="0"/>
      <w:marRight w:val="0"/>
      <w:marTop w:val="0"/>
      <w:marBottom w:val="0"/>
      <w:divBdr>
        <w:top w:val="none" w:sz="0" w:space="0" w:color="auto"/>
        <w:left w:val="none" w:sz="0" w:space="0" w:color="auto"/>
        <w:bottom w:val="none" w:sz="0" w:space="0" w:color="auto"/>
        <w:right w:val="none" w:sz="0" w:space="0" w:color="auto"/>
      </w:divBdr>
    </w:div>
    <w:div w:id="509488257">
      <w:bodyDiv w:val="1"/>
      <w:marLeft w:val="0"/>
      <w:marRight w:val="0"/>
      <w:marTop w:val="0"/>
      <w:marBottom w:val="0"/>
      <w:divBdr>
        <w:top w:val="none" w:sz="0" w:space="0" w:color="auto"/>
        <w:left w:val="none" w:sz="0" w:space="0" w:color="auto"/>
        <w:bottom w:val="none" w:sz="0" w:space="0" w:color="auto"/>
        <w:right w:val="none" w:sz="0" w:space="0" w:color="auto"/>
      </w:divBdr>
    </w:div>
    <w:div w:id="509561187">
      <w:bodyDiv w:val="1"/>
      <w:marLeft w:val="0"/>
      <w:marRight w:val="0"/>
      <w:marTop w:val="0"/>
      <w:marBottom w:val="0"/>
      <w:divBdr>
        <w:top w:val="none" w:sz="0" w:space="0" w:color="auto"/>
        <w:left w:val="none" w:sz="0" w:space="0" w:color="auto"/>
        <w:bottom w:val="none" w:sz="0" w:space="0" w:color="auto"/>
        <w:right w:val="none" w:sz="0" w:space="0" w:color="auto"/>
      </w:divBdr>
    </w:div>
    <w:div w:id="510681205">
      <w:bodyDiv w:val="1"/>
      <w:marLeft w:val="0"/>
      <w:marRight w:val="0"/>
      <w:marTop w:val="0"/>
      <w:marBottom w:val="0"/>
      <w:divBdr>
        <w:top w:val="none" w:sz="0" w:space="0" w:color="auto"/>
        <w:left w:val="none" w:sz="0" w:space="0" w:color="auto"/>
        <w:bottom w:val="none" w:sz="0" w:space="0" w:color="auto"/>
        <w:right w:val="none" w:sz="0" w:space="0" w:color="auto"/>
      </w:divBdr>
    </w:div>
    <w:div w:id="513350530">
      <w:bodyDiv w:val="1"/>
      <w:marLeft w:val="0"/>
      <w:marRight w:val="0"/>
      <w:marTop w:val="0"/>
      <w:marBottom w:val="0"/>
      <w:divBdr>
        <w:top w:val="none" w:sz="0" w:space="0" w:color="auto"/>
        <w:left w:val="none" w:sz="0" w:space="0" w:color="auto"/>
        <w:bottom w:val="none" w:sz="0" w:space="0" w:color="auto"/>
        <w:right w:val="none" w:sz="0" w:space="0" w:color="auto"/>
      </w:divBdr>
    </w:div>
    <w:div w:id="516622058">
      <w:bodyDiv w:val="1"/>
      <w:marLeft w:val="0"/>
      <w:marRight w:val="0"/>
      <w:marTop w:val="0"/>
      <w:marBottom w:val="0"/>
      <w:divBdr>
        <w:top w:val="none" w:sz="0" w:space="0" w:color="auto"/>
        <w:left w:val="none" w:sz="0" w:space="0" w:color="auto"/>
        <w:bottom w:val="none" w:sz="0" w:space="0" w:color="auto"/>
        <w:right w:val="none" w:sz="0" w:space="0" w:color="auto"/>
      </w:divBdr>
    </w:div>
    <w:div w:id="518398565">
      <w:bodyDiv w:val="1"/>
      <w:marLeft w:val="0"/>
      <w:marRight w:val="0"/>
      <w:marTop w:val="0"/>
      <w:marBottom w:val="0"/>
      <w:divBdr>
        <w:top w:val="none" w:sz="0" w:space="0" w:color="auto"/>
        <w:left w:val="none" w:sz="0" w:space="0" w:color="auto"/>
        <w:bottom w:val="none" w:sz="0" w:space="0" w:color="auto"/>
        <w:right w:val="none" w:sz="0" w:space="0" w:color="auto"/>
      </w:divBdr>
    </w:div>
    <w:div w:id="525679618">
      <w:bodyDiv w:val="1"/>
      <w:marLeft w:val="0"/>
      <w:marRight w:val="0"/>
      <w:marTop w:val="0"/>
      <w:marBottom w:val="0"/>
      <w:divBdr>
        <w:top w:val="none" w:sz="0" w:space="0" w:color="auto"/>
        <w:left w:val="none" w:sz="0" w:space="0" w:color="auto"/>
        <w:bottom w:val="none" w:sz="0" w:space="0" w:color="auto"/>
        <w:right w:val="none" w:sz="0" w:space="0" w:color="auto"/>
      </w:divBdr>
    </w:div>
    <w:div w:id="526795911">
      <w:bodyDiv w:val="1"/>
      <w:marLeft w:val="0"/>
      <w:marRight w:val="0"/>
      <w:marTop w:val="0"/>
      <w:marBottom w:val="0"/>
      <w:divBdr>
        <w:top w:val="none" w:sz="0" w:space="0" w:color="auto"/>
        <w:left w:val="none" w:sz="0" w:space="0" w:color="auto"/>
        <w:bottom w:val="none" w:sz="0" w:space="0" w:color="auto"/>
        <w:right w:val="none" w:sz="0" w:space="0" w:color="auto"/>
      </w:divBdr>
    </w:div>
    <w:div w:id="530342622">
      <w:bodyDiv w:val="1"/>
      <w:marLeft w:val="0"/>
      <w:marRight w:val="0"/>
      <w:marTop w:val="0"/>
      <w:marBottom w:val="0"/>
      <w:divBdr>
        <w:top w:val="none" w:sz="0" w:space="0" w:color="auto"/>
        <w:left w:val="none" w:sz="0" w:space="0" w:color="auto"/>
        <w:bottom w:val="none" w:sz="0" w:space="0" w:color="auto"/>
        <w:right w:val="none" w:sz="0" w:space="0" w:color="auto"/>
      </w:divBdr>
    </w:div>
    <w:div w:id="538518576">
      <w:bodyDiv w:val="1"/>
      <w:marLeft w:val="0"/>
      <w:marRight w:val="0"/>
      <w:marTop w:val="0"/>
      <w:marBottom w:val="0"/>
      <w:divBdr>
        <w:top w:val="none" w:sz="0" w:space="0" w:color="auto"/>
        <w:left w:val="none" w:sz="0" w:space="0" w:color="auto"/>
        <w:bottom w:val="none" w:sz="0" w:space="0" w:color="auto"/>
        <w:right w:val="none" w:sz="0" w:space="0" w:color="auto"/>
      </w:divBdr>
    </w:div>
    <w:div w:id="538861590">
      <w:bodyDiv w:val="1"/>
      <w:marLeft w:val="0"/>
      <w:marRight w:val="0"/>
      <w:marTop w:val="0"/>
      <w:marBottom w:val="0"/>
      <w:divBdr>
        <w:top w:val="none" w:sz="0" w:space="0" w:color="auto"/>
        <w:left w:val="none" w:sz="0" w:space="0" w:color="auto"/>
        <w:bottom w:val="none" w:sz="0" w:space="0" w:color="auto"/>
        <w:right w:val="none" w:sz="0" w:space="0" w:color="auto"/>
      </w:divBdr>
    </w:div>
    <w:div w:id="557714452">
      <w:bodyDiv w:val="1"/>
      <w:marLeft w:val="0"/>
      <w:marRight w:val="0"/>
      <w:marTop w:val="0"/>
      <w:marBottom w:val="0"/>
      <w:divBdr>
        <w:top w:val="none" w:sz="0" w:space="0" w:color="auto"/>
        <w:left w:val="none" w:sz="0" w:space="0" w:color="auto"/>
        <w:bottom w:val="none" w:sz="0" w:space="0" w:color="auto"/>
        <w:right w:val="none" w:sz="0" w:space="0" w:color="auto"/>
      </w:divBdr>
    </w:div>
    <w:div w:id="558367221">
      <w:bodyDiv w:val="1"/>
      <w:marLeft w:val="0"/>
      <w:marRight w:val="0"/>
      <w:marTop w:val="0"/>
      <w:marBottom w:val="0"/>
      <w:divBdr>
        <w:top w:val="none" w:sz="0" w:space="0" w:color="auto"/>
        <w:left w:val="none" w:sz="0" w:space="0" w:color="auto"/>
        <w:bottom w:val="none" w:sz="0" w:space="0" w:color="auto"/>
        <w:right w:val="none" w:sz="0" w:space="0" w:color="auto"/>
      </w:divBdr>
    </w:div>
    <w:div w:id="558371439">
      <w:bodyDiv w:val="1"/>
      <w:marLeft w:val="0"/>
      <w:marRight w:val="0"/>
      <w:marTop w:val="0"/>
      <w:marBottom w:val="0"/>
      <w:divBdr>
        <w:top w:val="none" w:sz="0" w:space="0" w:color="auto"/>
        <w:left w:val="none" w:sz="0" w:space="0" w:color="auto"/>
        <w:bottom w:val="none" w:sz="0" w:space="0" w:color="auto"/>
        <w:right w:val="none" w:sz="0" w:space="0" w:color="auto"/>
      </w:divBdr>
    </w:div>
    <w:div w:id="562062751">
      <w:bodyDiv w:val="1"/>
      <w:marLeft w:val="0"/>
      <w:marRight w:val="0"/>
      <w:marTop w:val="0"/>
      <w:marBottom w:val="0"/>
      <w:divBdr>
        <w:top w:val="none" w:sz="0" w:space="0" w:color="auto"/>
        <w:left w:val="none" w:sz="0" w:space="0" w:color="auto"/>
        <w:bottom w:val="none" w:sz="0" w:space="0" w:color="auto"/>
        <w:right w:val="none" w:sz="0" w:space="0" w:color="auto"/>
      </w:divBdr>
    </w:div>
    <w:div w:id="562566470">
      <w:bodyDiv w:val="1"/>
      <w:marLeft w:val="0"/>
      <w:marRight w:val="0"/>
      <w:marTop w:val="0"/>
      <w:marBottom w:val="0"/>
      <w:divBdr>
        <w:top w:val="none" w:sz="0" w:space="0" w:color="auto"/>
        <w:left w:val="none" w:sz="0" w:space="0" w:color="auto"/>
        <w:bottom w:val="none" w:sz="0" w:space="0" w:color="auto"/>
        <w:right w:val="none" w:sz="0" w:space="0" w:color="auto"/>
      </w:divBdr>
    </w:div>
    <w:div w:id="563755053">
      <w:bodyDiv w:val="1"/>
      <w:marLeft w:val="0"/>
      <w:marRight w:val="0"/>
      <w:marTop w:val="0"/>
      <w:marBottom w:val="0"/>
      <w:divBdr>
        <w:top w:val="none" w:sz="0" w:space="0" w:color="auto"/>
        <w:left w:val="none" w:sz="0" w:space="0" w:color="auto"/>
        <w:bottom w:val="none" w:sz="0" w:space="0" w:color="auto"/>
        <w:right w:val="none" w:sz="0" w:space="0" w:color="auto"/>
      </w:divBdr>
    </w:div>
    <w:div w:id="564998120">
      <w:bodyDiv w:val="1"/>
      <w:marLeft w:val="0"/>
      <w:marRight w:val="0"/>
      <w:marTop w:val="0"/>
      <w:marBottom w:val="0"/>
      <w:divBdr>
        <w:top w:val="none" w:sz="0" w:space="0" w:color="auto"/>
        <w:left w:val="none" w:sz="0" w:space="0" w:color="auto"/>
        <w:bottom w:val="none" w:sz="0" w:space="0" w:color="auto"/>
        <w:right w:val="none" w:sz="0" w:space="0" w:color="auto"/>
      </w:divBdr>
    </w:div>
    <w:div w:id="568656864">
      <w:bodyDiv w:val="1"/>
      <w:marLeft w:val="0"/>
      <w:marRight w:val="0"/>
      <w:marTop w:val="0"/>
      <w:marBottom w:val="0"/>
      <w:divBdr>
        <w:top w:val="none" w:sz="0" w:space="0" w:color="auto"/>
        <w:left w:val="none" w:sz="0" w:space="0" w:color="auto"/>
        <w:bottom w:val="none" w:sz="0" w:space="0" w:color="auto"/>
        <w:right w:val="none" w:sz="0" w:space="0" w:color="auto"/>
      </w:divBdr>
    </w:div>
    <w:div w:id="570386999">
      <w:bodyDiv w:val="1"/>
      <w:marLeft w:val="0"/>
      <w:marRight w:val="0"/>
      <w:marTop w:val="0"/>
      <w:marBottom w:val="0"/>
      <w:divBdr>
        <w:top w:val="none" w:sz="0" w:space="0" w:color="auto"/>
        <w:left w:val="none" w:sz="0" w:space="0" w:color="auto"/>
        <w:bottom w:val="none" w:sz="0" w:space="0" w:color="auto"/>
        <w:right w:val="none" w:sz="0" w:space="0" w:color="auto"/>
      </w:divBdr>
    </w:div>
    <w:div w:id="573660420">
      <w:bodyDiv w:val="1"/>
      <w:marLeft w:val="0"/>
      <w:marRight w:val="0"/>
      <w:marTop w:val="0"/>
      <w:marBottom w:val="0"/>
      <w:divBdr>
        <w:top w:val="none" w:sz="0" w:space="0" w:color="auto"/>
        <w:left w:val="none" w:sz="0" w:space="0" w:color="auto"/>
        <w:bottom w:val="none" w:sz="0" w:space="0" w:color="auto"/>
        <w:right w:val="none" w:sz="0" w:space="0" w:color="auto"/>
      </w:divBdr>
    </w:div>
    <w:div w:id="579364233">
      <w:bodyDiv w:val="1"/>
      <w:marLeft w:val="0"/>
      <w:marRight w:val="0"/>
      <w:marTop w:val="0"/>
      <w:marBottom w:val="0"/>
      <w:divBdr>
        <w:top w:val="none" w:sz="0" w:space="0" w:color="auto"/>
        <w:left w:val="none" w:sz="0" w:space="0" w:color="auto"/>
        <w:bottom w:val="none" w:sz="0" w:space="0" w:color="auto"/>
        <w:right w:val="none" w:sz="0" w:space="0" w:color="auto"/>
      </w:divBdr>
    </w:div>
    <w:div w:id="579482805">
      <w:bodyDiv w:val="1"/>
      <w:marLeft w:val="0"/>
      <w:marRight w:val="0"/>
      <w:marTop w:val="0"/>
      <w:marBottom w:val="0"/>
      <w:divBdr>
        <w:top w:val="none" w:sz="0" w:space="0" w:color="auto"/>
        <w:left w:val="none" w:sz="0" w:space="0" w:color="auto"/>
        <w:bottom w:val="none" w:sz="0" w:space="0" w:color="auto"/>
        <w:right w:val="none" w:sz="0" w:space="0" w:color="auto"/>
      </w:divBdr>
    </w:div>
    <w:div w:id="584800773">
      <w:bodyDiv w:val="1"/>
      <w:marLeft w:val="0"/>
      <w:marRight w:val="0"/>
      <w:marTop w:val="0"/>
      <w:marBottom w:val="0"/>
      <w:divBdr>
        <w:top w:val="none" w:sz="0" w:space="0" w:color="auto"/>
        <w:left w:val="none" w:sz="0" w:space="0" w:color="auto"/>
        <w:bottom w:val="none" w:sz="0" w:space="0" w:color="auto"/>
        <w:right w:val="none" w:sz="0" w:space="0" w:color="auto"/>
      </w:divBdr>
    </w:div>
    <w:div w:id="585916930">
      <w:bodyDiv w:val="1"/>
      <w:marLeft w:val="0"/>
      <w:marRight w:val="0"/>
      <w:marTop w:val="0"/>
      <w:marBottom w:val="0"/>
      <w:divBdr>
        <w:top w:val="none" w:sz="0" w:space="0" w:color="auto"/>
        <w:left w:val="none" w:sz="0" w:space="0" w:color="auto"/>
        <w:bottom w:val="none" w:sz="0" w:space="0" w:color="auto"/>
        <w:right w:val="none" w:sz="0" w:space="0" w:color="auto"/>
      </w:divBdr>
    </w:div>
    <w:div w:id="588469489">
      <w:bodyDiv w:val="1"/>
      <w:marLeft w:val="0"/>
      <w:marRight w:val="0"/>
      <w:marTop w:val="0"/>
      <w:marBottom w:val="0"/>
      <w:divBdr>
        <w:top w:val="none" w:sz="0" w:space="0" w:color="auto"/>
        <w:left w:val="none" w:sz="0" w:space="0" w:color="auto"/>
        <w:bottom w:val="none" w:sz="0" w:space="0" w:color="auto"/>
        <w:right w:val="none" w:sz="0" w:space="0" w:color="auto"/>
      </w:divBdr>
    </w:div>
    <w:div w:id="588974914">
      <w:bodyDiv w:val="1"/>
      <w:marLeft w:val="0"/>
      <w:marRight w:val="0"/>
      <w:marTop w:val="0"/>
      <w:marBottom w:val="0"/>
      <w:divBdr>
        <w:top w:val="none" w:sz="0" w:space="0" w:color="auto"/>
        <w:left w:val="none" w:sz="0" w:space="0" w:color="auto"/>
        <w:bottom w:val="none" w:sz="0" w:space="0" w:color="auto"/>
        <w:right w:val="none" w:sz="0" w:space="0" w:color="auto"/>
      </w:divBdr>
    </w:div>
    <w:div w:id="590162383">
      <w:bodyDiv w:val="1"/>
      <w:marLeft w:val="0"/>
      <w:marRight w:val="0"/>
      <w:marTop w:val="0"/>
      <w:marBottom w:val="0"/>
      <w:divBdr>
        <w:top w:val="none" w:sz="0" w:space="0" w:color="auto"/>
        <w:left w:val="none" w:sz="0" w:space="0" w:color="auto"/>
        <w:bottom w:val="none" w:sz="0" w:space="0" w:color="auto"/>
        <w:right w:val="none" w:sz="0" w:space="0" w:color="auto"/>
      </w:divBdr>
    </w:div>
    <w:div w:id="595210168">
      <w:bodyDiv w:val="1"/>
      <w:marLeft w:val="0"/>
      <w:marRight w:val="0"/>
      <w:marTop w:val="0"/>
      <w:marBottom w:val="0"/>
      <w:divBdr>
        <w:top w:val="none" w:sz="0" w:space="0" w:color="auto"/>
        <w:left w:val="none" w:sz="0" w:space="0" w:color="auto"/>
        <w:bottom w:val="none" w:sz="0" w:space="0" w:color="auto"/>
        <w:right w:val="none" w:sz="0" w:space="0" w:color="auto"/>
      </w:divBdr>
    </w:div>
    <w:div w:id="599799628">
      <w:bodyDiv w:val="1"/>
      <w:marLeft w:val="0"/>
      <w:marRight w:val="0"/>
      <w:marTop w:val="0"/>
      <w:marBottom w:val="0"/>
      <w:divBdr>
        <w:top w:val="none" w:sz="0" w:space="0" w:color="auto"/>
        <w:left w:val="none" w:sz="0" w:space="0" w:color="auto"/>
        <w:bottom w:val="none" w:sz="0" w:space="0" w:color="auto"/>
        <w:right w:val="none" w:sz="0" w:space="0" w:color="auto"/>
      </w:divBdr>
    </w:div>
    <w:div w:id="601571164">
      <w:bodyDiv w:val="1"/>
      <w:marLeft w:val="0"/>
      <w:marRight w:val="0"/>
      <w:marTop w:val="0"/>
      <w:marBottom w:val="0"/>
      <w:divBdr>
        <w:top w:val="none" w:sz="0" w:space="0" w:color="auto"/>
        <w:left w:val="none" w:sz="0" w:space="0" w:color="auto"/>
        <w:bottom w:val="none" w:sz="0" w:space="0" w:color="auto"/>
        <w:right w:val="none" w:sz="0" w:space="0" w:color="auto"/>
      </w:divBdr>
    </w:div>
    <w:div w:id="602540488">
      <w:bodyDiv w:val="1"/>
      <w:marLeft w:val="0"/>
      <w:marRight w:val="0"/>
      <w:marTop w:val="0"/>
      <w:marBottom w:val="0"/>
      <w:divBdr>
        <w:top w:val="none" w:sz="0" w:space="0" w:color="auto"/>
        <w:left w:val="none" w:sz="0" w:space="0" w:color="auto"/>
        <w:bottom w:val="none" w:sz="0" w:space="0" w:color="auto"/>
        <w:right w:val="none" w:sz="0" w:space="0" w:color="auto"/>
      </w:divBdr>
    </w:div>
    <w:div w:id="607858228">
      <w:bodyDiv w:val="1"/>
      <w:marLeft w:val="0"/>
      <w:marRight w:val="0"/>
      <w:marTop w:val="0"/>
      <w:marBottom w:val="0"/>
      <w:divBdr>
        <w:top w:val="none" w:sz="0" w:space="0" w:color="auto"/>
        <w:left w:val="none" w:sz="0" w:space="0" w:color="auto"/>
        <w:bottom w:val="none" w:sz="0" w:space="0" w:color="auto"/>
        <w:right w:val="none" w:sz="0" w:space="0" w:color="auto"/>
      </w:divBdr>
    </w:div>
    <w:div w:id="613289978">
      <w:bodyDiv w:val="1"/>
      <w:marLeft w:val="0"/>
      <w:marRight w:val="0"/>
      <w:marTop w:val="0"/>
      <w:marBottom w:val="0"/>
      <w:divBdr>
        <w:top w:val="none" w:sz="0" w:space="0" w:color="auto"/>
        <w:left w:val="none" w:sz="0" w:space="0" w:color="auto"/>
        <w:bottom w:val="none" w:sz="0" w:space="0" w:color="auto"/>
        <w:right w:val="none" w:sz="0" w:space="0" w:color="auto"/>
      </w:divBdr>
    </w:div>
    <w:div w:id="614093378">
      <w:bodyDiv w:val="1"/>
      <w:marLeft w:val="0"/>
      <w:marRight w:val="0"/>
      <w:marTop w:val="0"/>
      <w:marBottom w:val="0"/>
      <w:divBdr>
        <w:top w:val="none" w:sz="0" w:space="0" w:color="auto"/>
        <w:left w:val="none" w:sz="0" w:space="0" w:color="auto"/>
        <w:bottom w:val="none" w:sz="0" w:space="0" w:color="auto"/>
        <w:right w:val="none" w:sz="0" w:space="0" w:color="auto"/>
      </w:divBdr>
    </w:div>
    <w:div w:id="614598056">
      <w:bodyDiv w:val="1"/>
      <w:marLeft w:val="0"/>
      <w:marRight w:val="0"/>
      <w:marTop w:val="0"/>
      <w:marBottom w:val="0"/>
      <w:divBdr>
        <w:top w:val="none" w:sz="0" w:space="0" w:color="auto"/>
        <w:left w:val="none" w:sz="0" w:space="0" w:color="auto"/>
        <w:bottom w:val="none" w:sz="0" w:space="0" w:color="auto"/>
        <w:right w:val="none" w:sz="0" w:space="0" w:color="auto"/>
      </w:divBdr>
    </w:div>
    <w:div w:id="622002669">
      <w:bodyDiv w:val="1"/>
      <w:marLeft w:val="0"/>
      <w:marRight w:val="0"/>
      <w:marTop w:val="0"/>
      <w:marBottom w:val="0"/>
      <w:divBdr>
        <w:top w:val="none" w:sz="0" w:space="0" w:color="auto"/>
        <w:left w:val="none" w:sz="0" w:space="0" w:color="auto"/>
        <w:bottom w:val="none" w:sz="0" w:space="0" w:color="auto"/>
        <w:right w:val="none" w:sz="0" w:space="0" w:color="auto"/>
      </w:divBdr>
    </w:div>
    <w:div w:id="625161517">
      <w:bodyDiv w:val="1"/>
      <w:marLeft w:val="0"/>
      <w:marRight w:val="0"/>
      <w:marTop w:val="0"/>
      <w:marBottom w:val="0"/>
      <w:divBdr>
        <w:top w:val="none" w:sz="0" w:space="0" w:color="auto"/>
        <w:left w:val="none" w:sz="0" w:space="0" w:color="auto"/>
        <w:bottom w:val="none" w:sz="0" w:space="0" w:color="auto"/>
        <w:right w:val="none" w:sz="0" w:space="0" w:color="auto"/>
      </w:divBdr>
    </w:div>
    <w:div w:id="627929813">
      <w:bodyDiv w:val="1"/>
      <w:marLeft w:val="0"/>
      <w:marRight w:val="0"/>
      <w:marTop w:val="0"/>
      <w:marBottom w:val="0"/>
      <w:divBdr>
        <w:top w:val="none" w:sz="0" w:space="0" w:color="auto"/>
        <w:left w:val="none" w:sz="0" w:space="0" w:color="auto"/>
        <w:bottom w:val="none" w:sz="0" w:space="0" w:color="auto"/>
        <w:right w:val="none" w:sz="0" w:space="0" w:color="auto"/>
      </w:divBdr>
    </w:div>
    <w:div w:id="629433247">
      <w:bodyDiv w:val="1"/>
      <w:marLeft w:val="0"/>
      <w:marRight w:val="0"/>
      <w:marTop w:val="0"/>
      <w:marBottom w:val="0"/>
      <w:divBdr>
        <w:top w:val="none" w:sz="0" w:space="0" w:color="auto"/>
        <w:left w:val="none" w:sz="0" w:space="0" w:color="auto"/>
        <w:bottom w:val="none" w:sz="0" w:space="0" w:color="auto"/>
        <w:right w:val="none" w:sz="0" w:space="0" w:color="auto"/>
      </w:divBdr>
    </w:div>
    <w:div w:id="636763195">
      <w:bodyDiv w:val="1"/>
      <w:marLeft w:val="0"/>
      <w:marRight w:val="0"/>
      <w:marTop w:val="0"/>
      <w:marBottom w:val="0"/>
      <w:divBdr>
        <w:top w:val="none" w:sz="0" w:space="0" w:color="auto"/>
        <w:left w:val="none" w:sz="0" w:space="0" w:color="auto"/>
        <w:bottom w:val="none" w:sz="0" w:space="0" w:color="auto"/>
        <w:right w:val="none" w:sz="0" w:space="0" w:color="auto"/>
      </w:divBdr>
    </w:div>
    <w:div w:id="636839412">
      <w:bodyDiv w:val="1"/>
      <w:marLeft w:val="0"/>
      <w:marRight w:val="0"/>
      <w:marTop w:val="0"/>
      <w:marBottom w:val="0"/>
      <w:divBdr>
        <w:top w:val="none" w:sz="0" w:space="0" w:color="auto"/>
        <w:left w:val="none" w:sz="0" w:space="0" w:color="auto"/>
        <w:bottom w:val="none" w:sz="0" w:space="0" w:color="auto"/>
        <w:right w:val="none" w:sz="0" w:space="0" w:color="auto"/>
      </w:divBdr>
    </w:div>
    <w:div w:id="638803604">
      <w:bodyDiv w:val="1"/>
      <w:marLeft w:val="0"/>
      <w:marRight w:val="0"/>
      <w:marTop w:val="0"/>
      <w:marBottom w:val="0"/>
      <w:divBdr>
        <w:top w:val="none" w:sz="0" w:space="0" w:color="auto"/>
        <w:left w:val="none" w:sz="0" w:space="0" w:color="auto"/>
        <w:bottom w:val="none" w:sz="0" w:space="0" w:color="auto"/>
        <w:right w:val="none" w:sz="0" w:space="0" w:color="auto"/>
      </w:divBdr>
    </w:div>
    <w:div w:id="638808134">
      <w:bodyDiv w:val="1"/>
      <w:marLeft w:val="0"/>
      <w:marRight w:val="0"/>
      <w:marTop w:val="0"/>
      <w:marBottom w:val="0"/>
      <w:divBdr>
        <w:top w:val="none" w:sz="0" w:space="0" w:color="auto"/>
        <w:left w:val="none" w:sz="0" w:space="0" w:color="auto"/>
        <w:bottom w:val="none" w:sz="0" w:space="0" w:color="auto"/>
        <w:right w:val="none" w:sz="0" w:space="0" w:color="auto"/>
      </w:divBdr>
    </w:div>
    <w:div w:id="641467683">
      <w:bodyDiv w:val="1"/>
      <w:marLeft w:val="0"/>
      <w:marRight w:val="0"/>
      <w:marTop w:val="0"/>
      <w:marBottom w:val="0"/>
      <w:divBdr>
        <w:top w:val="none" w:sz="0" w:space="0" w:color="auto"/>
        <w:left w:val="none" w:sz="0" w:space="0" w:color="auto"/>
        <w:bottom w:val="none" w:sz="0" w:space="0" w:color="auto"/>
        <w:right w:val="none" w:sz="0" w:space="0" w:color="auto"/>
      </w:divBdr>
    </w:div>
    <w:div w:id="647318312">
      <w:bodyDiv w:val="1"/>
      <w:marLeft w:val="0"/>
      <w:marRight w:val="0"/>
      <w:marTop w:val="0"/>
      <w:marBottom w:val="0"/>
      <w:divBdr>
        <w:top w:val="none" w:sz="0" w:space="0" w:color="auto"/>
        <w:left w:val="none" w:sz="0" w:space="0" w:color="auto"/>
        <w:bottom w:val="none" w:sz="0" w:space="0" w:color="auto"/>
        <w:right w:val="none" w:sz="0" w:space="0" w:color="auto"/>
      </w:divBdr>
    </w:div>
    <w:div w:id="656961221">
      <w:bodyDiv w:val="1"/>
      <w:marLeft w:val="0"/>
      <w:marRight w:val="0"/>
      <w:marTop w:val="0"/>
      <w:marBottom w:val="0"/>
      <w:divBdr>
        <w:top w:val="none" w:sz="0" w:space="0" w:color="auto"/>
        <w:left w:val="none" w:sz="0" w:space="0" w:color="auto"/>
        <w:bottom w:val="none" w:sz="0" w:space="0" w:color="auto"/>
        <w:right w:val="none" w:sz="0" w:space="0" w:color="auto"/>
      </w:divBdr>
    </w:div>
    <w:div w:id="657080473">
      <w:bodyDiv w:val="1"/>
      <w:marLeft w:val="0"/>
      <w:marRight w:val="0"/>
      <w:marTop w:val="0"/>
      <w:marBottom w:val="0"/>
      <w:divBdr>
        <w:top w:val="none" w:sz="0" w:space="0" w:color="auto"/>
        <w:left w:val="none" w:sz="0" w:space="0" w:color="auto"/>
        <w:bottom w:val="none" w:sz="0" w:space="0" w:color="auto"/>
        <w:right w:val="none" w:sz="0" w:space="0" w:color="auto"/>
      </w:divBdr>
    </w:div>
    <w:div w:id="664208175">
      <w:bodyDiv w:val="1"/>
      <w:marLeft w:val="0"/>
      <w:marRight w:val="0"/>
      <w:marTop w:val="0"/>
      <w:marBottom w:val="0"/>
      <w:divBdr>
        <w:top w:val="none" w:sz="0" w:space="0" w:color="auto"/>
        <w:left w:val="none" w:sz="0" w:space="0" w:color="auto"/>
        <w:bottom w:val="none" w:sz="0" w:space="0" w:color="auto"/>
        <w:right w:val="none" w:sz="0" w:space="0" w:color="auto"/>
      </w:divBdr>
    </w:div>
    <w:div w:id="665716738">
      <w:bodyDiv w:val="1"/>
      <w:marLeft w:val="0"/>
      <w:marRight w:val="0"/>
      <w:marTop w:val="0"/>
      <w:marBottom w:val="0"/>
      <w:divBdr>
        <w:top w:val="none" w:sz="0" w:space="0" w:color="auto"/>
        <w:left w:val="none" w:sz="0" w:space="0" w:color="auto"/>
        <w:bottom w:val="none" w:sz="0" w:space="0" w:color="auto"/>
        <w:right w:val="none" w:sz="0" w:space="0" w:color="auto"/>
      </w:divBdr>
    </w:div>
    <w:div w:id="666054105">
      <w:bodyDiv w:val="1"/>
      <w:marLeft w:val="0"/>
      <w:marRight w:val="0"/>
      <w:marTop w:val="0"/>
      <w:marBottom w:val="0"/>
      <w:divBdr>
        <w:top w:val="none" w:sz="0" w:space="0" w:color="auto"/>
        <w:left w:val="none" w:sz="0" w:space="0" w:color="auto"/>
        <w:bottom w:val="none" w:sz="0" w:space="0" w:color="auto"/>
        <w:right w:val="none" w:sz="0" w:space="0" w:color="auto"/>
      </w:divBdr>
    </w:div>
    <w:div w:id="669213460">
      <w:bodyDiv w:val="1"/>
      <w:marLeft w:val="0"/>
      <w:marRight w:val="0"/>
      <w:marTop w:val="0"/>
      <w:marBottom w:val="0"/>
      <w:divBdr>
        <w:top w:val="none" w:sz="0" w:space="0" w:color="auto"/>
        <w:left w:val="none" w:sz="0" w:space="0" w:color="auto"/>
        <w:bottom w:val="none" w:sz="0" w:space="0" w:color="auto"/>
        <w:right w:val="none" w:sz="0" w:space="0" w:color="auto"/>
      </w:divBdr>
    </w:div>
    <w:div w:id="672875529">
      <w:bodyDiv w:val="1"/>
      <w:marLeft w:val="0"/>
      <w:marRight w:val="0"/>
      <w:marTop w:val="0"/>
      <w:marBottom w:val="0"/>
      <w:divBdr>
        <w:top w:val="none" w:sz="0" w:space="0" w:color="auto"/>
        <w:left w:val="none" w:sz="0" w:space="0" w:color="auto"/>
        <w:bottom w:val="none" w:sz="0" w:space="0" w:color="auto"/>
        <w:right w:val="none" w:sz="0" w:space="0" w:color="auto"/>
      </w:divBdr>
    </w:div>
    <w:div w:id="676227230">
      <w:bodyDiv w:val="1"/>
      <w:marLeft w:val="0"/>
      <w:marRight w:val="0"/>
      <w:marTop w:val="0"/>
      <w:marBottom w:val="0"/>
      <w:divBdr>
        <w:top w:val="none" w:sz="0" w:space="0" w:color="auto"/>
        <w:left w:val="none" w:sz="0" w:space="0" w:color="auto"/>
        <w:bottom w:val="none" w:sz="0" w:space="0" w:color="auto"/>
        <w:right w:val="none" w:sz="0" w:space="0" w:color="auto"/>
      </w:divBdr>
    </w:div>
    <w:div w:id="676427257">
      <w:bodyDiv w:val="1"/>
      <w:marLeft w:val="0"/>
      <w:marRight w:val="0"/>
      <w:marTop w:val="0"/>
      <w:marBottom w:val="0"/>
      <w:divBdr>
        <w:top w:val="none" w:sz="0" w:space="0" w:color="auto"/>
        <w:left w:val="none" w:sz="0" w:space="0" w:color="auto"/>
        <w:bottom w:val="none" w:sz="0" w:space="0" w:color="auto"/>
        <w:right w:val="none" w:sz="0" w:space="0" w:color="auto"/>
      </w:divBdr>
    </w:div>
    <w:div w:id="681666821">
      <w:bodyDiv w:val="1"/>
      <w:marLeft w:val="0"/>
      <w:marRight w:val="0"/>
      <w:marTop w:val="0"/>
      <w:marBottom w:val="0"/>
      <w:divBdr>
        <w:top w:val="none" w:sz="0" w:space="0" w:color="auto"/>
        <w:left w:val="none" w:sz="0" w:space="0" w:color="auto"/>
        <w:bottom w:val="none" w:sz="0" w:space="0" w:color="auto"/>
        <w:right w:val="none" w:sz="0" w:space="0" w:color="auto"/>
      </w:divBdr>
    </w:div>
    <w:div w:id="683409748">
      <w:bodyDiv w:val="1"/>
      <w:marLeft w:val="0"/>
      <w:marRight w:val="0"/>
      <w:marTop w:val="0"/>
      <w:marBottom w:val="0"/>
      <w:divBdr>
        <w:top w:val="none" w:sz="0" w:space="0" w:color="auto"/>
        <w:left w:val="none" w:sz="0" w:space="0" w:color="auto"/>
        <w:bottom w:val="none" w:sz="0" w:space="0" w:color="auto"/>
        <w:right w:val="none" w:sz="0" w:space="0" w:color="auto"/>
      </w:divBdr>
    </w:div>
    <w:div w:id="683702600">
      <w:bodyDiv w:val="1"/>
      <w:marLeft w:val="0"/>
      <w:marRight w:val="0"/>
      <w:marTop w:val="0"/>
      <w:marBottom w:val="0"/>
      <w:divBdr>
        <w:top w:val="none" w:sz="0" w:space="0" w:color="auto"/>
        <w:left w:val="none" w:sz="0" w:space="0" w:color="auto"/>
        <w:bottom w:val="none" w:sz="0" w:space="0" w:color="auto"/>
        <w:right w:val="none" w:sz="0" w:space="0" w:color="auto"/>
      </w:divBdr>
    </w:div>
    <w:div w:id="684213337">
      <w:bodyDiv w:val="1"/>
      <w:marLeft w:val="0"/>
      <w:marRight w:val="0"/>
      <w:marTop w:val="0"/>
      <w:marBottom w:val="0"/>
      <w:divBdr>
        <w:top w:val="none" w:sz="0" w:space="0" w:color="auto"/>
        <w:left w:val="none" w:sz="0" w:space="0" w:color="auto"/>
        <w:bottom w:val="none" w:sz="0" w:space="0" w:color="auto"/>
        <w:right w:val="none" w:sz="0" w:space="0" w:color="auto"/>
      </w:divBdr>
    </w:div>
    <w:div w:id="687869476">
      <w:bodyDiv w:val="1"/>
      <w:marLeft w:val="0"/>
      <w:marRight w:val="0"/>
      <w:marTop w:val="0"/>
      <w:marBottom w:val="0"/>
      <w:divBdr>
        <w:top w:val="none" w:sz="0" w:space="0" w:color="auto"/>
        <w:left w:val="none" w:sz="0" w:space="0" w:color="auto"/>
        <w:bottom w:val="none" w:sz="0" w:space="0" w:color="auto"/>
        <w:right w:val="none" w:sz="0" w:space="0" w:color="auto"/>
      </w:divBdr>
    </w:div>
    <w:div w:id="689264432">
      <w:bodyDiv w:val="1"/>
      <w:marLeft w:val="0"/>
      <w:marRight w:val="0"/>
      <w:marTop w:val="0"/>
      <w:marBottom w:val="0"/>
      <w:divBdr>
        <w:top w:val="none" w:sz="0" w:space="0" w:color="auto"/>
        <w:left w:val="none" w:sz="0" w:space="0" w:color="auto"/>
        <w:bottom w:val="none" w:sz="0" w:space="0" w:color="auto"/>
        <w:right w:val="none" w:sz="0" w:space="0" w:color="auto"/>
      </w:divBdr>
    </w:div>
    <w:div w:id="691148530">
      <w:bodyDiv w:val="1"/>
      <w:marLeft w:val="0"/>
      <w:marRight w:val="0"/>
      <w:marTop w:val="0"/>
      <w:marBottom w:val="0"/>
      <w:divBdr>
        <w:top w:val="none" w:sz="0" w:space="0" w:color="auto"/>
        <w:left w:val="none" w:sz="0" w:space="0" w:color="auto"/>
        <w:bottom w:val="none" w:sz="0" w:space="0" w:color="auto"/>
        <w:right w:val="none" w:sz="0" w:space="0" w:color="auto"/>
      </w:divBdr>
    </w:div>
    <w:div w:id="691223954">
      <w:bodyDiv w:val="1"/>
      <w:marLeft w:val="0"/>
      <w:marRight w:val="0"/>
      <w:marTop w:val="0"/>
      <w:marBottom w:val="0"/>
      <w:divBdr>
        <w:top w:val="none" w:sz="0" w:space="0" w:color="auto"/>
        <w:left w:val="none" w:sz="0" w:space="0" w:color="auto"/>
        <w:bottom w:val="none" w:sz="0" w:space="0" w:color="auto"/>
        <w:right w:val="none" w:sz="0" w:space="0" w:color="auto"/>
      </w:divBdr>
    </w:div>
    <w:div w:id="691881002">
      <w:bodyDiv w:val="1"/>
      <w:marLeft w:val="0"/>
      <w:marRight w:val="0"/>
      <w:marTop w:val="0"/>
      <w:marBottom w:val="0"/>
      <w:divBdr>
        <w:top w:val="none" w:sz="0" w:space="0" w:color="auto"/>
        <w:left w:val="none" w:sz="0" w:space="0" w:color="auto"/>
        <w:bottom w:val="none" w:sz="0" w:space="0" w:color="auto"/>
        <w:right w:val="none" w:sz="0" w:space="0" w:color="auto"/>
      </w:divBdr>
    </w:div>
    <w:div w:id="694621954">
      <w:bodyDiv w:val="1"/>
      <w:marLeft w:val="0"/>
      <w:marRight w:val="0"/>
      <w:marTop w:val="0"/>
      <w:marBottom w:val="0"/>
      <w:divBdr>
        <w:top w:val="none" w:sz="0" w:space="0" w:color="auto"/>
        <w:left w:val="none" w:sz="0" w:space="0" w:color="auto"/>
        <w:bottom w:val="none" w:sz="0" w:space="0" w:color="auto"/>
        <w:right w:val="none" w:sz="0" w:space="0" w:color="auto"/>
      </w:divBdr>
    </w:div>
    <w:div w:id="697316310">
      <w:bodyDiv w:val="1"/>
      <w:marLeft w:val="0"/>
      <w:marRight w:val="0"/>
      <w:marTop w:val="0"/>
      <w:marBottom w:val="0"/>
      <w:divBdr>
        <w:top w:val="none" w:sz="0" w:space="0" w:color="auto"/>
        <w:left w:val="none" w:sz="0" w:space="0" w:color="auto"/>
        <w:bottom w:val="none" w:sz="0" w:space="0" w:color="auto"/>
        <w:right w:val="none" w:sz="0" w:space="0" w:color="auto"/>
      </w:divBdr>
    </w:div>
    <w:div w:id="698093669">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02025395">
      <w:bodyDiv w:val="1"/>
      <w:marLeft w:val="0"/>
      <w:marRight w:val="0"/>
      <w:marTop w:val="0"/>
      <w:marBottom w:val="0"/>
      <w:divBdr>
        <w:top w:val="none" w:sz="0" w:space="0" w:color="auto"/>
        <w:left w:val="none" w:sz="0" w:space="0" w:color="auto"/>
        <w:bottom w:val="none" w:sz="0" w:space="0" w:color="auto"/>
        <w:right w:val="none" w:sz="0" w:space="0" w:color="auto"/>
      </w:divBdr>
    </w:div>
    <w:div w:id="703864217">
      <w:bodyDiv w:val="1"/>
      <w:marLeft w:val="0"/>
      <w:marRight w:val="0"/>
      <w:marTop w:val="0"/>
      <w:marBottom w:val="0"/>
      <w:divBdr>
        <w:top w:val="none" w:sz="0" w:space="0" w:color="auto"/>
        <w:left w:val="none" w:sz="0" w:space="0" w:color="auto"/>
        <w:bottom w:val="none" w:sz="0" w:space="0" w:color="auto"/>
        <w:right w:val="none" w:sz="0" w:space="0" w:color="auto"/>
      </w:divBdr>
    </w:div>
    <w:div w:id="706488777">
      <w:bodyDiv w:val="1"/>
      <w:marLeft w:val="0"/>
      <w:marRight w:val="0"/>
      <w:marTop w:val="0"/>
      <w:marBottom w:val="0"/>
      <w:divBdr>
        <w:top w:val="none" w:sz="0" w:space="0" w:color="auto"/>
        <w:left w:val="none" w:sz="0" w:space="0" w:color="auto"/>
        <w:bottom w:val="none" w:sz="0" w:space="0" w:color="auto"/>
        <w:right w:val="none" w:sz="0" w:space="0" w:color="auto"/>
      </w:divBdr>
    </w:div>
    <w:div w:id="707336687">
      <w:bodyDiv w:val="1"/>
      <w:marLeft w:val="0"/>
      <w:marRight w:val="0"/>
      <w:marTop w:val="0"/>
      <w:marBottom w:val="0"/>
      <w:divBdr>
        <w:top w:val="none" w:sz="0" w:space="0" w:color="auto"/>
        <w:left w:val="none" w:sz="0" w:space="0" w:color="auto"/>
        <w:bottom w:val="none" w:sz="0" w:space="0" w:color="auto"/>
        <w:right w:val="none" w:sz="0" w:space="0" w:color="auto"/>
      </w:divBdr>
    </w:div>
    <w:div w:id="711609669">
      <w:bodyDiv w:val="1"/>
      <w:marLeft w:val="0"/>
      <w:marRight w:val="0"/>
      <w:marTop w:val="0"/>
      <w:marBottom w:val="0"/>
      <w:divBdr>
        <w:top w:val="none" w:sz="0" w:space="0" w:color="auto"/>
        <w:left w:val="none" w:sz="0" w:space="0" w:color="auto"/>
        <w:bottom w:val="none" w:sz="0" w:space="0" w:color="auto"/>
        <w:right w:val="none" w:sz="0" w:space="0" w:color="auto"/>
      </w:divBdr>
    </w:div>
    <w:div w:id="718897027">
      <w:bodyDiv w:val="1"/>
      <w:marLeft w:val="0"/>
      <w:marRight w:val="0"/>
      <w:marTop w:val="0"/>
      <w:marBottom w:val="0"/>
      <w:divBdr>
        <w:top w:val="none" w:sz="0" w:space="0" w:color="auto"/>
        <w:left w:val="none" w:sz="0" w:space="0" w:color="auto"/>
        <w:bottom w:val="none" w:sz="0" w:space="0" w:color="auto"/>
        <w:right w:val="none" w:sz="0" w:space="0" w:color="auto"/>
      </w:divBdr>
    </w:div>
    <w:div w:id="721907820">
      <w:bodyDiv w:val="1"/>
      <w:marLeft w:val="0"/>
      <w:marRight w:val="0"/>
      <w:marTop w:val="0"/>
      <w:marBottom w:val="0"/>
      <w:divBdr>
        <w:top w:val="none" w:sz="0" w:space="0" w:color="auto"/>
        <w:left w:val="none" w:sz="0" w:space="0" w:color="auto"/>
        <w:bottom w:val="none" w:sz="0" w:space="0" w:color="auto"/>
        <w:right w:val="none" w:sz="0" w:space="0" w:color="auto"/>
      </w:divBdr>
    </w:div>
    <w:div w:id="733967711">
      <w:bodyDiv w:val="1"/>
      <w:marLeft w:val="0"/>
      <w:marRight w:val="0"/>
      <w:marTop w:val="0"/>
      <w:marBottom w:val="0"/>
      <w:divBdr>
        <w:top w:val="none" w:sz="0" w:space="0" w:color="auto"/>
        <w:left w:val="none" w:sz="0" w:space="0" w:color="auto"/>
        <w:bottom w:val="none" w:sz="0" w:space="0" w:color="auto"/>
        <w:right w:val="none" w:sz="0" w:space="0" w:color="auto"/>
      </w:divBdr>
    </w:div>
    <w:div w:id="742683941">
      <w:bodyDiv w:val="1"/>
      <w:marLeft w:val="0"/>
      <w:marRight w:val="0"/>
      <w:marTop w:val="0"/>
      <w:marBottom w:val="0"/>
      <w:divBdr>
        <w:top w:val="none" w:sz="0" w:space="0" w:color="auto"/>
        <w:left w:val="none" w:sz="0" w:space="0" w:color="auto"/>
        <w:bottom w:val="none" w:sz="0" w:space="0" w:color="auto"/>
        <w:right w:val="none" w:sz="0" w:space="0" w:color="auto"/>
      </w:divBdr>
    </w:div>
    <w:div w:id="743458362">
      <w:bodyDiv w:val="1"/>
      <w:marLeft w:val="0"/>
      <w:marRight w:val="0"/>
      <w:marTop w:val="0"/>
      <w:marBottom w:val="0"/>
      <w:divBdr>
        <w:top w:val="none" w:sz="0" w:space="0" w:color="auto"/>
        <w:left w:val="none" w:sz="0" w:space="0" w:color="auto"/>
        <w:bottom w:val="none" w:sz="0" w:space="0" w:color="auto"/>
        <w:right w:val="none" w:sz="0" w:space="0" w:color="auto"/>
      </w:divBdr>
    </w:div>
    <w:div w:id="751857052">
      <w:bodyDiv w:val="1"/>
      <w:marLeft w:val="0"/>
      <w:marRight w:val="0"/>
      <w:marTop w:val="0"/>
      <w:marBottom w:val="0"/>
      <w:divBdr>
        <w:top w:val="none" w:sz="0" w:space="0" w:color="auto"/>
        <w:left w:val="none" w:sz="0" w:space="0" w:color="auto"/>
        <w:bottom w:val="none" w:sz="0" w:space="0" w:color="auto"/>
        <w:right w:val="none" w:sz="0" w:space="0" w:color="auto"/>
      </w:divBdr>
    </w:div>
    <w:div w:id="758599733">
      <w:bodyDiv w:val="1"/>
      <w:marLeft w:val="0"/>
      <w:marRight w:val="0"/>
      <w:marTop w:val="0"/>
      <w:marBottom w:val="0"/>
      <w:divBdr>
        <w:top w:val="none" w:sz="0" w:space="0" w:color="auto"/>
        <w:left w:val="none" w:sz="0" w:space="0" w:color="auto"/>
        <w:bottom w:val="none" w:sz="0" w:space="0" w:color="auto"/>
        <w:right w:val="none" w:sz="0" w:space="0" w:color="auto"/>
      </w:divBdr>
    </w:div>
    <w:div w:id="760760627">
      <w:bodyDiv w:val="1"/>
      <w:marLeft w:val="0"/>
      <w:marRight w:val="0"/>
      <w:marTop w:val="0"/>
      <w:marBottom w:val="0"/>
      <w:divBdr>
        <w:top w:val="none" w:sz="0" w:space="0" w:color="auto"/>
        <w:left w:val="none" w:sz="0" w:space="0" w:color="auto"/>
        <w:bottom w:val="none" w:sz="0" w:space="0" w:color="auto"/>
        <w:right w:val="none" w:sz="0" w:space="0" w:color="auto"/>
      </w:divBdr>
    </w:div>
    <w:div w:id="772242709">
      <w:bodyDiv w:val="1"/>
      <w:marLeft w:val="0"/>
      <w:marRight w:val="0"/>
      <w:marTop w:val="0"/>
      <w:marBottom w:val="0"/>
      <w:divBdr>
        <w:top w:val="none" w:sz="0" w:space="0" w:color="auto"/>
        <w:left w:val="none" w:sz="0" w:space="0" w:color="auto"/>
        <w:bottom w:val="none" w:sz="0" w:space="0" w:color="auto"/>
        <w:right w:val="none" w:sz="0" w:space="0" w:color="auto"/>
      </w:divBdr>
    </w:div>
    <w:div w:id="773673000">
      <w:bodyDiv w:val="1"/>
      <w:marLeft w:val="0"/>
      <w:marRight w:val="0"/>
      <w:marTop w:val="0"/>
      <w:marBottom w:val="0"/>
      <w:divBdr>
        <w:top w:val="none" w:sz="0" w:space="0" w:color="auto"/>
        <w:left w:val="none" w:sz="0" w:space="0" w:color="auto"/>
        <w:bottom w:val="none" w:sz="0" w:space="0" w:color="auto"/>
        <w:right w:val="none" w:sz="0" w:space="0" w:color="auto"/>
      </w:divBdr>
    </w:div>
    <w:div w:id="776756077">
      <w:bodyDiv w:val="1"/>
      <w:marLeft w:val="0"/>
      <w:marRight w:val="0"/>
      <w:marTop w:val="0"/>
      <w:marBottom w:val="0"/>
      <w:divBdr>
        <w:top w:val="none" w:sz="0" w:space="0" w:color="auto"/>
        <w:left w:val="none" w:sz="0" w:space="0" w:color="auto"/>
        <w:bottom w:val="none" w:sz="0" w:space="0" w:color="auto"/>
        <w:right w:val="none" w:sz="0" w:space="0" w:color="auto"/>
      </w:divBdr>
    </w:div>
    <w:div w:id="778375041">
      <w:bodyDiv w:val="1"/>
      <w:marLeft w:val="0"/>
      <w:marRight w:val="0"/>
      <w:marTop w:val="0"/>
      <w:marBottom w:val="0"/>
      <w:divBdr>
        <w:top w:val="none" w:sz="0" w:space="0" w:color="auto"/>
        <w:left w:val="none" w:sz="0" w:space="0" w:color="auto"/>
        <w:bottom w:val="none" w:sz="0" w:space="0" w:color="auto"/>
        <w:right w:val="none" w:sz="0" w:space="0" w:color="auto"/>
      </w:divBdr>
    </w:div>
    <w:div w:id="779959285">
      <w:bodyDiv w:val="1"/>
      <w:marLeft w:val="0"/>
      <w:marRight w:val="0"/>
      <w:marTop w:val="0"/>
      <w:marBottom w:val="0"/>
      <w:divBdr>
        <w:top w:val="none" w:sz="0" w:space="0" w:color="auto"/>
        <w:left w:val="none" w:sz="0" w:space="0" w:color="auto"/>
        <w:bottom w:val="none" w:sz="0" w:space="0" w:color="auto"/>
        <w:right w:val="none" w:sz="0" w:space="0" w:color="auto"/>
      </w:divBdr>
    </w:div>
    <w:div w:id="781001446">
      <w:bodyDiv w:val="1"/>
      <w:marLeft w:val="0"/>
      <w:marRight w:val="0"/>
      <w:marTop w:val="0"/>
      <w:marBottom w:val="0"/>
      <w:divBdr>
        <w:top w:val="none" w:sz="0" w:space="0" w:color="auto"/>
        <w:left w:val="none" w:sz="0" w:space="0" w:color="auto"/>
        <w:bottom w:val="none" w:sz="0" w:space="0" w:color="auto"/>
        <w:right w:val="none" w:sz="0" w:space="0" w:color="auto"/>
      </w:divBdr>
    </w:div>
    <w:div w:id="785320588">
      <w:bodyDiv w:val="1"/>
      <w:marLeft w:val="0"/>
      <w:marRight w:val="0"/>
      <w:marTop w:val="0"/>
      <w:marBottom w:val="0"/>
      <w:divBdr>
        <w:top w:val="none" w:sz="0" w:space="0" w:color="auto"/>
        <w:left w:val="none" w:sz="0" w:space="0" w:color="auto"/>
        <w:bottom w:val="none" w:sz="0" w:space="0" w:color="auto"/>
        <w:right w:val="none" w:sz="0" w:space="0" w:color="auto"/>
      </w:divBdr>
    </w:div>
    <w:div w:id="791284402">
      <w:bodyDiv w:val="1"/>
      <w:marLeft w:val="0"/>
      <w:marRight w:val="0"/>
      <w:marTop w:val="0"/>
      <w:marBottom w:val="0"/>
      <w:divBdr>
        <w:top w:val="none" w:sz="0" w:space="0" w:color="auto"/>
        <w:left w:val="none" w:sz="0" w:space="0" w:color="auto"/>
        <w:bottom w:val="none" w:sz="0" w:space="0" w:color="auto"/>
        <w:right w:val="none" w:sz="0" w:space="0" w:color="auto"/>
      </w:divBdr>
    </w:div>
    <w:div w:id="791897696">
      <w:bodyDiv w:val="1"/>
      <w:marLeft w:val="0"/>
      <w:marRight w:val="0"/>
      <w:marTop w:val="0"/>
      <w:marBottom w:val="0"/>
      <w:divBdr>
        <w:top w:val="none" w:sz="0" w:space="0" w:color="auto"/>
        <w:left w:val="none" w:sz="0" w:space="0" w:color="auto"/>
        <w:bottom w:val="none" w:sz="0" w:space="0" w:color="auto"/>
        <w:right w:val="none" w:sz="0" w:space="0" w:color="auto"/>
      </w:divBdr>
    </w:div>
    <w:div w:id="792098796">
      <w:bodyDiv w:val="1"/>
      <w:marLeft w:val="0"/>
      <w:marRight w:val="0"/>
      <w:marTop w:val="0"/>
      <w:marBottom w:val="0"/>
      <w:divBdr>
        <w:top w:val="none" w:sz="0" w:space="0" w:color="auto"/>
        <w:left w:val="none" w:sz="0" w:space="0" w:color="auto"/>
        <w:bottom w:val="none" w:sz="0" w:space="0" w:color="auto"/>
        <w:right w:val="none" w:sz="0" w:space="0" w:color="auto"/>
      </w:divBdr>
    </w:div>
    <w:div w:id="799423449">
      <w:bodyDiv w:val="1"/>
      <w:marLeft w:val="0"/>
      <w:marRight w:val="0"/>
      <w:marTop w:val="0"/>
      <w:marBottom w:val="0"/>
      <w:divBdr>
        <w:top w:val="none" w:sz="0" w:space="0" w:color="auto"/>
        <w:left w:val="none" w:sz="0" w:space="0" w:color="auto"/>
        <w:bottom w:val="none" w:sz="0" w:space="0" w:color="auto"/>
        <w:right w:val="none" w:sz="0" w:space="0" w:color="auto"/>
      </w:divBdr>
    </w:div>
    <w:div w:id="802232068">
      <w:bodyDiv w:val="1"/>
      <w:marLeft w:val="0"/>
      <w:marRight w:val="0"/>
      <w:marTop w:val="0"/>
      <w:marBottom w:val="0"/>
      <w:divBdr>
        <w:top w:val="none" w:sz="0" w:space="0" w:color="auto"/>
        <w:left w:val="none" w:sz="0" w:space="0" w:color="auto"/>
        <w:bottom w:val="none" w:sz="0" w:space="0" w:color="auto"/>
        <w:right w:val="none" w:sz="0" w:space="0" w:color="auto"/>
      </w:divBdr>
    </w:div>
    <w:div w:id="804086772">
      <w:bodyDiv w:val="1"/>
      <w:marLeft w:val="0"/>
      <w:marRight w:val="0"/>
      <w:marTop w:val="0"/>
      <w:marBottom w:val="0"/>
      <w:divBdr>
        <w:top w:val="none" w:sz="0" w:space="0" w:color="auto"/>
        <w:left w:val="none" w:sz="0" w:space="0" w:color="auto"/>
        <w:bottom w:val="none" w:sz="0" w:space="0" w:color="auto"/>
        <w:right w:val="none" w:sz="0" w:space="0" w:color="auto"/>
      </w:divBdr>
    </w:div>
    <w:div w:id="804592001">
      <w:bodyDiv w:val="1"/>
      <w:marLeft w:val="0"/>
      <w:marRight w:val="0"/>
      <w:marTop w:val="0"/>
      <w:marBottom w:val="0"/>
      <w:divBdr>
        <w:top w:val="none" w:sz="0" w:space="0" w:color="auto"/>
        <w:left w:val="none" w:sz="0" w:space="0" w:color="auto"/>
        <w:bottom w:val="none" w:sz="0" w:space="0" w:color="auto"/>
        <w:right w:val="none" w:sz="0" w:space="0" w:color="auto"/>
      </w:divBdr>
    </w:div>
    <w:div w:id="805045789">
      <w:bodyDiv w:val="1"/>
      <w:marLeft w:val="0"/>
      <w:marRight w:val="0"/>
      <w:marTop w:val="0"/>
      <w:marBottom w:val="0"/>
      <w:divBdr>
        <w:top w:val="none" w:sz="0" w:space="0" w:color="auto"/>
        <w:left w:val="none" w:sz="0" w:space="0" w:color="auto"/>
        <w:bottom w:val="none" w:sz="0" w:space="0" w:color="auto"/>
        <w:right w:val="none" w:sz="0" w:space="0" w:color="auto"/>
      </w:divBdr>
    </w:div>
    <w:div w:id="808403707">
      <w:bodyDiv w:val="1"/>
      <w:marLeft w:val="0"/>
      <w:marRight w:val="0"/>
      <w:marTop w:val="0"/>
      <w:marBottom w:val="0"/>
      <w:divBdr>
        <w:top w:val="none" w:sz="0" w:space="0" w:color="auto"/>
        <w:left w:val="none" w:sz="0" w:space="0" w:color="auto"/>
        <w:bottom w:val="none" w:sz="0" w:space="0" w:color="auto"/>
        <w:right w:val="none" w:sz="0" w:space="0" w:color="auto"/>
      </w:divBdr>
    </w:div>
    <w:div w:id="810168894">
      <w:bodyDiv w:val="1"/>
      <w:marLeft w:val="0"/>
      <w:marRight w:val="0"/>
      <w:marTop w:val="0"/>
      <w:marBottom w:val="0"/>
      <w:divBdr>
        <w:top w:val="none" w:sz="0" w:space="0" w:color="auto"/>
        <w:left w:val="none" w:sz="0" w:space="0" w:color="auto"/>
        <w:bottom w:val="none" w:sz="0" w:space="0" w:color="auto"/>
        <w:right w:val="none" w:sz="0" w:space="0" w:color="auto"/>
      </w:divBdr>
    </w:div>
    <w:div w:id="815537290">
      <w:bodyDiv w:val="1"/>
      <w:marLeft w:val="0"/>
      <w:marRight w:val="0"/>
      <w:marTop w:val="0"/>
      <w:marBottom w:val="0"/>
      <w:divBdr>
        <w:top w:val="none" w:sz="0" w:space="0" w:color="auto"/>
        <w:left w:val="none" w:sz="0" w:space="0" w:color="auto"/>
        <w:bottom w:val="none" w:sz="0" w:space="0" w:color="auto"/>
        <w:right w:val="none" w:sz="0" w:space="0" w:color="auto"/>
      </w:divBdr>
    </w:div>
    <w:div w:id="820779375">
      <w:bodyDiv w:val="1"/>
      <w:marLeft w:val="0"/>
      <w:marRight w:val="0"/>
      <w:marTop w:val="0"/>
      <w:marBottom w:val="0"/>
      <w:divBdr>
        <w:top w:val="none" w:sz="0" w:space="0" w:color="auto"/>
        <w:left w:val="none" w:sz="0" w:space="0" w:color="auto"/>
        <w:bottom w:val="none" w:sz="0" w:space="0" w:color="auto"/>
        <w:right w:val="none" w:sz="0" w:space="0" w:color="auto"/>
      </w:divBdr>
    </w:div>
    <w:div w:id="822233632">
      <w:bodyDiv w:val="1"/>
      <w:marLeft w:val="0"/>
      <w:marRight w:val="0"/>
      <w:marTop w:val="0"/>
      <w:marBottom w:val="0"/>
      <w:divBdr>
        <w:top w:val="none" w:sz="0" w:space="0" w:color="auto"/>
        <w:left w:val="none" w:sz="0" w:space="0" w:color="auto"/>
        <w:bottom w:val="none" w:sz="0" w:space="0" w:color="auto"/>
        <w:right w:val="none" w:sz="0" w:space="0" w:color="auto"/>
      </w:divBdr>
    </w:div>
    <w:div w:id="823931356">
      <w:bodyDiv w:val="1"/>
      <w:marLeft w:val="0"/>
      <w:marRight w:val="0"/>
      <w:marTop w:val="0"/>
      <w:marBottom w:val="0"/>
      <w:divBdr>
        <w:top w:val="none" w:sz="0" w:space="0" w:color="auto"/>
        <w:left w:val="none" w:sz="0" w:space="0" w:color="auto"/>
        <w:bottom w:val="none" w:sz="0" w:space="0" w:color="auto"/>
        <w:right w:val="none" w:sz="0" w:space="0" w:color="auto"/>
      </w:divBdr>
    </w:div>
    <w:div w:id="824588915">
      <w:bodyDiv w:val="1"/>
      <w:marLeft w:val="0"/>
      <w:marRight w:val="0"/>
      <w:marTop w:val="0"/>
      <w:marBottom w:val="0"/>
      <w:divBdr>
        <w:top w:val="none" w:sz="0" w:space="0" w:color="auto"/>
        <w:left w:val="none" w:sz="0" w:space="0" w:color="auto"/>
        <w:bottom w:val="none" w:sz="0" w:space="0" w:color="auto"/>
        <w:right w:val="none" w:sz="0" w:space="0" w:color="auto"/>
      </w:divBdr>
    </w:div>
    <w:div w:id="826938703">
      <w:bodyDiv w:val="1"/>
      <w:marLeft w:val="0"/>
      <w:marRight w:val="0"/>
      <w:marTop w:val="0"/>
      <w:marBottom w:val="0"/>
      <w:divBdr>
        <w:top w:val="none" w:sz="0" w:space="0" w:color="auto"/>
        <w:left w:val="none" w:sz="0" w:space="0" w:color="auto"/>
        <w:bottom w:val="none" w:sz="0" w:space="0" w:color="auto"/>
        <w:right w:val="none" w:sz="0" w:space="0" w:color="auto"/>
      </w:divBdr>
    </w:div>
    <w:div w:id="827089342">
      <w:bodyDiv w:val="1"/>
      <w:marLeft w:val="0"/>
      <w:marRight w:val="0"/>
      <w:marTop w:val="0"/>
      <w:marBottom w:val="0"/>
      <w:divBdr>
        <w:top w:val="none" w:sz="0" w:space="0" w:color="auto"/>
        <w:left w:val="none" w:sz="0" w:space="0" w:color="auto"/>
        <w:bottom w:val="none" w:sz="0" w:space="0" w:color="auto"/>
        <w:right w:val="none" w:sz="0" w:space="0" w:color="auto"/>
      </w:divBdr>
    </w:div>
    <w:div w:id="827786463">
      <w:bodyDiv w:val="1"/>
      <w:marLeft w:val="0"/>
      <w:marRight w:val="0"/>
      <w:marTop w:val="0"/>
      <w:marBottom w:val="0"/>
      <w:divBdr>
        <w:top w:val="none" w:sz="0" w:space="0" w:color="auto"/>
        <w:left w:val="none" w:sz="0" w:space="0" w:color="auto"/>
        <w:bottom w:val="none" w:sz="0" w:space="0" w:color="auto"/>
        <w:right w:val="none" w:sz="0" w:space="0" w:color="auto"/>
      </w:divBdr>
    </w:div>
    <w:div w:id="832792761">
      <w:bodyDiv w:val="1"/>
      <w:marLeft w:val="0"/>
      <w:marRight w:val="0"/>
      <w:marTop w:val="0"/>
      <w:marBottom w:val="0"/>
      <w:divBdr>
        <w:top w:val="none" w:sz="0" w:space="0" w:color="auto"/>
        <w:left w:val="none" w:sz="0" w:space="0" w:color="auto"/>
        <w:bottom w:val="none" w:sz="0" w:space="0" w:color="auto"/>
        <w:right w:val="none" w:sz="0" w:space="0" w:color="auto"/>
      </w:divBdr>
    </w:div>
    <w:div w:id="833648360">
      <w:bodyDiv w:val="1"/>
      <w:marLeft w:val="0"/>
      <w:marRight w:val="0"/>
      <w:marTop w:val="0"/>
      <w:marBottom w:val="0"/>
      <w:divBdr>
        <w:top w:val="none" w:sz="0" w:space="0" w:color="auto"/>
        <w:left w:val="none" w:sz="0" w:space="0" w:color="auto"/>
        <w:bottom w:val="none" w:sz="0" w:space="0" w:color="auto"/>
        <w:right w:val="none" w:sz="0" w:space="0" w:color="auto"/>
      </w:divBdr>
    </w:div>
    <w:div w:id="834077701">
      <w:bodyDiv w:val="1"/>
      <w:marLeft w:val="0"/>
      <w:marRight w:val="0"/>
      <w:marTop w:val="0"/>
      <w:marBottom w:val="0"/>
      <w:divBdr>
        <w:top w:val="none" w:sz="0" w:space="0" w:color="auto"/>
        <w:left w:val="none" w:sz="0" w:space="0" w:color="auto"/>
        <w:bottom w:val="none" w:sz="0" w:space="0" w:color="auto"/>
        <w:right w:val="none" w:sz="0" w:space="0" w:color="auto"/>
      </w:divBdr>
    </w:div>
    <w:div w:id="834152386">
      <w:bodyDiv w:val="1"/>
      <w:marLeft w:val="0"/>
      <w:marRight w:val="0"/>
      <w:marTop w:val="0"/>
      <w:marBottom w:val="0"/>
      <w:divBdr>
        <w:top w:val="none" w:sz="0" w:space="0" w:color="auto"/>
        <w:left w:val="none" w:sz="0" w:space="0" w:color="auto"/>
        <w:bottom w:val="none" w:sz="0" w:space="0" w:color="auto"/>
        <w:right w:val="none" w:sz="0" w:space="0" w:color="auto"/>
      </w:divBdr>
    </w:div>
    <w:div w:id="835151651">
      <w:bodyDiv w:val="1"/>
      <w:marLeft w:val="0"/>
      <w:marRight w:val="0"/>
      <w:marTop w:val="0"/>
      <w:marBottom w:val="0"/>
      <w:divBdr>
        <w:top w:val="none" w:sz="0" w:space="0" w:color="auto"/>
        <w:left w:val="none" w:sz="0" w:space="0" w:color="auto"/>
        <w:bottom w:val="none" w:sz="0" w:space="0" w:color="auto"/>
        <w:right w:val="none" w:sz="0" w:space="0" w:color="auto"/>
      </w:divBdr>
    </w:div>
    <w:div w:id="835724026">
      <w:bodyDiv w:val="1"/>
      <w:marLeft w:val="0"/>
      <w:marRight w:val="0"/>
      <w:marTop w:val="0"/>
      <w:marBottom w:val="0"/>
      <w:divBdr>
        <w:top w:val="none" w:sz="0" w:space="0" w:color="auto"/>
        <w:left w:val="none" w:sz="0" w:space="0" w:color="auto"/>
        <w:bottom w:val="none" w:sz="0" w:space="0" w:color="auto"/>
        <w:right w:val="none" w:sz="0" w:space="0" w:color="auto"/>
      </w:divBdr>
    </w:div>
    <w:div w:id="841436114">
      <w:bodyDiv w:val="1"/>
      <w:marLeft w:val="0"/>
      <w:marRight w:val="0"/>
      <w:marTop w:val="0"/>
      <w:marBottom w:val="0"/>
      <w:divBdr>
        <w:top w:val="none" w:sz="0" w:space="0" w:color="auto"/>
        <w:left w:val="none" w:sz="0" w:space="0" w:color="auto"/>
        <w:bottom w:val="none" w:sz="0" w:space="0" w:color="auto"/>
        <w:right w:val="none" w:sz="0" w:space="0" w:color="auto"/>
      </w:divBdr>
    </w:div>
    <w:div w:id="841819265">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50342511">
      <w:bodyDiv w:val="1"/>
      <w:marLeft w:val="0"/>
      <w:marRight w:val="0"/>
      <w:marTop w:val="0"/>
      <w:marBottom w:val="0"/>
      <w:divBdr>
        <w:top w:val="none" w:sz="0" w:space="0" w:color="auto"/>
        <w:left w:val="none" w:sz="0" w:space="0" w:color="auto"/>
        <w:bottom w:val="none" w:sz="0" w:space="0" w:color="auto"/>
        <w:right w:val="none" w:sz="0" w:space="0" w:color="auto"/>
      </w:divBdr>
    </w:div>
    <w:div w:id="854924048">
      <w:bodyDiv w:val="1"/>
      <w:marLeft w:val="0"/>
      <w:marRight w:val="0"/>
      <w:marTop w:val="0"/>
      <w:marBottom w:val="0"/>
      <w:divBdr>
        <w:top w:val="none" w:sz="0" w:space="0" w:color="auto"/>
        <w:left w:val="none" w:sz="0" w:space="0" w:color="auto"/>
        <w:bottom w:val="none" w:sz="0" w:space="0" w:color="auto"/>
        <w:right w:val="none" w:sz="0" w:space="0" w:color="auto"/>
      </w:divBdr>
    </w:div>
    <w:div w:id="857817613">
      <w:bodyDiv w:val="1"/>
      <w:marLeft w:val="0"/>
      <w:marRight w:val="0"/>
      <w:marTop w:val="0"/>
      <w:marBottom w:val="0"/>
      <w:divBdr>
        <w:top w:val="none" w:sz="0" w:space="0" w:color="auto"/>
        <w:left w:val="none" w:sz="0" w:space="0" w:color="auto"/>
        <w:bottom w:val="none" w:sz="0" w:space="0" w:color="auto"/>
        <w:right w:val="none" w:sz="0" w:space="0" w:color="auto"/>
      </w:divBdr>
    </w:div>
    <w:div w:id="858858913">
      <w:bodyDiv w:val="1"/>
      <w:marLeft w:val="0"/>
      <w:marRight w:val="0"/>
      <w:marTop w:val="0"/>
      <w:marBottom w:val="0"/>
      <w:divBdr>
        <w:top w:val="none" w:sz="0" w:space="0" w:color="auto"/>
        <w:left w:val="none" w:sz="0" w:space="0" w:color="auto"/>
        <w:bottom w:val="none" w:sz="0" w:space="0" w:color="auto"/>
        <w:right w:val="none" w:sz="0" w:space="0" w:color="auto"/>
      </w:divBdr>
    </w:div>
    <w:div w:id="860363521">
      <w:bodyDiv w:val="1"/>
      <w:marLeft w:val="0"/>
      <w:marRight w:val="0"/>
      <w:marTop w:val="0"/>
      <w:marBottom w:val="0"/>
      <w:divBdr>
        <w:top w:val="none" w:sz="0" w:space="0" w:color="auto"/>
        <w:left w:val="none" w:sz="0" w:space="0" w:color="auto"/>
        <w:bottom w:val="none" w:sz="0" w:space="0" w:color="auto"/>
        <w:right w:val="none" w:sz="0" w:space="0" w:color="auto"/>
      </w:divBdr>
    </w:div>
    <w:div w:id="861018636">
      <w:bodyDiv w:val="1"/>
      <w:marLeft w:val="0"/>
      <w:marRight w:val="0"/>
      <w:marTop w:val="0"/>
      <w:marBottom w:val="0"/>
      <w:divBdr>
        <w:top w:val="none" w:sz="0" w:space="0" w:color="auto"/>
        <w:left w:val="none" w:sz="0" w:space="0" w:color="auto"/>
        <w:bottom w:val="none" w:sz="0" w:space="0" w:color="auto"/>
        <w:right w:val="none" w:sz="0" w:space="0" w:color="auto"/>
      </w:divBdr>
    </w:div>
    <w:div w:id="870068960">
      <w:bodyDiv w:val="1"/>
      <w:marLeft w:val="0"/>
      <w:marRight w:val="0"/>
      <w:marTop w:val="0"/>
      <w:marBottom w:val="0"/>
      <w:divBdr>
        <w:top w:val="none" w:sz="0" w:space="0" w:color="auto"/>
        <w:left w:val="none" w:sz="0" w:space="0" w:color="auto"/>
        <w:bottom w:val="none" w:sz="0" w:space="0" w:color="auto"/>
        <w:right w:val="none" w:sz="0" w:space="0" w:color="auto"/>
      </w:divBdr>
    </w:div>
    <w:div w:id="875695692">
      <w:bodyDiv w:val="1"/>
      <w:marLeft w:val="0"/>
      <w:marRight w:val="0"/>
      <w:marTop w:val="0"/>
      <w:marBottom w:val="0"/>
      <w:divBdr>
        <w:top w:val="none" w:sz="0" w:space="0" w:color="auto"/>
        <w:left w:val="none" w:sz="0" w:space="0" w:color="auto"/>
        <w:bottom w:val="none" w:sz="0" w:space="0" w:color="auto"/>
        <w:right w:val="none" w:sz="0" w:space="0" w:color="auto"/>
      </w:divBdr>
    </w:div>
    <w:div w:id="879051534">
      <w:bodyDiv w:val="1"/>
      <w:marLeft w:val="0"/>
      <w:marRight w:val="0"/>
      <w:marTop w:val="0"/>
      <w:marBottom w:val="0"/>
      <w:divBdr>
        <w:top w:val="none" w:sz="0" w:space="0" w:color="auto"/>
        <w:left w:val="none" w:sz="0" w:space="0" w:color="auto"/>
        <w:bottom w:val="none" w:sz="0" w:space="0" w:color="auto"/>
        <w:right w:val="none" w:sz="0" w:space="0" w:color="auto"/>
      </w:divBdr>
    </w:div>
    <w:div w:id="881551552">
      <w:bodyDiv w:val="1"/>
      <w:marLeft w:val="0"/>
      <w:marRight w:val="0"/>
      <w:marTop w:val="0"/>
      <w:marBottom w:val="0"/>
      <w:divBdr>
        <w:top w:val="none" w:sz="0" w:space="0" w:color="auto"/>
        <w:left w:val="none" w:sz="0" w:space="0" w:color="auto"/>
        <w:bottom w:val="none" w:sz="0" w:space="0" w:color="auto"/>
        <w:right w:val="none" w:sz="0" w:space="0" w:color="auto"/>
      </w:divBdr>
    </w:div>
    <w:div w:id="889076776">
      <w:bodyDiv w:val="1"/>
      <w:marLeft w:val="0"/>
      <w:marRight w:val="0"/>
      <w:marTop w:val="0"/>
      <w:marBottom w:val="0"/>
      <w:divBdr>
        <w:top w:val="none" w:sz="0" w:space="0" w:color="auto"/>
        <w:left w:val="none" w:sz="0" w:space="0" w:color="auto"/>
        <w:bottom w:val="none" w:sz="0" w:space="0" w:color="auto"/>
        <w:right w:val="none" w:sz="0" w:space="0" w:color="auto"/>
      </w:divBdr>
    </w:div>
    <w:div w:id="890270668">
      <w:bodyDiv w:val="1"/>
      <w:marLeft w:val="0"/>
      <w:marRight w:val="0"/>
      <w:marTop w:val="0"/>
      <w:marBottom w:val="0"/>
      <w:divBdr>
        <w:top w:val="none" w:sz="0" w:space="0" w:color="auto"/>
        <w:left w:val="none" w:sz="0" w:space="0" w:color="auto"/>
        <w:bottom w:val="none" w:sz="0" w:space="0" w:color="auto"/>
        <w:right w:val="none" w:sz="0" w:space="0" w:color="auto"/>
      </w:divBdr>
    </w:div>
    <w:div w:id="893811843">
      <w:bodyDiv w:val="1"/>
      <w:marLeft w:val="0"/>
      <w:marRight w:val="0"/>
      <w:marTop w:val="0"/>
      <w:marBottom w:val="0"/>
      <w:divBdr>
        <w:top w:val="none" w:sz="0" w:space="0" w:color="auto"/>
        <w:left w:val="none" w:sz="0" w:space="0" w:color="auto"/>
        <w:bottom w:val="none" w:sz="0" w:space="0" w:color="auto"/>
        <w:right w:val="none" w:sz="0" w:space="0" w:color="auto"/>
      </w:divBdr>
    </w:div>
    <w:div w:id="895699224">
      <w:bodyDiv w:val="1"/>
      <w:marLeft w:val="0"/>
      <w:marRight w:val="0"/>
      <w:marTop w:val="0"/>
      <w:marBottom w:val="0"/>
      <w:divBdr>
        <w:top w:val="none" w:sz="0" w:space="0" w:color="auto"/>
        <w:left w:val="none" w:sz="0" w:space="0" w:color="auto"/>
        <w:bottom w:val="none" w:sz="0" w:space="0" w:color="auto"/>
        <w:right w:val="none" w:sz="0" w:space="0" w:color="auto"/>
      </w:divBdr>
    </w:div>
    <w:div w:id="897547386">
      <w:bodyDiv w:val="1"/>
      <w:marLeft w:val="0"/>
      <w:marRight w:val="0"/>
      <w:marTop w:val="0"/>
      <w:marBottom w:val="0"/>
      <w:divBdr>
        <w:top w:val="none" w:sz="0" w:space="0" w:color="auto"/>
        <w:left w:val="none" w:sz="0" w:space="0" w:color="auto"/>
        <w:bottom w:val="none" w:sz="0" w:space="0" w:color="auto"/>
        <w:right w:val="none" w:sz="0" w:space="0" w:color="auto"/>
      </w:divBdr>
    </w:div>
    <w:div w:id="909735270">
      <w:bodyDiv w:val="1"/>
      <w:marLeft w:val="0"/>
      <w:marRight w:val="0"/>
      <w:marTop w:val="0"/>
      <w:marBottom w:val="0"/>
      <w:divBdr>
        <w:top w:val="none" w:sz="0" w:space="0" w:color="auto"/>
        <w:left w:val="none" w:sz="0" w:space="0" w:color="auto"/>
        <w:bottom w:val="none" w:sz="0" w:space="0" w:color="auto"/>
        <w:right w:val="none" w:sz="0" w:space="0" w:color="auto"/>
      </w:divBdr>
    </w:div>
    <w:div w:id="925459930">
      <w:bodyDiv w:val="1"/>
      <w:marLeft w:val="0"/>
      <w:marRight w:val="0"/>
      <w:marTop w:val="0"/>
      <w:marBottom w:val="0"/>
      <w:divBdr>
        <w:top w:val="none" w:sz="0" w:space="0" w:color="auto"/>
        <w:left w:val="none" w:sz="0" w:space="0" w:color="auto"/>
        <w:bottom w:val="none" w:sz="0" w:space="0" w:color="auto"/>
        <w:right w:val="none" w:sz="0" w:space="0" w:color="auto"/>
      </w:divBdr>
    </w:div>
    <w:div w:id="928198453">
      <w:bodyDiv w:val="1"/>
      <w:marLeft w:val="0"/>
      <w:marRight w:val="0"/>
      <w:marTop w:val="0"/>
      <w:marBottom w:val="0"/>
      <w:divBdr>
        <w:top w:val="none" w:sz="0" w:space="0" w:color="auto"/>
        <w:left w:val="none" w:sz="0" w:space="0" w:color="auto"/>
        <w:bottom w:val="none" w:sz="0" w:space="0" w:color="auto"/>
        <w:right w:val="none" w:sz="0" w:space="0" w:color="auto"/>
      </w:divBdr>
    </w:div>
    <w:div w:id="941456734">
      <w:bodyDiv w:val="1"/>
      <w:marLeft w:val="0"/>
      <w:marRight w:val="0"/>
      <w:marTop w:val="0"/>
      <w:marBottom w:val="0"/>
      <w:divBdr>
        <w:top w:val="none" w:sz="0" w:space="0" w:color="auto"/>
        <w:left w:val="none" w:sz="0" w:space="0" w:color="auto"/>
        <w:bottom w:val="none" w:sz="0" w:space="0" w:color="auto"/>
        <w:right w:val="none" w:sz="0" w:space="0" w:color="auto"/>
      </w:divBdr>
      <w:divsChild>
        <w:div w:id="1724669937">
          <w:marLeft w:val="0"/>
          <w:marRight w:val="0"/>
          <w:marTop w:val="0"/>
          <w:marBottom w:val="0"/>
          <w:divBdr>
            <w:top w:val="none" w:sz="0" w:space="0" w:color="auto"/>
            <w:left w:val="none" w:sz="0" w:space="0" w:color="auto"/>
            <w:bottom w:val="none" w:sz="0" w:space="0" w:color="auto"/>
            <w:right w:val="none" w:sz="0" w:space="0" w:color="auto"/>
          </w:divBdr>
        </w:div>
      </w:divsChild>
    </w:div>
    <w:div w:id="943414546">
      <w:bodyDiv w:val="1"/>
      <w:marLeft w:val="0"/>
      <w:marRight w:val="0"/>
      <w:marTop w:val="0"/>
      <w:marBottom w:val="0"/>
      <w:divBdr>
        <w:top w:val="none" w:sz="0" w:space="0" w:color="auto"/>
        <w:left w:val="none" w:sz="0" w:space="0" w:color="auto"/>
        <w:bottom w:val="none" w:sz="0" w:space="0" w:color="auto"/>
        <w:right w:val="none" w:sz="0" w:space="0" w:color="auto"/>
      </w:divBdr>
    </w:div>
    <w:div w:id="944382881">
      <w:bodyDiv w:val="1"/>
      <w:marLeft w:val="0"/>
      <w:marRight w:val="0"/>
      <w:marTop w:val="0"/>
      <w:marBottom w:val="0"/>
      <w:divBdr>
        <w:top w:val="none" w:sz="0" w:space="0" w:color="auto"/>
        <w:left w:val="none" w:sz="0" w:space="0" w:color="auto"/>
        <w:bottom w:val="none" w:sz="0" w:space="0" w:color="auto"/>
        <w:right w:val="none" w:sz="0" w:space="0" w:color="auto"/>
      </w:divBdr>
    </w:div>
    <w:div w:id="944463598">
      <w:bodyDiv w:val="1"/>
      <w:marLeft w:val="0"/>
      <w:marRight w:val="0"/>
      <w:marTop w:val="0"/>
      <w:marBottom w:val="0"/>
      <w:divBdr>
        <w:top w:val="none" w:sz="0" w:space="0" w:color="auto"/>
        <w:left w:val="none" w:sz="0" w:space="0" w:color="auto"/>
        <w:bottom w:val="none" w:sz="0" w:space="0" w:color="auto"/>
        <w:right w:val="none" w:sz="0" w:space="0" w:color="auto"/>
      </w:divBdr>
    </w:div>
    <w:div w:id="947858756">
      <w:bodyDiv w:val="1"/>
      <w:marLeft w:val="0"/>
      <w:marRight w:val="0"/>
      <w:marTop w:val="0"/>
      <w:marBottom w:val="0"/>
      <w:divBdr>
        <w:top w:val="none" w:sz="0" w:space="0" w:color="auto"/>
        <w:left w:val="none" w:sz="0" w:space="0" w:color="auto"/>
        <w:bottom w:val="none" w:sz="0" w:space="0" w:color="auto"/>
        <w:right w:val="none" w:sz="0" w:space="0" w:color="auto"/>
      </w:divBdr>
    </w:div>
    <w:div w:id="958680795">
      <w:bodyDiv w:val="1"/>
      <w:marLeft w:val="0"/>
      <w:marRight w:val="0"/>
      <w:marTop w:val="0"/>
      <w:marBottom w:val="0"/>
      <w:divBdr>
        <w:top w:val="none" w:sz="0" w:space="0" w:color="auto"/>
        <w:left w:val="none" w:sz="0" w:space="0" w:color="auto"/>
        <w:bottom w:val="none" w:sz="0" w:space="0" w:color="auto"/>
        <w:right w:val="none" w:sz="0" w:space="0" w:color="auto"/>
      </w:divBdr>
    </w:div>
    <w:div w:id="966744268">
      <w:bodyDiv w:val="1"/>
      <w:marLeft w:val="0"/>
      <w:marRight w:val="0"/>
      <w:marTop w:val="0"/>
      <w:marBottom w:val="0"/>
      <w:divBdr>
        <w:top w:val="none" w:sz="0" w:space="0" w:color="auto"/>
        <w:left w:val="none" w:sz="0" w:space="0" w:color="auto"/>
        <w:bottom w:val="none" w:sz="0" w:space="0" w:color="auto"/>
        <w:right w:val="none" w:sz="0" w:space="0" w:color="auto"/>
      </w:divBdr>
    </w:div>
    <w:div w:id="971250659">
      <w:bodyDiv w:val="1"/>
      <w:marLeft w:val="0"/>
      <w:marRight w:val="0"/>
      <w:marTop w:val="0"/>
      <w:marBottom w:val="0"/>
      <w:divBdr>
        <w:top w:val="none" w:sz="0" w:space="0" w:color="auto"/>
        <w:left w:val="none" w:sz="0" w:space="0" w:color="auto"/>
        <w:bottom w:val="none" w:sz="0" w:space="0" w:color="auto"/>
        <w:right w:val="none" w:sz="0" w:space="0" w:color="auto"/>
      </w:divBdr>
    </w:div>
    <w:div w:id="972096861">
      <w:bodyDiv w:val="1"/>
      <w:marLeft w:val="0"/>
      <w:marRight w:val="0"/>
      <w:marTop w:val="0"/>
      <w:marBottom w:val="0"/>
      <w:divBdr>
        <w:top w:val="none" w:sz="0" w:space="0" w:color="auto"/>
        <w:left w:val="none" w:sz="0" w:space="0" w:color="auto"/>
        <w:bottom w:val="none" w:sz="0" w:space="0" w:color="auto"/>
        <w:right w:val="none" w:sz="0" w:space="0" w:color="auto"/>
      </w:divBdr>
    </w:div>
    <w:div w:id="974985222">
      <w:bodyDiv w:val="1"/>
      <w:marLeft w:val="0"/>
      <w:marRight w:val="0"/>
      <w:marTop w:val="0"/>
      <w:marBottom w:val="0"/>
      <w:divBdr>
        <w:top w:val="none" w:sz="0" w:space="0" w:color="auto"/>
        <w:left w:val="none" w:sz="0" w:space="0" w:color="auto"/>
        <w:bottom w:val="none" w:sz="0" w:space="0" w:color="auto"/>
        <w:right w:val="none" w:sz="0" w:space="0" w:color="auto"/>
      </w:divBdr>
    </w:div>
    <w:div w:id="976375149">
      <w:bodyDiv w:val="1"/>
      <w:marLeft w:val="0"/>
      <w:marRight w:val="0"/>
      <w:marTop w:val="0"/>
      <w:marBottom w:val="0"/>
      <w:divBdr>
        <w:top w:val="none" w:sz="0" w:space="0" w:color="auto"/>
        <w:left w:val="none" w:sz="0" w:space="0" w:color="auto"/>
        <w:bottom w:val="none" w:sz="0" w:space="0" w:color="auto"/>
        <w:right w:val="none" w:sz="0" w:space="0" w:color="auto"/>
      </w:divBdr>
    </w:div>
    <w:div w:id="976377466">
      <w:bodyDiv w:val="1"/>
      <w:marLeft w:val="0"/>
      <w:marRight w:val="0"/>
      <w:marTop w:val="0"/>
      <w:marBottom w:val="0"/>
      <w:divBdr>
        <w:top w:val="none" w:sz="0" w:space="0" w:color="auto"/>
        <w:left w:val="none" w:sz="0" w:space="0" w:color="auto"/>
        <w:bottom w:val="none" w:sz="0" w:space="0" w:color="auto"/>
        <w:right w:val="none" w:sz="0" w:space="0" w:color="auto"/>
      </w:divBdr>
    </w:div>
    <w:div w:id="981233161">
      <w:bodyDiv w:val="1"/>
      <w:marLeft w:val="0"/>
      <w:marRight w:val="0"/>
      <w:marTop w:val="0"/>
      <w:marBottom w:val="0"/>
      <w:divBdr>
        <w:top w:val="none" w:sz="0" w:space="0" w:color="auto"/>
        <w:left w:val="none" w:sz="0" w:space="0" w:color="auto"/>
        <w:bottom w:val="none" w:sz="0" w:space="0" w:color="auto"/>
        <w:right w:val="none" w:sz="0" w:space="0" w:color="auto"/>
      </w:divBdr>
    </w:div>
    <w:div w:id="981233955">
      <w:bodyDiv w:val="1"/>
      <w:marLeft w:val="0"/>
      <w:marRight w:val="0"/>
      <w:marTop w:val="0"/>
      <w:marBottom w:val="0"/>
      <w:divBdr>
        <w:top w:val="none" w:sz="0" w:space="0" w:color="auto"/>
        <w:left w:val="none" w:sz="0" w:space="0" w:color="auto"/>
        <w:bottom w:val="none" w:sz="0" w:space="0" w:color="auto"/>
        <w:right w:val="none" w:sz="0" w:space="0" w:color="auto"/>
      </w:divBdr>
    </w:div>
    <w:div w:id="984625084">
      <w:bodyDiv w:val="1"/>
      <w:marLeft w:val="0"/>
      <w:marRight w:val="0"/>
      <w:marTop w:val="0"/>
      <w:marBottom w:val="0"/>
      <w:divBdr>
        <w:top w:val="none" w:sz="0" w:space="0" w:color="auto"/>
        <w:left w:val="none" w:sz="0" w:space="0" w:color="auto"/>
        <w:bottom w:val="none" w:sz="0" w:space="0" w:color="auto"/>
        <w:right w:val="none" w:sz="0" w:space="0" w:color="auto"/>
      </w:divBdr>
    </w:div>
    <w:div w:id="991107473">
      <w:bodyDiv w:val="1"/>
      <w:marLeft w:val="0"/>
      <w:marRight w:val="0"/>
      <w:marTop w:val="0"/>
      <w:marBottom w:val="0"/>
      <w:divBdr>
        <w:top w:val="none" w:sz="0" w:space="0" w:color="auto"/>
        <w:left w:val="none" w:sz="0" w:space="0" w:color="auto"/>
        <w:bottom w:val="none" w:sz="0" w:space="0" w:color="auto"/>
        <w:right w:val="none" w:sz="0" w:space="0" w:color="auto"/>
      </w:divBdr>
    </w:div>
    <w:div w:id="994069355">
      <w:bodyDiv w:val="1"/>
      <w:marLeft w:val="0"/>
      <w:marRight w:val="0"/>
      <w:marTop w:val="0"/>
      <w:marBottom w:val="0"/>
      <w:divBdr>
        <w:top w:val="none" w:sz="0" w:space="0" w:color="auto"/>
        <w:left w:val="none" w:sz="0" w:space="0" w:color="auto"/>
        <w:bottom w:val="none" w:sz="0" w:space="0" w:color="auto"/>
        <w:right w:val="none" w:sz="0" w:space="0" w:color="auto"/>
      </w:divBdr>
    </w:div>
    <w:div w:id="995767150">
      <w:bodyDiv w:val="1"/>
      <w:marLeft w:val="0"/>
      <w:marRight w:val="0"/>
      <w:marTop w:val="0"/>
      <w:marBottom w:val="0"/>
      <w:divBdr>
        <w:top w:val="none" w:sz="0" w:space="0" w:color="auto"/>
        <w:left w:val="none" w:sz="0" w:space="0" w:color="auto"/>
        <w:bottom w:val="none" w:sz="0" w:space="0" w:color="auto"/>
        <w:right w:val="none" w:sz="0" w:space="0" w:color="auto"/>
      </w:divBdr>
    </w:div>
    <w:div w:id="997461824">
      <w:bodyDiv w:val="1"/>
      <w:marLeft w:val="0"/>
      <w:marRight w:val="0"/>
      <w:marTop w:val="0"/>
      <w:marBottom w:val="0"/>
      <w:divBdr>
        <w:top w:val="none" w:sz="0" w:space="0" w:color="auto"/>
        <w:left w:val="none" w:sz="0" w:space="0" w:color="auto"/>
        <w:bottom w:val="none" w:sz="0" w:space="0" w:color="auto"/>
        <w:right w:val="none" w:sz="0" w:space="0" w:color="auto"/>
      </w:divBdr>
    </w:div>
    <w:div w:id="997615440">
      <w:bodyDiv w:val="1"/>
      <w:marLeft w:val="0"/>
      <w:marRight w:val="0"/>
      <w:marTop w:val="0"/>
      <w:marBottom w:val="0"/>
      <w:divBdr>
        <w:top w:val="none" w:sz="0" w:space="0" w:color="auto"/>
        <w:left w:val="none" w:sz="0" w:space="0" w:color="auto"/>
        <w:bottom w:val="none" w:sz="0" w:space="0" w:color="auto"/>
        <w:right w:val="none" w:sz="0" w:space="0" w:color="auto"/>
      </w:divBdr>
    </w:div>
    <w:div w:id="998266366">
      <w:bodyDiv w:val="1"/>
      <w:marLeft w:val="0"/>
      <w:marRight w:val="0"/>
      <w:marTop w:val="0"/>
      <w:marBottom w:val="0"/>
      <w:divBdr>
        <w:top w:val="none" w:sz="0" w:space="0" w:color="auto"/>
        <w:left w:val="none" w:sz="0" w:space="0" w:color="auto"/>
        <w:bottom w:val="none" w:sz="0" w:space="0" w:color="auto"/>
        <w:right w:val="none" w:sz="0" w:space="0" w:color="auto"/>
      </w:divBdr>
    </w:div>
    <w:div w:id="1002780713">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6635098">
      <w:bodyDiv w:val="1"/>
      <w:marLeft w:val="0"/>
      <w:marRight w:val="0"/>
      <w:marTop w:val="0"/>
      <w:marBottom w:val="0"/>
      <w:divBdr>
        <w:top w:val="none" w:sz="0" w:space="0" w:color="auto"/>
        <w:left w:val="none" w:sz="0" w:space="0" w:color="auto"/>
        <w:bottom w:val="none" w:sz="0" w:space="0" w:color="auto"/>
        <w:right w:val="none" w:sz="0" w:space="0" w:color="auto"/>
      </w:divBdr>
    </w:div>
    <w:div w:id="1016269126">
      <w:bodyDiv w:val="1"/>
      <w:marLeft w:val="0"/>
      <w:marRight w:val="0"/>
      <w:marTop w:val="0"/>
      <w:marBottom w:val="0"/>
      <w:divBdr>
        <w:top w:val="none" w:sz="0" w:space="0" w:color="auto"/>
        <w:left w:val="none" w:sz="0" w:space="0" w:color="auto"/>
        <w:bottom w:val="none" w:sz="0" w:space="0" w:color="auto"/>
        <w:right w:val="none" w:sz="0" w:space="0" w:color="auto"/>
      </w:divBdr>
    </w:div>
    <w:div w:id="1029113442">
      <w:bodyDiv w:val="1"/>
      <w:marLeft w:val="0"/>
      <w:marRight w:val="0"/>
      <w:marTop w:val="0"/>
      <w:marBottom w:val="0"/>
      <w:divBdr>
        <w:top w:val="none" w:sz="0" w:space="0" w:color="auto"/>
        <w:left w:val="none" w:sz="0" w:space="0" w:color="auto"/>
        <w:bottom w:val="none" w:sz="0" w:space="0" w:color="auto"/>
        <w:right w:val="none" w:sz="0" w:space="0" w:color="auto"/>
      </w:divBdr>
    </w:div>
    <w:div w:id="1030767272">
      <w:bodyDiv w:val="1"/>
      <w:marLeft w:val="0"/>
      <w:marRight w:val="0"/>
      <w:marTop w:val="0"/>
      <w:marBottom w:val="0"/>
      <w:divBdr>
        <w:top w:val="none" w:sz="0" w:space="0" w:color="auto"/>
        <w:left w:val="none" w:sz="0" w:space="0" w:color="auto"/>
        <w:bottom w:val="none" w:sz="0" w:space="0" w:color="auto"/>
        <w:right w:val="none" w:sz="0" w:space="0" w:color="auto"/>
      </w:divBdr>
    </w:div>
    <w:div w:id="1031304522">
      <w:bodyDiv w:val="1"/>
      <w:marLeft w:val="0"/>
      <w:marRight w:val="0"/>
      <w:marTop w:val="0"/>
      <w:marBottom w:val="0"/>
      <w:divBdr>
        <w:top w:val="none" w:sz="0" w:space="0" w:color="auto"/>
        <w:left w:val="none" w:sz="0" w:space="0" w:color="auto"/>
        <w:bottom w:val="none" w:sz="0" w:space="0" w:color="auto"/>
        <w:right w:val="none" w:sz="0" w:space="0" w:color="auto"/>
      </w:divBdr>
    </w:div>
    <w:div w:id="1032194129">
      <w:bodyDiv w:val="1"/>
      <w:marLeft w:val="0"/>
      <w:marRight w:val="0"/>
      <w:marTop w:val="0"/>
      <w:marBottom w:val="0"/>
      <w:divBdr>
        <w:top w:val="none" w:sz="0" w:space="0" w:color="auto"/>
        <w:left w:val="none" w:sz="0" w:space="0" w:color="auto"/>
        <w:bottom w:val="none" w:sz="0" w:space="0" w:color="auto"/>
        <w:right w:val="none" w:sz="0" w:space="0" w:color="auto"/>
      </w:divBdr>
    </w:div>
    <w:div w:id="1032535320">
      <w:bodyDiv w:val="1"/>
      <w:marLeft w:val="0"/>
      <w:marRight w:val="0"/>
      <w:marTop w:val="0"/>
      <w:marBottom w:val="0"/>
      <w:divBdr>
        <w:top w:val="none" w:sz="0" w:space="0" w:color="auto"/>
        <w:left w:val="none" w:sz="0" w:space="0" w:color="auto"/>
        <w:bottom w:val="none" w:sz="0" w:space="0" w:color="auto"/>
        <w:right w:val="none" w:sz="0" w:space="0" w:color="auto"/>
      </w:divBdr>
    </w:div>
    <w:div w:id="1033193739">
      <w:bodyDiv w:val="1"/>
      <w:marLeft w:val="0"/>
      <w:marRight w:val="0"/>
      <w:marTop w:val="0"/>
      <w:marBottom w:val="0"/>
      <w:divBdr>
        <w:top w:val="none" w:sz="0" w:space="0" w:color="auto"/>
        <w:left w:val="none" w:sz="0" w:space="0" w:color="auto"/>
        <w:bottom w:val="none" w:sz="0" w:space="0" w:color="auto"/>
        <w:right w:val="none" w:sz="0" w:space="0" w:color="auto"/>
      </w:divBdr>
    </w:div>
    <w:div w:id="1036930788">
      <w:bodyDiv w:val="1"/>
      <w:marLeft w:val="0"/>
      <w:marRight w:val="0"/>
      <w:marTop w:val="0"/>
      <w:marBottom w:val="0"/>
      <w:divBdr>
        <w:top w:val="none" w:sz="0" w:space="0" w:color="auto"/>
        <w:left w:val="none" w:sz="0" w:space="0" w:color="auto"/>
        <w:bottom w:val="none" w:sz="0" w:space="0" w:color="auto"/>
        <w:right w:val="none" w:sz="0" w:space="0" w:color="auto"/>
      </w:divBdr>
    </w:div>
    <w:div w:id="1043554389">
      <w:bodyDiv w:val="1"/>
      <w:marLeft w:val="0"/>
      <w:marRight w:val="0"/>
      <w:marTop w:val="0"/>
      <w:marBottom w:val="0"/>
      <w:divBdr>
        <w:top w:val="none" w:sz="0" w:space="0" w:color="auto"/>
        <w:left w:val="none" w:sz="0" w:space="0" w:color="auto"/>
        <w:bottom w:val="none" w:sz="0" w:space="0" w:color="auto"/>
        <w:right w:val="none" w:sz="0" w:space="0" w:color="auto"/>
      </w:divBdr>
    </w:div>
    <w:div w:id="1044718594">
      <w:bodyDiv w:val="1"/>
      <w:marLeft w:val="0"/>
      <w:marRight w:val="0"/>
      <w:marTop w:val="0"/>
      <w:marBottom w:val="0"/>
      <w:divBdr>
        <w:top w:val="none" w:sz="0" w:space="0" w:color="auto"/>
        <w:left w:val="none" w:sz="0" w:space="0" w:color="auto"/>
        <w:bottom w:val="none" w:sz="0" w:space="0" w:color="auto"/>
        <w:right w:val="none" w:sz="0" w:space="0" w:color="auto"/>
      </w:divBdr>
    </w:div>
    <w:div w:id="1046490734">
      <w:bodyDiv w:val="1"/>
      <w:marLeft w:val="0"/>
      <w:marRight w:val="0"/>
      <w:marTop w:val="0"/>
      <w:marBottom w:val="0"/>
      <w:divBdr>
        <w:top w:val="none" w:sz="0" w:space="0" w:color="auto"/>
        <w:left w:val="none" w:sz="0" w:space="0" w:color="auto"/>
        <w:bottom w:val="none" w:sz="0" w:space="0" w:color="auto"/>
        <w:right w:val="none" w:sz="0" w:space="0" w:color="auto"/>
      </w:divBdr>
    </w:div>
    <w:div w:id="1056658462">
      <w:bodyDiv w:val="1"/>
      <w:marLeft w:val="0"/>
      <w:marRight w:val="0"/>
      <w:marTop w:val="0"/>
      <w:marBottom w:val="0"/>
      <w:divBdr>
        <w:top w:val="none" w:sz="0" w:space="0" w:color="auto"/>
        <w:left w:val="none" w:sz="0" w:space="0" w:color="auto"/>
        <w:bottom w:val="none" w:sz="0" w:space="0" w:color="auto"/>
        <w:right w:val="none" w:sz="0" w:space="0" w:color="auto"/>
      </w:divBdr>
    </w:div>
    <w:div w:id="1059355072">
      <w:bodyDiv w:val="1"/>
      <w:marLeft w:val="0"/>
      <w:marRight w:val="0"/>
      <w:marTop w:val="0"/>
      <w:marBottom w:val="0"/>
      <w:divBdr>
        <w:top w:val="none" w:sz="0" w:space="0" w:color="auto"/>
        <w:left w:val="none" w:sz="0" w:space="0" w:color="auto"/>
        <w:bottom w:val="none" w:sz="0" w:space="0" w:color="auto"/>
        <w:right w:val="none" w:sz="0" w:space="0" w:color="auto"/>
      </w:divBdr>
    </w:div>
    <w:div w:id="1061173757">
      <w:bodyDiv w:val="1"/>
      <w:marLeft w:val="0"/>
      <w:marRight w:val="0"/>
      <w:marTop w:val="0"/>
      <w:marBottom w:val="0"/>
      <w:divBdr>
        <w:top w:val="none" w:sz="0" w:space="0" w:color="auto"/>
        <w:left w:val="none" w:sz="0" w:space="0" w:color="auto"/>
        <w:bottom w:val="none" w:sz="0" w:space="0" w:color="auto"/>
        <w:right w:val="none" w:sz="0" w:space="0" w:color="auto"/>
      </w:divBdr>
    </w:div>
    <w:div w:id="1063681462">
      <w:bodyDiv w:val="1"/>
      <w:marLeft w:val="0"/>
      <w:marRight w:val="0"/>
      <w:marTop w:val="0"/>
      <w:marBottom w:val="0"/>
      <w:divBdr>
        <w:top w:val="none" w:sz="0" w:space="0" w:color="auto"/>
        <w:left w:val="none" w:sz="0" w:space="0" w:color="auto"/>
        <w:bottom w:val="none" w:sz="0" w:space="0" w:color="auto"/>
        <w:right w:val="none" w:sz="0" w:space="0" w:color="auto"/>
      </w:divBdr>
    </w:div>
    <w:div w:id="1066762213">
      <w:bodyDiv w:val="1"/>
      <w:marLeft w:val="0"/>
      <w:marRight w:val="0"/>
      <w:marTop w:val="0"/>
      <w:marBottom w:val="0"/>
      <w:divBdr>
        <w:top w:val="none" w:sz="0" w:space="0" w:color="auto"/>
        <w:left w:val="none" w:sz="0" w:space="0" w:color="auto"/>
        <w:bottom w:val="none" w:sz="0" w:space="0" w:color="auto"/>
        <w:right w:val="none" w:sz="0" w:space="0" w:color="auto"/>
      </w:divBdr>
    </w:div>
    <w:div w:id="1070155679">
      <w:bodyDiv w:val="1"/>
      <w:marLeft w:val="0"/>
      <w:marRight w:val="0"/>
      <w:marTop w:val="0"/>
      <w:marBottom w:val="0"/>
      <w:divBdr>
        <w:top w:val="none" w:sz="0" w:space="0" w:color="auto"/>
        <w:left w:val="none" w:sz="0" w:space="0" w:color="auto"/>
        <w:bottom w:val="none" w:sz="0" w:space="0" w:color="auto"/>
        <w:right w:val="none" w:sz="0" w:space="0" w:color="auto"/>
      </w:divBdr>
    </w:div>
    <w:div w:id="1081096718">
      <w:bodyDiv w:val="1"/>
      <w:marLeft w:val="0"/>
      <w:marRight w:val="0"/>
      <w:marTop w:val="0"/>
      <w:marBottom w:val="0"/>
      <w:divBdr>
        <w:top w:val="none" w:sz="0" w:space="0" w:color="auto"/>
        <w:left w:val="none" w:sz="0" w:space="0" w:color="auto"/>
        <w:bottom w:val="none" w:sz="0" w:space="0" w:color="auto"/>
        <w:right w:val="none" w:sz="0" w:space="0" w:color="auto"/>
      </w:divBdr>
    </w:div>
    <w:div w:id="1086069503">
      <w:bodyDiv w:val="1"/>
      <w:marLeft w:val="0"/>
      <w:marRight w:val="0"/>
      <w:marTop w:val="0"/>
      <w:marBottom w:val="0"/>
      <w:divBdr>
        <w:top w:val="none" w:sz="0" w:space="0" w:color="auto"/>
        <w:left w:val="none" w:sz="0" w:space="0" w:color="auto"/>
        <w:bottom w:val="none" w:sz="0" w:space="0" w:color="auto"/>
        <w:right w:val="none" w:sz="0" w:space="0" w:color="auto"/>
      </w:divBdr>
    </w:div>
    <w:div w:id="1086076034">
      <w:bodyDiv w:val="1"/>
      <w:marLeft w:val="0"/>
      <w:marRight w:val="0"/>
      <w:marTop w:val="0"/>
      <w:marBottom w:val="0"/>
      <w:divBdr>
        <w:top w:val="none" w:sz="0" w:space="0" w:color="auto"/>
        <w:left w:val="none" w:sz="0" w:space="0" w:color="auto"/>
        <w:bottom w:val="none" w:sz="0" w:space="0" w:color="auto"/>
        <w:right w:val="none" w:sz="0" w:space="0" w:color="auto"/>
      </w:divBdr>
    </w:div>
    <w:div w:id="1086225653">
      <w:bodyDiv w:val="1"/>
      <w:marLeft w:val="0"/>
      <w:marRight w:val="0"/>
      <w:marTop w:val="0"/>
      <w:marBottom w:val="0"/>
      <w:divBdr>
        <w:top w:val="none" w:sz="0" w:space="0" w:color="auto"/>
        <w:left w:val="none" w:sz="0" w:space="0" w:color="auto"/>
        <w:bottom w:val="none" w:sz="0" w:space="0" w:color="auto"/>
        <w:right w:val="none" w:sz="0" w:space="0" w:color="auto"/>
      </w:divBdr>
    </w:div>
    <w:div w:id="1086918376">
      <w:bodyDiv w:val="1"/>
      <w:marLeft w:val="0"/>
      <w:marRight w:val="0"/>
      <w:marTop w:val="0"/>
      <w:marBottom w:val="0"/>
      <w:divBdr>
        <w:top w:val="none" w:sz="0" w:space="0" w:color="auto"/>
        <w:left w:val="none" w:sz="0" w:space="0" w:color="auto"/>
        <w:bottom w:val="none" w:sz="0" w:space="0" w:color="auto"/>
        <w:right w:val="none" w:sz="0" w:space="0" w:color="auto"/>
      </w:divBdr>
    </w:div>
    <w:div w:id="1089159881">
      <w:bodyDiv w:val="1"/>
      <w:marLeft w:val="0"/>
      <w:marRight w:val="0"/>
      <w:marTop w:val="0"/>
      <w:marBottom w:val="0"/>
      <w:divBdr>
        <w:top w:val="none" w:sz="0" w:space="0" w:color="auto"/>
        <w:left w:val="none" w:sz="0" w:space="0" w:color="auto"/>
        <w:bottom w:val="none" w:sz="0" w:space="0" w:color="auto"/>
        <w:right w:val="none" w:sz="0" w:space="0" w:color="auto"/>
      </w:divBdr>
    </w:div>
    <w:div w:id="1092244375">
      <w:bodyDiv w:val="1"/>
      <w:marLeft w:val="0"/>
      <w:marRight w:val="0"/>
      <w:marTop w:val="0"/>
      <w:marBottom w:val="0"/>
      <w:divBdr>
        <w:top w:val="none" w:sz="0" w:space="0" w:color="auto"/>
        <w:left w:val="none" w:sz="0" w:space="0" w:color="auto"/>
        <w:bottom w:val="none" w:sz="0" w:space="0" w:color="auto"/>
        <w:right w:val="none" w:sz="0" w:space="0" w:color="auto"/>
      </w:divBdr>
    </w:div>
    <w:div w:id="1098139770">
      <w:bodyDiv w:val="1"/>
      <w:marLeft w:val="0"/>
      <w:marRight w:val="0"/>
      <w:marTop w:val="0"/>
      <w:marBottom w:val="0"/>
      <w:divBdr>
        <w:top w:val="none" w:sz="0" w:space="0" w:color="auto"/>
        <w:left w:val="none" w:sz="0" w:space="0" w:color="auto"/>
        <w:bottom w:val="none" w:sz="0" w:space="0" w:color="auto"/>
        <w:right w:val="none" w:sz="0" w:space="0" w:color="auto"/>
      </w:divBdr>
    </w:div>
    <w:div w:id="1101680638">
      <w:bodyDiv w:val="1"/>
      <w:marLeft w:val="0"/>
      <w:marRight w:val="0"/>
      <w:marTop w:val="0"/>
      <w:marBottom w:val="0"/>
      <w:divBdr>
        <w:top w:val="none" w:sz="0" w:space="0" w:color="auto"/>
        <w:left w:val="none" w:sz="0" w:space="0" w:color="auto"/>
        <w:bottom w:val="none" w:sz="0" w:space="0" w:color="auto"/>
        <w:right w:val="none" w:sz="0" w:space="0" w:color="auto"/>
      </w:divBdr>
    </w:div>
    <w:div w:id="1114976820">
      <w:bodyDiv w:val="1"/>
      <w:marLeft w:val="0"/>
      <w:marRight w:val="0"/>
      <w:marTop w:val="0"/>
      <w:marBottom w:val="0"/>
      <w:divBdr>
        <w:top w:val="none" w:sz="0" w:space="0" w:color="auto"/>
        <w:left w:val="none" w:sz="0" w:space="0" w:color="auto"/>
        <w:bottom w:val="none" w:sz="0" w:space="0" w:color="auto"/>
        <w:right w:val="none" w:sz="0" w:space="0" w:color="auto"/>
      </w:divBdr>
    </w:div>
    <w:div w:id="1115366298">
      <w:bodyDiv w:val="1"/>
      <w:marLeft w:val="0"/>
      <w:marRight w:val="0"/>
      <w:marTop w:val="0"/>
      <w:marBottom w:val="0"/>
      <w:divBdr>
        <w:top w:val="none" w:sz="0" w:space="0" w:color="auto"/>
        <w:left w:val="none" w:sz="0" w:space="0" w:color="auto"/>
        <w:bottom w:val="none" w:sz="0" w:space="0" w:color="auto"/>
        <w:right w:val="none" w:sz="0" w:space="0" w:color="auto"/>
      </w:divBdr>
    </w:div>
    <w:div w:id="1118797200">
      <w:bodyDiv w:val="1"/>
      <w:marLeft w:val="0"/>
      <w:marRight w:val="0"/>
      <w:marTop w:val="0"/>
      <w:marBottom w:val="0"/>
      <w:divBdr>
        <w:top w:val="none" w:sz="0" w:space="0" w:color="auto"/>
        <w:left w:val="none" w:sz="0" w:space="0" w:color="auto"/>
        <w:bottom w:val="none" w:sz="0" w:space="0" w:color="auto"/>
        <w:right w:val="none" w:sz="0" w:space="0" w:color="auto"/>
      </w:divBdr>
    </w:div>
    <w:div w:id="1123232848">
      <w:bodyDiv w:val="1"/>
      <w:marLeft w:val="0"/>
      <w:marRight w:val="0"/>
      <w:marTop w:val="0"/>
      <w:marBottom w:val="0"/>
      <w:divBdr>
        <w:top w:val="none" w:sz="0" w:space="0" w:color="auto"/>
        <w:left w:val="none" w:sz="0" w:space="0" w:color="auto"/>
        <w:bottom w:val="none" w:sz="0" w:space="0" w:color="auto"/>
        <w:right w:val="none" w:sz="0" w:space="0" w:color="auto"/>
      </w:divBdr>
    </w:div>
    <w:div w:id="1124008359">
      <w:bodyDiv w:val="1"/>
      <w:marLeft w:val="0"/>
      <w:marRight w:val="0"/>
      <w:marTop w:val="0"/>
      <w:marBottom w:val="0"/>
      <w:divBdr>
        <w:top w:val="none" w:sz="0" w:space="0" w:color="auto"/>
        <w:left w:val="none" w:sz="0" w:space="0" w:color="auto"/>
        <w:bottom w:val="none" w:sz="0" w:space="0" w:color="auto"/>
        <w:right w:val="none" w:sz="0" w:space="0" w:color="auto"/>
      </w:divBdr>
    </w:div>
    <w:div w:id="1126971261">
      <w:bodyDiv w:val="1"/>
      <w:marLeft w:val="0"/>
      <w:marRight w:val="0"/>
      <w:marTop w:val="0"/>
      <w:marBottom w:val="0"/>
      <w:divBdr>
        <w:top w:val="none" w:sz="0" w:space="0" w:color="auto"/>
        <w:left w:val="none" w:sz="0" w:space="0" w:color="auto"/>
        <w:bottom w:val="none" w:sz="0" w:space="0" w:color="auto"/>
        <w:right w:val="none" w:sz="0" w:space="0" w:color="auto"/>
      </w:divBdr>
    </w:div>
    <w:div w:id="1128670335">
      <w:bodyDiv w:val="1"/>
      <w:marLeft w:val="0"/>
      <w:marRight w:val="0"/>
      <w:marTop w:val="0"/>
      <w:marBottom w:val="0"/>
      <w:divBdr>
        <w:top w:val="none" w:sz="0" w:space="0" w:color="auto"/>
        <w:left w:val="none" w:sz="0" w:space="0" w:color="auto"/>
        <w:bottom w:val="none" w:sz="0" w:space="0" w:color="auto"/>
        <w:right w:val="none" w:sz="0" w:space="0" w:color="auto"/>
      </w:divBdr>
    </w:div>
    <w:div w:id="1134643762">
      <w:bodyDiv w:val="1"/>
      <w:marLeft w:val="0"/>
      <w:marRight w:val="0"/>
      <w:marTop w:val="0"/>
      <w:marBottom w:val="0"/>
      <w:divBdr>
        <w:top w:val="none" w:sz="0" w:space="0" w:color="auto"/>
        <w:left w:val="none" w:sz="0" w:space="0" w:color="auto"/>
        <w:bottom w:val="none" w:sz="0" w:space="0" w:color="auto"/>
        <w:right w:val="none" w:sz="0" w:space="0" w:color="auto"/>
      </w:divBdr>
    </w:div>
    <w:div w:id="1134836323">
      <w:bodyDiv w:val="1"/>
      <w:marLeft w:val="0"/>
      <w:marRight w:val="0"/>
      <w:marTop w:val="0"/>
      <w:marBottom w:val="0"/>
      <w:divBdr>
        <w:top w:val="none" w:sz="0" w:space="0" w:color="auto"/>
        <w:left w:val="none" w:sz="0" w:space="0" w:color="auto"/>
        <w:bottom w:val="none" w:sz="0" w:space="0" w:color="auto"/>
        <w:right w:val="none" w:sz="0" w:space="0" w:color="auto"/>
      </w:divBdr>
    </w:div>
    <w:div w:id="1135028364">
      <w:bodyDiv w:val="1"/>
      <w:marLeft w:val="0"/>
      <w:marRight w:val="0"/>
      <w:marTop w:val="0"/>
      <w:marBottom w:val="0"/>
      <w:divBdr>
        <w:top w:val="none" w:sz="0" w:space="0" w:color="auto"/>
        <w:left w:val="none" w:sz="0" w:space="0" w:color="auto"/>
        <w:bottom w:val="none" w:sz="0" w:space="0" w:color="auto"/>
        <w:right w:val="none" w:sz="0" w:space="0" w:color="auto"/>
      </w:divBdr>
    </w:div>
    <w:div w:id="1136098864">
      <w:bodyDiv w:val="1"/>
      <w:marLeft w:val="0"/>
      <w:marRight w:val="0"/>
      <w:marTop w:val="0"/>
      <w:marBottom w:val="0"/>
      <w:divBdr>
        <w:top w:val="none" w:sz="0" w:space="0" w:color="auto"/>
        <w:left w:val="none" w:sz="0" w:space="0" w:color="auto"/>
        <w:bottom w:val="none" w:sz="0" w:space="0" w:color="auto"/>
        <w:right w:val="none" w:sz="0" w:space="0" w:color="auto"/>
      </w:divBdr>
    </w:div>
    <w:div w:id="1137147390">
      <w:bodyDiv w:val="1"/>
      <w:marLeft w:val="0"/>
      <w:marRight w:val="0"/>
      <w:marTop w:val="0"/>
      <w:marBottom w:val="0"/>
      <w:divBdr>
        <w:top w:val="none" w:sz="0" w:space="0" w:color="auto"/>
        <w:left w:val="none" w:sz="0" w:space="0" w:color="auto"/>
        <w:bottom w:val="none" w:sz="0" w:space="0" w:color="auto"/>
        <w:right w:val="none" w:sz="0" w:space="0" w:color="auto"/>
      </w:divBdr>
      <w:divsChild>
        <w:div w:id="1733499914">
          <w:marLeft w:val="0"/>
          <w:marRight w:val="0"/>
          <w:marTop w:val="0"/>
          <w:marBottom w:val="0"/>
          <w:divBdr>
            <w:top w:val="none" w:sz="0" w:space="0" w:color="auto"/>
            <w:left w:val="none" w:sz="0" w:space="0" w:color="auto"/>
            <w:bottom w:val="none" w:sz="0" w:space="0" w:color="auto"/>
            <w:right w:val="none" w:sz="0" w:space="0" w:color="auto"/>
          </w:divBdr>
        </w:div>
      </w:divsChild>
    </w:div>
    <w:div w:id="1140418040">
      <w:bodyDiv w:val="1"/>
      <w:marLeft w:val="0"/>
      <w:marRight w:val="0"/>
      <w:marTop w:val="0"/>
      <w:marBottom w:val="0"/>
      <w:divBdr>
        <w:top w:val="none" w:sz="0" w:space="0" w:color="auto"/>
        <w:left w:val="none" w:sz="0" w:space="0" w:color="auto"/>
        <w:bottom w:val="none" w:sz="0" w:space="0" w:color="auto"/>
        <w:right w:val="none" w:sz="0" w:space="0" w:color="auto"/>
      </w:divBdr>
    </w:div>
    <w:div w:id="1140995163">
      <w:bodyDiv w:val="1"/>
      <w:marLeft w:val="0"/>
      <w:marRight w:val="0"/>
      <w:marTop w:val="0"/>
      <w:marBottom w:val="0"/>
      <w:divBdr>
        <w:top w:val="none" w:sz="0" w:space="0" w:color="auto"/>
        <w:left w:val="none" w:sz="0" w:space="0" w:color="auto"/>
        <w:bottom w:val="none" w:sz="0" w:space="0" w:color="auto"/>
        <w:right w:val="none" w:sz="0" w:space="0" w:color="auto"/>
      </w:divBdr>
    </w:div>
    <w:div w:id="1144813629">
      <w:bodyDiv w:val="1"/>
      <w:marLeft w:val="0"/>
      <w:marRight w:val="0"/>
      <w:marTop w:val="0"/>
      <w:marBottom w:val="0"/>
      <w:divBdr>
        <w:top w:val="none" w:sz="0" w:space="0" w:color="auto"/>
        <w:left w:val="none" w:sz="0" w:space="0" w:color="auto"/>
        <w:bottom w:val="none" w:sz="0" w:space="0" w:color="auto"/>
        <w:right w:val="none" w:sz="0" w:space="0" w:color="auto"/>
      </w:divBdr>
    </w:div>
    <w:div w:id="1149205465">
      <w:bodyDiv w:val="1"/>
      <w:marLeft w:val="0"/>
      <w:marRight w:val="0"/>
      <w:marTop w:val="0"/>
      <w:marBottom w:val="0"/>
      <w:divBdr>
        <w:top w:val="none" w:sz="0" w:space="0" w:color="auto"/>
        <w:left w:val="none" w:sz="0" w:space="0" w:color="auto"/>
        <w:bottom w:val="none" w:sz="0" w:space="0" w:color="auto"/>
        <w:right w:val="none" w:sz="0" w:space="0" w:color="auto"/>
      </w:divBdr>
    </w:div>
    <w:div w:id="1155492219">
      <w:bodyDiv w:val="1"/>
      <w:marLeft w:val="0"/>
      <w:marRight w:val="0"/>
      <w:marTop w:val="0"/>
      <w:marBottom w:val="0"/>
      <w:divBdr>
        <w:top w:val="none" w:sz="0" w:space="0" w:color="auto"/>
        <w:left w:val="none" w:sz="0" w:space="0" w:color="auto"/>
        <w:bottom w:val="none" w:sz="0" w:space="0" w:color="auto"/>
        <w:right w:val="none" w:sz="0" w:space="0" w:color="auto"/>
      </w:divBdr>
    </w:div>
    <w:div w:id="1155998657">
      <w:bodyDiv w:val="1"/>
      <w:marLeft w:val="0"/>
      <w:marRight w:val="0"/>
      <w:marTop w:val="0"/>
      <w:marBottom w:val="0"/>
      <w:divBdr>
        <w:top w:val="none" w:sz="0" w:space="0" w:color="auto"/>
        <w:left w:val="none" w:sz="0" w:space="0" w:color="auto"/>
        <w:bottom w:val="none" w:sz="0" w:space="0" w:color="auto"/>
        <w:right w:val="none" w:sz="0" w:space="0" w:color="auto"/>
      </w:divBdr>
    </w:div>
    <w:div w:id="1158107746">
      <w:bodyDiv w:val="1"/>
      <w:marLeft w:val="0"/>
      <w:marRight w:val="0"/>
      <w:marTop w:val="0"/>
      <w:marBottom w:val="0"/>
      <w:divBdr>
        <w:top w:val="none" w:sz="0" w:space="0" w:color="auto"/>
        <w:left w:val="none" w:sz="0" w:space="0" w:color="auto"/>
        <w:bottom w:val="none" w:sz="0" w:space="0" w:color="auto"/>
        <w:right w:val="none" w:sz="0" w:space="0" w:color="auto"/>
      </w:divBdr>
    </w:div>
    <w:div w:id="1163281161">
      <w:bodyDiv w:val="1"/>
      <w:marLeft w:val="0"/>
      <w:marRight w:val="0"/>
      <w:marTop w:val="0"/>
      <w:marBottom w:val="0"/>
      <w:divBdr>
        <w:top w:val="none" w:sz="0" w:space="0" w:color="auto"/>
        <w:left w:val="none" w:sz="0" w:space="0" w:color="auto"/>
        <w:bottom w:val="none" w:sz="0" w:space="0" w:color="auto"/>
        <w:right w:val="none" w:sz="0" w:space="0" w:color="auto"/>
      </w:divBdr>
    </w:div>
    <w:div w:id="1163281292">
      <w:bodyDiv w:val="1"/>
      <w:marLeft w:val="0"/>
      <w:marRight w:val="0"/>
      <w:marTop w:val="0"/>
      <w:marBottom w:val="0"/>
      <w:divBdr>
        <w:top w:val="none" w:sz="0" w:space="0" w:color="auto"/>
        <w:left w:val="none" w:sz="0" w:space="0" w:color="auto"/>
        <w:bottom w:val="none" w:sz="0" w:space="0" w:color="auto"/>
        <w:right w:val="none" w:sz="0" w:space="0" w:color="auto"/>
      </w:divBdr>
    </w:div>
    <w:div w:id="1164202323">
      <w:bodyDiv w:val="1"/>
      <w:marLeft w:val="0"/>
      <w:marRight w:val="0"/>
      <w:marTop w:val="0"/>
      <w:marBottom w:val="0"/>
      <w:divBdr>
        <w:top w:val="none" w:sz="0" w:space="0" w:color="auto"/>
        <w:left w:val="none" w:sz="0" w:space="0" w:color="auto"/>
        <w:bottom w:val="none" w:sz="0" w:space="0" w:color="auto"/>
        <w:right w:val="none" w:sz="0" w:space="0" w:color="auto"/>
      </w:divBdr>
    </w:div>
    <w:div w:id="1164973700">
      <w:bodyDiv w:val="1"/>
      <w:marLeft w:val="0"/>
      <w:marRight w:val="0"/>
      <w:marTop w:val="0"/>
      <w:marBottom w:val="0"/>
      <w:divBdr>
        <w:top w:val="none" w:sz="0" w:space="0" w:color="auto"/>
        <w:left w:val="none" w:sz="0" w:space="0" w:color="auto"/>
        <w:bottom w:val="none" w:sz="0" w:space="0" w:color="auto"/>
        <w:right w:val="none" w:sz="0" w:space="0" w:color="auto"/>
      </w:divBdr>
    </w:div>
    <w:div w:id="1168982611">
      <w:bodyDiv w:val="1"/>
      <w:marLeft w:val="0"/>
      <w:marRight w:val="0"/>
      <w:marTop w:val="0"/>
      <w:marBottom w:val="0"/>
      <w:divBdr>
        <w:top w:val="none" w:sz="0" w:space="0" w:color="auto"/>
        <w:left w:val="none" w:sz="0" w:space="0" w:color="auto"/>
        <w:bottom w:val="none" w:sz="0" w:space="0" w:color="auto"/>
        <w:right w:val="none" w:sz="0" w:space="0" w:color="auto"/>
      </w:divBdr>
    </w:div>
    <w:div w:id="1171218178">
      <w:bodyDiv w:val="1"/>
      <w:marLeft w:val="0"/>
      <w:marRight w:val="0"/>
      <w:marTop w:val="0"/>
      <w:marBottom w:val="0"/>
      <w:divBdr>
        <w:top w:val="none" w:sz="0" w:space="0" w:color="auto"/>
        <w:left w:val="none" w:sz="0" w:space="0" w:color="auto"/>
        <w:bottom w:val="none" w:sz="0" w:space="0" w:color="auto"/>
        <w:right w:val="none" w:sz="0" w:space="0" w:color="auto"/>
      </w:divBdr>
    </w:div>
    <w:div w:id="1177815602">
      <w:bodyDiv w:val="1"/>
      <w:marLeft w:val="0"/>
      <w:marRight w:val="0"/>
      <w:marTop w:val="0"/>
      <w:marBottom w:val="0"/>
      <w:divBdr>
        <w:top w:val="none" w:sz="0" w:space="0" w:color="auto"/>
        <w:left w:val="none" w:sz="0" w:space="0" w:color="auto"/>
        <w:bottom w:val="none" w:sz="0" w:space="0" w:color="auto"/>
        <w:right w:val="none" w:sz="0" w:space="0" w:color="auto"/>
      </w:divBdr>
    </w:div>
    <w:div w:id="1177883836">
      <w:bodyDiv w:val="1"/>
      <w:marLeft w:val="0"/>
      <w:marRight w:val="0"/>
      <w:marTop w:val="0"/>
      <w:marBottom w:val="0"/>
      <w:divBdr>
        <w:top w:val="none" w:sz="0" w:space="0" w:color="auto"/>
        <w:left w:val="none" w:sz="0" w:space="0" w:color="auto"/>
        <w:bottom w:val="none" w:sz="0" w:space="0" w:color="auto"/>
        <w:right w:val="none" w:sz="0" w:space="0" w:color="auto"/>
      </w:divBdr>
    </w:div>
    <w:div w:id="1181310590">
      <w:bodyDiv w:val="1"/>
      <w:marLeft w:val="0"/>
      <w:marRight w:val="0"/>
      <w:marTop w:val="0"/>
      <w:marBottom w:val="0"/>
      <w:divBdr>
        <w:top w:val="none" w:sz="0" w:space="0" w:color="auto"/>
        <w:left w:val="none" w:sz="0" w:space="0" w:color="auto"/>
        <w:bottom w:val="none" w:sz="0" w:space="0" w:color="auto"/>
        <w:right w:val="none" w:sz="0" w:space="0" w:color="auto"/>
      </w:divBdr>
    </w:div>
    <w:div w:id="1183128936">
      <w:bodyDiv w:val="1"/>
      <w:marLeft w:val="0"/>
      <w:marRight w:val="0"/>
      <w:marTop w:val="0"/>
      <w:marBottom w:val="0"/>
      <w:divBdr>
        <w:top w:val="none" w:sz="0" w:space="0" w:color="auto"/>
        <w:left w:val="none" w:sz="0" w:space="0" w:color="auto"/>
        <w:bottom w:val="none" w:sz="0" w:space="0" w:color="auto"/>
        <w:right w:val="none" w:sz="0" w:space="0" w:color="auto"/>
      </w:divBdr>
    </w:div>
    <w:div w:id="1184398550">
      <w:bodyDiv w:val="1"/>
      <w:marLeft w:val="0"/>
      <w:marRight w:val="0"/>
      <w:marTop w:val="0"/>
      <w:marBottom w:val="0"/>
      <w:divBdr>
        <w:top w:val="none" w:sz="0" w:space="0" w:color="auto"/>
        <w:left w:val="none" w:sz="0" w:space="0" w:color="auto"/>
        <w:bottom w:val="none" w:sz="0" w:space="0" w:color="auto"/>
        <w:right w:val="none" w:sz="0" w:space="0" w:color="auto"/>
      </w:divBdr>
    </w:div>
    <w:div w:id="1184978471">
      <w:bodyDiv w:val="1"/>
      <w:marLeft w:val="0"/>
      <w:marRight w:val="0"/>
      <w:marTop w:val="0"/>
      <w:marBottom w:val="0"/>
      <w:divBdr>
        <w:top w:val="none" w:sz="0" w:space="0" w:color="auto"/>
        <w:left w:val="none" w:sz="0" w:space="0" w:color="auto"/>
        <w:bottom w:val="none" w:sz="0" w:space="0" w:color="auto"/>
        <w:right w:val="none" w:sz="0" w:space="0" w:color="auto"/>
      </w:divBdr>
    </w:div>
    <w:div w:id="1195998748">
      <w:bodyDiv w:val="1"/>
      <w:marLeft w:val="0"/>
      <w:marRight w:val="0"/>
      <w:marTop w:val="0"/>
      <w:marBottom w:val="0"/>
      <w:divBdr>
        <w:top w:val="none" w:sz="0" w:space="0" w:color="auto"/>
        <w:left w:val="none" w:sz="0" w:space="0" w:color="auto"/>
        <w:bottom w:val="none" w:sz="0" w:space="0" w:color="auto"/>
        <w:right w:val="none" w:sz="0" w:space="0" w:color="auto"/>
      </w:divBdr>
    </w:div>
    <w:div w:id="1197279226">
      <w:bodyDiv w:val="1"/>
      <w:marLeft w:val="0"/>
      <w:marRight w:val="0"/>
      <w:marTop w:val="0"/>
      <w:marBottom w:val="0"/>
      <w:divBdr>
        <w:top w:val="none" w:sz="0" w:space="0" w:color="auto"/>
        <w:left w:val="none" w:sz="0" w:space="0" w:color="auto"/>
        <w:bottom w:val="none" w:sz="0" w:space="0" w:color="auto"/>
        <w:right w:val="none" w:sz="0" w:space="0" w:color="auto"/>
      </w:divBdr>
    </w:div>
    <w:div w:id="1198851457">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0125791">
      <w:bodyDiv w:val="1"/>
      <w:marLeft w:val="0"/>
      <w:marRight w:val="0"/>
      <w:marTop w:val="0"/>
      <w:marBottom w:val="0"/>
      <w:divBdr>
        <w:top w:val="none" w:sz="0" w:space="0" w:color="auto"/>
        <w:left w:val="none" w:sz="0" w:space="0" w:color="auto"/>
        <w:bottom w:val="none" w:sz="0" w:space="0" w:color="auto"/>
        <w:right w:val="none" w:sz="0" w:space="0" w:color="auto"/>
      </w:divBdr>
    </w:div>
    <w:div w:id="1202208153">
      <w:bodyDiv w:val="1"/>
      <w:marLeft w:val="0"/>
      <w:marRight w:val="0"/>
      <w:marTop w:val="0"/>
      <w:marBottom w:val="0"/>
      <w:divBdr>
        <w:top w:val="none" w:sz="0" w:space="0" w:color="auto"/>
        <w:left w:val="none" w:sz="0" w:space="0" w:color="auto"/>
        <w:bottom w:val="none" w:sz="0" w:space="0" w:color="auto"/>
        <w:right w:val="none" w:sz="0" w:space="0" w:color="auto"/>
      </w:divBdr>
    </w:div>
    <w:div w:id="1202594359">
      <w:bodyDiv w:val="1"/>
      <w:marLeft w:val="0"/>
      <w:marRight w:val="0"/>
      <w:marTop w:val="0"/>
      <w:marBottom w:val="0"/>
      <w:divBdr>
        <w:top w:val="none" w:sz="0" w:space="0" w:color="auto"/>
        <w:left w:val="none" w:sz="0" w:space="0" w:color="auto"/>
        <w:bottom w:val="none" w:sz="0" w:space="0" w:color="auto"/>
        <w:right w:val="none" w:sz="0" w:space="0" w:color="auto"/>
      </w:divBdr>
    </w:div>
    <w:div w:id="1204170380">
      <w:bodyDiv w:val="1"/>
      <w:marLeft w:val="0"/>
      <w:marRight w:val="0"/>
      <w:marTop w:val="0"/>
      <w:marBottom w:val="0"/>
      <w:divBdr>
        <w:top w:val="none" w:sz="0" w:space="0" w:color="auto"/>
        <w:left w:val="none" w:sz="0" w:space="0" w:color="auto"/>
        <w:bottom w:val="none" w:sz="0" w:space="0" w:color="auto"/>
        <w:right w:val="none" w:sz="0" w:space="0" w:color="auto"/>
      </w:divBdr>
    </w:div>
    <w:div w:id="1204902008">
      <w:bodyDiv w:val="1"/>
      <w:marLeft w:val="0"/>
      <w:marRight w:val="0"/>
      <w:marTop w:val="0"/>
      <w:marBottom w:val="0"/>
      <w:divBdr>
        <w:top w:val="none" w:sz="0" w:space="0" w:color="auto"/>
        <w:left w:val="none" w:sz="0" w:space="0" w:color="auto"/>
        <w:bottom w:val="none" w:sz="0" w:space="0" w:color="auto"/>
        <w:right w:val="none" w:sz="0" w:space="0" w:color="auto"/>
      </w:divBdr>
    </w:div>
    <w:div w:id="1205751260">
      <w:bodyDiv w:val="1"/>
      <w:marLeft w:val="0"/>
      <w:marRight w:val="0"/>
      <w:marTop w:val="0"/>
      <w:marBottom w:val="0"/>
      <w:divBdr>
        <w:top w:val="none" w:sz="0" w:space="0" w:color="auto"/>
        <w:left w:val="none" w:sz="0" w:space="0" w:color="auto"/>
        <w:bottom w:val="none" w:sz="0" w:space="0" w:color="auto"/>
        <w:right w:val="none" w:sz="0" w:space="0" w:color="auto"/>
      </w:divBdr>
    </w:div>
    <w:div w:id="1206406093">
      <w:bodyDiv w:val="1"/>
      <w:marLeft w:val="0"/>
      <w:marRight w:val="0"/>
      <w:marTop w:val="0"/>
      <w:marBottom w:val="0"/>
      <w:divBdr>
        <w:top w:val="none" w:sz="0" w:space="0" w:color="auto"/>
        <w:left w:val="none" w:sz="0" w:space="0" w:color="auto"/>
        <w:bottom w:val="none" w:sz="0" w:space="0" w:color="auto"/>
        <w:right w:val="none" w:sz="0" w:space="0" w:color="auto"/>
      </w:divBdr>
    </w:div>
    <w:div w:id="1206911484">
      <w:bodyDiv w:val="1"/>
      <w:marLeft w:val="0"/>
      <w:marRight w:val="0"/>
      <w:marTop w:val="0"/>
      <w:marBottom w:val="0"/>
      <w:divBdr>
        <w:top w:val="none" w:sz="0" w:space="0" w:color="auto"/>
        <w:left w:val="none" w:sz="0" w:space="0" w:color="auto"/>
        <w:bottom w:val="none" w:sz="0" w:space="0" w:color="auto"/>
        <w:right w:val="none" w:sz="0" w:space="0" w:color="auto"/>
      </w:divBdr>
    </w:div>
    <w:div w:id="1206984043">
      <w:bodyDiv w:val="1"/>
      <w:marLeft w:val="0"/>
      <w:marRight w:val="0"/>
      <w:marTop w:val="0"/>
      <w:marBottom w:val="0"/>
      <w:divBdr>
        <w:top w:val="none" w:sz="0" w:space="0" w:color="auto"/>
        <w:left w:val="none" w:sz="0" w:space="0" w:color="auto"/>
        <w:bottom w:val="none" w:sz="0" w:space="0" w:color="auto"/>
        <w:right w:val="none" w:sz="0" w:space="0" w:color="auto"/>
      </w:divBdr>
    </w:div>
    <w:div w:id="1212959501">
      <w:bodyDiv w:val="1"/>
      <w:marLeft w:val="0"/>
      <w:marRight w:val="0"/>
      <w:marTop w:val="0"/>
      <w:marBottom w:val="0"/>
      <w:divBdr>
        <w:top w:val="none" w:sz="0" w:space="0" w:color="auto"/>
        <w:left w:val="none" w:sz="0" w:space="0" w:color="auto"/>
        <w:bottom w:val="none" w:sz="0" w:space="0" w:color="auto"/>
        <w:right w:val="none" w:sz="0" w:space="0" w:color="auto"/>
      </w:divBdr>
    </w:div>
    <w:div w:id="1213271444">
      <w:bodyDiv w:val="1"/>
      <w:marLeft w:val="0"/>
      <w:marRight w:val="0"/>
      <w:marTop w:val="0"/>
      <w:marBottom w:val="0"/>
      <w:divBdr>
        <w:top w:val="none" w:sz="0" w:space="0" w:color="auto"/>
        <w:left w:val="none" w:sz="0" w:space="0" w:color="auto"/>
        <w:bottom w:val="none" w:sz="0" w:space="0" w:color="auto"/>
        <w:right w:val="none" w:sz="0" w:space="0" w:color="auto"/>
      </w:divBdr>
    </w:div>
    <w:div w:id="1223835482">
      <w:bodyDiv w:val="1"/>
      <w:marLeft w:val="0"/>
      <w:marRight w:val="0"/>
      <w:marTop w:val="0"/>
      <w:marBottom w:val="0"/>
      <w:divBdr>
        <w:top w:val="none" w:sz="0" w:space="0" w:color="auto"/>
        <w:left w:val="none" w:sz="0" w:space="0" w:color="auto"/>
        <w:bottom w:val="none" w:sz="0" w:space="0" w:color="auto"/>
        <w:right w:val="none" w:sz="0" w:space="0" w:color="auto"/>
      </w:divBdr>
    </w:div>
    <w:div w:id="1226986095">
      <w:bodyDiv w:val="1"/>
      <w:marLeft w:val="0"/>
      <w:marRight w:val="0"/>
      <w:marTop w:val="0"/>
      <w:marBottom w:val="0"/>
      <w:divBdr>
        <w:top w:val="none" w:sz="0" w:space="0" w:color="auto"/>
        <w:left w:val="none" w:sz="0" w:space="0" w:color="auto"/>
        <w:bottom w:val="none" w:sz="0" w:space="0" w:color="auto"/>
        <w:right w:val="none" w:sz="0" w:space="0" w:color="auto"/>
      </w:divBdr>
    </w:div>
    <w:div w:id="1227374007">
      <w:bodyDiv w:val="1"/>
      <w:marLeft w:val="0"/>
      <w:marRight w:val="0"/>
      <w:marTop w:val="0"/>
      <w:marBottom w:val="0"/>
      <w:divBdr>
        <w:top w:val="none" w:sz="0" w:space="0" w:color="auto"/>
        <w:left w:val="none" w:sz="0" w:space="0" w:color="auto"/>
        <w:bottom w:val="none" w:sz="0" w:space="0" w:color="auto"/>
        <w:right w:val="none" w:sz="0" w:space="0" w:color="auto"/>
      </w:divBdr>
    </w:div>
    <w:div w:id="1230071666">
      <w:bodyDiv w:val="1"/>
      <w:marLeft w:val="0"/>
      <w:marRight w:val="0"/>
      <w:marTop w:val="0"/>
      <w:marBottom w:val="0"/>
      <w:divBdr>
        <w:top w:val="none" w:sz="0" w:space="0" w:color="auto"/>
        <w:left w:val="none" w:sz="0" w:space="0" w:color="auto"/>
        <w:bottom w:val="none" w:sz="0" w:space="0" w:color="auto"/>
        <w:right w:val="none" w:sz="0" w:space="0" w:color="auto"/>
      </w:divBdr>
    </w:div>
    <w:div w:id="1232736160">
      <w:bodyDiv w:val="1"/>
      <w:marLeft w:val="0"/>
      <w:marRight w:val="0"/>
      <w:marTop w:val="0"/>
      <w:marBottom w:val="0"/>
      <w:divBdr>
        <w:top w:val="none" w:sz="0" w:space="0" w:color="auto"/>
        <w:left w:val="none" w:sz="0" w:space="0" w:color="auto"/>
        <w:bottom w:val="none" w:sz="0" w:space="0" w:color="auto"/>
        <w:right w:val="none" w:sz="0" w:space="0" w:color="auto"/>
      </w:divBdr>
    </w:div>
    <w:div w:id="1240213351">
      <w:bodyDiv w:val="1"/>
      <w:marLeft w:val="0"/>
      <w:marRight w:val="0"/>
      <w:marTop w:val="0"/>
      <w:marBottom w:val="0"/>
      <w:divBdr>
        <w:top w:val="none" w:sz="0" w:space="0" w:color="auto"/>
        <w:left w:val="none" w:sz="0" w:space="0" w:color="auto"/>
        <w:bottom w:val="none" w:sz="0" w:space="0" w:color="auto"/>
        <w:right w:val="none" w:sz="0" w:space="0" w:color="auto"/>
      </w:divBdr>
    </w:div>
    <w:div w:id="1241863981">
      <w:bodyDiv w:val="1"/>
      <w:marLeft w:val="0"/>
      <w:marRight w:val="0"/>
      <w:marTop w:val="0"/>
      <w:marBottom w:val="0"/>
      <w:divBdr>
        <w:top w:val="none" w:sz="0" w:space="0" w:color="auto"/>
        <w:left w:val="none" w:sz="0" w:space="0" w:color="auto"/>
        <w:bottom w:val="none" w:sz="0" w:space="0" w:color="auto"/>
        <w:right w:val="none" w:sz="0" w:space="0" w:color="auto"/>
      </w:divBdr>
    </w:div>
    <w:div w:id="1242178564">
      <w:bodyDiv w:val="1"/>
      <w:marLeft w:val="0"/>
      <w:marRight w:val="0"/>
      <w:marTop w:val="0"/>
      <w:marBottom w:val="0"/>
      <w:divBdr>
        <w:top w:val="none" w:sz="0" w:space="0" w:color="auto"/>
        <w:left w:val="none" w:sz="0" w:space="0" w:color="auto"/>
        <w:bottom w:val="none" w:sz="0" w:space="0" w:color="auto"/>
        <w:right w:val="none" w:sz="0" w:space="0" w:color="auto"/>
      </w:divBdr>
    </w:div>
    <w:div w:id="1246262773">
      <w:bodyDiv w:val="1"/>
      <w:marLeft w:val="0"/>
      <w:marRight w:val="0"/>
      <w:marTop w:val="0"/>
      <w:marBottom w:val="0"/>
      <w:divBdr>
        <w:top w:val="none" w:sz="0" w:space="0" w:color="auto"/>
        <w:left w:val="none" w:sz="0" w:space="0" w:color="auto"/>
        <w:bottom w:val="none" w:sz="0" w:space="0" w:color="auto"/>
        <w:right w:val="none" w:sz="0" w:space="0" w:color="auto"/>
      </w:divBdr>
    </w:div>
    <w:div w:id="1246457268">
      <w:bodyDiv w:val="1"/>
      <w:marLeft w:val="0"/>
      <w:marRight w:val="0"/>
      <w:marTop w:val="0"/>
      <w:marBottom w:val="0"/>
      <w:divBdr>
        <w:top w:val="none" w:sz="0" w:space="0" w:color="auto"/>
        <w:left w:val="none" w:sz="0" w:space="0" w:color="auto"/>
        <w:bottom w:val="none" w:sz="0" w:space="0" w:color="auto"/>
        <w:right w:val="none" w:sz="0" w:space="0" w:color="auto"/>
      </w:divBdr>
    </w:div>
    <w:div w:id="1249583357">
      <w:bodyDiv w:val="1"/>
      <w:marLeft w:val="0"/>
      <w:marRight w:val="0"/>
      <w:marTop w:val="0"/>
      <w:marBottom w:val="0"/>
      <w:divBdr>
        <w:top w:val="none" w:sz="0" w:space="0" w:color="auto"/>
        <w:left w:val="none" w:sz="0" w:space="0" w:color="auto"/>
        <w:bottom w:val="none" w:sz="0" w:space="0" w:color="auto"/>
        <w:right w:val="none" w:sz="0" w:space="0" w:color="auto"/>
      </w:divBdr>
    </w:div>
    <w:div w:id="1253079330">
      <w:bodyDiv w:val="1"/>
      <w:marLeft w:val="0"/>
      <w:marRight w:val="0"/>
      <w:marTop w:val="0"/>
      <w:marBottom w:val="0"/>
      <w:divBdr>
        <w:top w:val="none" w:sz="0" w:space="0" w:color="auto"/>
        <w:left w:val="none" w:sz="0" w:space="0" w:color="auto"/>
        <w:bottom w:val="none" w:sz="0" w:space="0" w:color="auto"/>
        <w:right w:val="none" w:sz="0" w:space="0" w:color="auto"/>
      </w:divBdr>
    </w:div>
    <w:div w:id="1253978786">
      <w:bodyDiv w:val="1"/>
      <w:marLeft w:val="0"/>
      <w:marRight w:val="0"/>
      <w:marTop w:val="0"/>
      <w:marBottom w:val="0"/>
      <w:divBdr>
        <w:top w:val="none" w:sz="0" w:space="0" w:color="auto"/>
        <w:left w:val="none" w:sz="0" w:space="0" w:color="auto"/>
        <w:bottom w:val="none" w:sz="0" w:space="0" w:color="auto"/>
        <w:right w:val="none" w:sz="0" w:space="0" w:color="auto"/>
      </w:divBdr>
    </w:div>
    <w:div w:id="1255046617">
      <w:bodyDiv w:val="1"/>
      <w:marLeft w:val="0"/>
      <w:marRight w:val="0"/>
      <w:marTop w:val="0"/>
      <w:marBottom w:val="0"/>
      <w:divBdr>
        <w:top w:val="none" w:sz="0" w:space="0" w:color="auto"/>
        <w:left w:val="none" w:sz="0" w:space="0" w:color="auto"/>
        <w:bottom w:val="none" w:sz="0" w:space="0" w:color="auto"/>
        <w:right w:val="none" w:sz="0" w:space="0" w:color="auto"/>
      </w:divBdr>
    </w:div>
    <w:div w:id="1256550446">
      <w:bodyDiv w:val="1"/>
      <w:marLeft w:val="0"/>
      <w:marRight w:val="0"/>
      <w:marTop w:val="0"/>
      <w:marBottom w:val="0"/>
      <w:divBdr>
        <w:top w:val="none" w:sz="0" w:space="0" w:color="auto"/>
        <w:left w:val="none" w:sz="0" w:space="0" w:color="auto"/>
        <w:bottom w:val="none" w:sz="0" w:space="0" w:color="auto"/>
        <w:right w:val="none" w:sz="0" w:space="0" w:color="auto"/>
      </w:divBdr>
    </w:div>
    <w:div w:id="1259632689">
      <w:bodyDiv w:val="1"/>
      <w:marLeft w:val="0"/>
      <w:marRight w:val="0"/>
      <w:marTop w:val="0"/>
      <w:marBottom w:val="0"/>
      <w:divBdr>
        <w:top w:val="none" w:sz="0" w:space="0" w:color="auto"/>
        <w:left w:val="none" w:sz="0" w:space="0" w:color="auto"/>
        <w:bottom w:val="none" w:sz="0" w:space="0" w:color="auto"/>
        <w:right w:val="none" w:sz="0" w:space="0" w:color="auto"/>
      </w:divBdr>
    </w:div>
    <w:div w:id="1259676480">
      <w:bodyDiv w:val="1"/>
      <w:marLeft w:val="0"/>
      <w:marRight w:val="0"/>
      <w:marTop w:val="0"/>
      <w:marBottom w:val="0"/>
      <w:divBdr>
        <w:top w:val="none" w:sz="0" w:space="0" w:color="auto"/>
        <w:left w:val="none" w:sz="0" w:space="0" w:color="auto"/>
        <w:bottom w:val="none" w:sz="0" w:space="0" w:color="auto"/>
        <w:right w:val="none" w:sz="0" w:space="0" w:color="auto"/>
      </w:divBdr>
    </w:div>
    <w:div w:id="1266377552">
      <w:bodyDiv w:val="1"/>
      <w:marLeft w:val="0"/>
      <w:marRight w:val="0"/>
      <w:marTop w:val="0"/>
      <w:marBottom w:val="0"/>
      <w:divBdr>
        <w:top w:val="none" w:sz="0" w:space="0" w:color="auto"/>
        <w:left w:val="none" w:sz="0" w:space="0" w:color="auto"/>
        <w:bottom w:val="none" w:sz="0" w:space="0" w:color="auto"/>
        <w:right w:val="none" w:sz="0" w:space="0" w:color="auto"/>
      </w:divBdr>
    </w:div>
    <w:div w:id="1269703699">
      <w:bodyDiv w:val="1"/>
      <w:marLeft w:val="0"/>
      <w:marRight w:val="0"/>
      <w:marTop w:val="0"/>
      <w:marBottom w:val="0"/>
      <w:divBdr>
        <w:top w:val="none" w:sz="0" w:space="0" w:color="auto"/>
        <w:left w:val="none" w:sz="0" w:space="0" w:color="auto"/>
        <w:bottom w:val="none" w:sz="0" w:space="0" w:color="auto"/>
        <w:right w:val="none" w:sz="0" w:space="0" w:color="auto"/>
      </w:divBdr>
    </w:div>
    <w:div w:id="1270239163">
      <w:bodyDiv w:val="1"/>
      <w:marLeft w:val="0"/>
      <w:marRight w:val="0"/>
      <w:marTop w:val="0"/>
      <w:marBottom w:val="0"/>
      <w:divBdr>
        <w:top w:val="none" w:sz="0" w:space="0" w:color="auto"/>
        <w:left w:val="none" w:sz="0" w:space="0" w:color="auto"/>
        <w:bottom w:val="none" w:sz="0" w:space="0" w:color="auto"/>
        <w:right w:val="none" w:sz="0" w:space="0" w:color="auto"/>
      </w:divBdr>
    </w:div>
    <w:div w:id="1270431204">
      <w:bodyDiv w:val="1"/>
      <w:marLeft w:val="0"/>
      <w:marRight w:val="0"/>
      <w:marTop w:val="0"/>
      <w:marBottom w:val="0"/>
      <w:divBdr>
        <w:top w:val="none" w:sz="0" w:space="0" w:color="auto"/>
        <w:left w:val="none" w:sz="0" w:space="0" w:color="auto"/>
        <w:bottom w:val="none" w:sz="0" w:space="0" w:color="auto"/>
        <w:right w:val="none" w:sz="0" w:space="0" w:color="auto"/>
      </w:divBdr>
    </w:div>
    <w:div w:id="1271888224">
      <w:bodyDiv w:val="1"/>
      <w:marLeft w:val="0"/>
      <w:marRight w:val="0"/>
      <w:marTop w:val="0"/>
      <w:marBottom w:val="0"/>
      <w:divBdr>
        <w:top w:val="none" w:sz="0" w:space="0" w:color="auto"/>
        <w:left w:val="none" w:sz="0" w:space="0" w:color="auto"/>
        <w:bottom w:val="none" w:sz="0" w:space="0" w:color="auto"/>
        <w:right w:val="none" w:sz="0" w:space="0" w:color="auto"/>
      </w:divBdr>
    </w:div>
    <w:div w:id="1275558073">
      <w:bodyDiv w:val="1"/>
      <w:marLeft w:val="0"/>
      <w:marRight w:val="0"/>
      <w:marTop w:val="0"/>
      <w:marBottom w:val="0"/>
      <w:divBdr>
        <w:top w:val="none" w:sz="0" w:space="0" w:color="auto"/>
        <w:left w:val="none" w:sz="0" w:space="0" w:color="auto"/>
        <w:bottom w:val="none" w:sz="0" w:space="0" w:color="auto"/>
        <w:right w:val="none" w:sz="0" w:space="0" w:color="auto"/>
      </w:divBdr>
    </w:div>
    <w:div w:id="1283267889">
      <w:bodyDiv w:val="1"/>
      <w:marLeft w:val="0"/>
      <w:marRight w:val="0"/>
      <w:marTop w:val="0"/>
      <w:marBottom w:val="0"/>
      <w:divBdr>
        <w:top w:val="none" w:sz="0" w:space="0" w:color="auto"/>
        <w:left w:val="none" w:sz="0" w:space="0" w:color="auto"/>
        <w:bottom w:val="none" w:sz="0" w:space="0" w:color="auto"/>
        <w:right w:val="none" w:sz="0" w:space="0" w:color="auto"/>
      </w:divBdr>
    </w:div>
    <w:div w:id="1283463217">
      <w:bodyDiv w:val="1"/>
      <w:marLeft w:val="0"/>
      <w:marRight w:val="0"/>
      <w:marTop w:val="0"/>
      <w:marBottom w:val="0"/>
      <w:divBdr>
        <w:top w:val="none" w:sz="0" w:space="0" w:color="auto"/>
        <w:left w:val="none" w:sz="0" w:space="0" w:color="auto"/>
        <w:bottom w:val="none" w:sz="0" w:space="0" w:color="auto"/>
        <w:right w:val="none" w:sz="0" w:space="0" w:color="auto"/>
      </w:divBdr>
    </w:div>
    <w:div w:id="1288048483">
      <w:bodyDiv w:val="1"/>
      <w:marLeft w:val="0"/>
      <w:marRight w:val="0"/>
      <w:marTop w:val="0"/>
      <w:marBottom w:val="0"/>
      <w:divBdr>
        <w:top w:val="none" w:sz="0" w:space="0" w:color="auto"/>
        <w:left w:val="none" w:sz="0" w:space="0" w:color="auto"/>
        <w:bottom w:val="none" w:sz="0" w:space="0" w:color="auto"/>
        <w:right w:val="none" w:sz="0" w:space="0" w:color="auto"/>
      </w:divBdr>
    </w:div>
    <w:div w:id="1295939128">
      <w:bodyDiv w:val="1"/>
      <w:marLeft w:val="0"/>
      <w:marRight w:val="0"/>
      <w:marTop w:val="0"/>
      <w:marBottom w:val="0"/>
      <w:divBdr>
        <w:top w:val="none" w:sz="0" w:space="0" w:color="auto"/>
        <w:left w:val="none" w:sz="0" w:space="0" w:color="auto"/>
        <w:bottom w:val="none" w:sz="0" w:space="0" w:color="auto"/>
        <w:right w:val="none" w:sz="0" w:space="0" w:color="auto"/>
      </w:divBdr>
    </w:div>
    <w:div w:id="1297447840">
      <w:bodyDiv w:val="1"/>
      <w:marLeft w:val="0"/>
      <w:marRight w:val="0"/>
      <w:marTop w:val="0"/>
      <w:marBottom w:val="0"/>
      <w:divBdr>
        <w:top w:val="none" w:sz="0" w:space="0" w:color="auto"/>
        <w:left w:val="none" w:sz="0" w:space="0" w:color="auto"/>
        <w:bottom w:val="none" w:sz="0" w:space="0" w:color="auto"/>
        <w:right w:val="none" w:sz="0" w:space="0" w:color="auto"/>
      </w:divBdr>
    </w:div>
    <w:div w:id="1298418857">
      <w:bodyDiv w:val="1"/>
      <w:marLeft w:val="0"/>
      <w:marRight w:val="0"/>
      <w:marTop w:val="0"/>
      <w:marBottom w:val="0"/>
      <w:divBdr>
        <w:top w:val="none" w:sz="0" w:space="0" w:color="auto"/>
        <w:left w:val="none" w:sz="0" w:space="0" w:color="auto"/>
        <w:bottom w:val="none" w:sz="0" w:space="0" w:color="auto"/>
        <w:right w:val="none" w:sz="0" w:space="0" w:color="auto"/>
      </w:divBdr>
    </w:div>
    <w:div w:id="1303340598">
      <w:bodyDiv w:val="1"/>
      <w:marLeft w:val="0"/>
      <w:marRight w:val="0"/>
      <w:marTop w:val="0"/>
      <w:marBottom w:val="0"/>
      <w:divBdr>
        <w:top w:val="none" w:sz="0" w:space="0" w:color="auto"/>
        <w:left w:val="none" w:sz="0" w:space="0" w:color="auto"/>
        <w:bottom w:val="none" w:sz="0" w:space="0" w:color="auto"/>
        <w:right w:val="none" w:sz="0" w:space="0" w:color="auto"/>
      </w:divBdr>
    </w:div>
    <w:div w:id="1305045718">
      <w:bodyDiv w:val="1"/>
      <w:marLeft w:val="0"/>
      <w:marRight w:val="0"/>
      <w:marTop w:val="0"/>
      <w:marBottom w:val="0"/>
      <w:divBdr>
        <w:top w:val="none" w:sz="0" w:space="0" w:color="auto"/>
        <w:left w:val="none" w:sz="0" w:space="0" w:color="auto"/>
        <w:bottom w:val="none" w:sz="0" w:space="0" w:color="auto"/>
        <w:right w:val="none" w:sz="0" w:space="0" w:color="auto"/>
      </w:divBdr>
    </w:div>
    <w:div w:id="1306819526">
      <w:bodyDiv w:val="1"/>
      <w:marLeft w:val="0"/>
      <w:marRight w:val="0"/>
      <w:marTop w:val="0"/>
      <w:marBottom w:val="0"/>
      <w:divBdr>
        <w:top w:val="none" w:sz="0" w:space="0" w:color="auto"/>
        <w:left w:val="none" w:sz="0" w:space="0" w:color="auto"/>
        <w:bottom w:val="none" w:sz="0" w:space="0" w:color="auto"/>
        <w:right w:val="none" w:sz="0" w:space="0" w:color="auto"/>
      </w:divBdr>
    </w:div>
    <w:div w:id="1308824224">
      <w:bodyDiv w:val="1"/>
      <w:marLeft w:val="0"/>
      <w:marRight w:val="0"/>
      <w:marTop w:val="0"/>
      <w:marBottom w:val="0"/>
      <w:divBdr>
        <w:top w:val="none" w:sz="0" w:space="0" w:color="auto"/>
        <w:left w:val="none" w:sz="0" w:space="0" w:color="auto"/>
        <w:bottom w:val="none" w:sz="0" w:space="0" w:color="auto"/>
        <w:right w:val="none" w:sz="0" w:space="0" w:color="auto"/>
      </w:divBdr>
    </w:div>
    <w:div w:id="1310791009">
      <w:bodyDiv w:val="1"/>
      <w:marLeft w:val="0"/>
      <w:marRight w:val="0"/>
      <w:marTop w:val="0"/>
      <w:marBottom w:val="0"/>
      <w:divBdr>
        <w:top w:val="none" w:sz="0" w:space="0" w:color="auto"/>
        <w:left w:val="none" w:sz="0" w:space="0" w:color="auto"/>
        <w:bottom w:val="none" w:sz="0" w:space="0" w:color="auto"/>
        <w:right w:val="none" w:sz="0" w:space="0" w:color="auto"/>
      </w:divBdr>
    </w:div>
    <w:div w:id="1312055208">
      <w:bodyDiv w:val="1"/>
      <w:marLeft w:val="0"/>
      <w:marRight w:val="0"/>
      <w:marTop w:val="0"/>
      <w:marBottom w:val="0"/>
      <w:divBdr>
        <w:top w:val="none" w:sz="0" w:space="0" w:color="auto"/>
        <w:left w:val="none" w:sz="0" w:space="0" w:color="auto"/>
        <w:bottom w:val="none" w:sz="0" w:space="0" w:color="auto"/>
        <w:right w:val="none" w:sz="0" w:space="0" w:color="auto"/>
      </w:divBdr>
    </w:div>
    <w:div w:id="1312293505">
      <w:bodyDiv w:val="1"/>
      <w:marLeft w:val="0"/>
      <w:marRight w:val="0"/>
      <w:marTop w:val="0"/>
      <w:marBottom w:val="0"/>
      <w:divBdr>
        <w:top w:val="none" w:sz="0" w:space="0" w:color="auto"/>
        <w:left w:val="none" w:sz="0" w:space="0" w:color="auto"/>
        <w:bottom w:val="none" w:sz="0" w:space="0" w:color="auto"/>
        <w:right w:val="none" w:sz="0" w:space="0" w:color="auto"/>
      </w:divBdr>
    </w:div>
    <w:div w:id="1314335698">
      <w:bodyDiv w:val="1"/>
      <w:marLeft w:val="0"/>
      <w:marRight w:val="0"/>
      <w:marTop w:val="0"/>
      <w:marBottom w:val="0"/>
      <w:divBdr>
        <w:top w:val="none" w:sz="0" w:space="0" w:color="auto"/>
        <w:left w:val="none" w:sz="0" w:space="0" w:color="auto"/>
        <w:bottom w:val="none" w:sz="0" w:space="0" w:color="auto"/>
        <w:right w:val="none" w:sz="0" w:space="0" w:color="auto"/>
      </w:divBdr>
    </w:div>
    <w:div w:id="1321542870">
      <w:bodyDiv w:val="1"/>
      <w:marLeft w:val="0"/>
      <w:marRight w:val="0"/>
      <w:marTop w:val="0"/>
      <w:marBottom w:val="0"/>
      <w:divBdr>
        <w:top w:val="none" w:sz="0" w:space="0" w:color="auto"/>
        <w:left w:val="none" w:sz="0" w:space="0" w:color="auto"/>
        <w:bottom w:val="none" w:sz="0" w:space="0" w:color="auto"/>
        <w:right w:val="none" w:sz="0" w:space="0" w:color="auto"/>
      </w:divBdr>
    </w:div>
    <w:div w:id="1325086138">
      <w:bodyDiv w:val="1"/>
      <w:marLeft w:val="0"/>
      <w:marRight w:val="0"/>
      <w:marTop w:val="0"/>
      <w:marBottom w:val="0"/>
      <w:divBdr>
        <w:top w:val="none" w:sz="0" w:space="0" w:color="auto"/>
        <w:left w:val="none" w:sz="0" w:space="0" w:color="auto"/>
        <w:bottom w:val="none" w:sz="0" w:space="0" w:color="auto"/>
        <w:right w:val="none" w:sz="0" w:space="0" w:color="auto"/>
      </w:divBdr>
    </w:div>
    <w:div w:id="1326321624">
      <w:bodyDiv w:val="1"/>
      <w:marLeft w:val="0"/>
      <w:marRight w:val="0"/>
      <w:marTop w:val="0"/>
      <w:marBottom w:val="0"/>
      <w:divBdr>
        <w:top w:val="none" w:sz="0" w:space="0" w:color="auto"/>
        <w:left w:val="none" w:sz="0" w:space="0" w:color="auto"/>
        <w:bottom w:val="none" w:sz="0" w:space="0" w:color="auto"/>
        <w:right w:val="none" w:sz="0" w:space="0" w:color="auto"/>
      </w:divBdr>
    </w:div>
    <w:div w:id="1326470578">
      <w:bodyDiv w:val="1"/>
      <w:marLeft w:val="0"/>
      <w:marRight w:val="0"/>
      <w:marTop w:val="0"/>
      <w:marBottom w:val="0"/>
      <w:divBdr>
        <w:top w:val="none" w:sz="0" w:space="0" w:color="auto"/>
        <w:left w:val="none" w:sz="0" w:space="0" w:color="auto"/>
        <w:bottom w:val="none" w:sz="0" w:space="0" w:color="auto"/>
        <w:right w:val="none" w:sz="0" w:space="0" w:color="auto"/>
      </w:divBdr>
    </w:div>
    <w:div w:id="1328555095">
      <w:bodyDiv w:val="1"/>
      <w:marLeft w:val="0"/>
      <w:marRight w:val="0"/>
      <w:marTop w:val="0"/>
      <w:marBottom w:val="0"/>
      <w:divBdr>
        <w:top w:val="none" w:sz="0" w:space="0" w:color="auto"/>
        <w:left w:val="none" w:sz="0" w:space="0" w:color="auto"/>
        <w:bottom w:val="none" w:sz="0" w:space="0" w:color="auto"/>
        <w:right w:val="none" w:sz="0" w:space="0" w:color="auto"/>
      </w:divBdr>
    </w:div>
    <w:div w:id="1330018033">
      <w:bodyDiv w:val="1"/>
      <w:marLeft w:val="0"/>
      <w:marRight w:val="0"/>
      <w:marTop w:val="0"/>
      <w:marBottom w:val="0"/>
      <w:divBdr>
        <w:top w:val="none" w:sz="0" w:space="0" w:color="auto"/>
        <w:left w:val="none" w:sz="0" w:space="0" w:color="auto"/>
        <w:bottom w:val="none" w:sz="0" w:space="0" w:color="auto"/>
        <w:right w:val="none" w:sz="0" w:space="0" w:color="auto"/>
      </w:divBdr>
    </w:div>
    <w:div w:id="1331061253">
      <w:bodyDiv w:val="1"/>
      <w:marLeft w:val="0"/>
      <w:marRight w:val="0"/>
      <w:marTop w:val="0"/>
      <w:marBottom w:val="0"/>
      <w:divBdr>
        <w:top w:val="none" w:sz="0" w:space="0" w:color="auto"/>
        <w:left w:val="none" w:sz="0" w:space="0" w:color="auto"/>
        <w:bottom w:val="none" w:sz="0" w:space="0" w:color="auto"/>
        <w:right w:val="none" w:sz="0" w:space="0" w:color="auto"/>
      </w:divBdr>
    </w:div>
    <w:div w:id="1331912575">
      <w:bodyDiv w:val="1"/>
      <w:marLeft w:val="0"/>
      <w:marRight w:val="0"/>
      <w:marTop w:val="0"/>
      <w:marBottom w:val="0"/>
      <w:divBdr>
        <w:top w:val="none" w:sz="0" w:space="0" w:color="auto"/>
        <w:left w:val="none" w:sz="0" w:space="0" w:color="auto"/>
        <w:bottom w:val="none" w:sz="0" w:space="0" w:color="auto"/>
        <w:right w:val="none" w:sz="0" w:space="0" w:color="auto"/>
      </w:divBdr>
    </w:div>
    <w:div w:id="1337464672">
      <w:bodyDiv w:val="1"/>
      <w:marLeft w:val="0"/>
      <w:marRight w:val="0"/>
      <w:marTop w:val="0"/>
      <w:marBottom w:val="0"/>
      <w:divBdr>
        <w:top w:val="none" w:sz="0" w:space="0" w:color="auto"/>
        <w:left w:val="none" w:sz="0" w:space="0" w:color="auto"/>
        <w:bottom w:val="none" w:sz="0" w:space="0" w:color="auto"/>
        <w:right w:val="none" w:sz="0" w:space="0" w:color="auto"/>
      </w:divBdr>
    </w:div>
    <w:div w:id="1341083052">
      <w:bodyDiv w:val="1"/>
      <w:marLeft w:val="0"/>
      <w:marRight w:val="0"/>
      <w:marTop w:val="0"/>
      <w:marBottom w:val="0"/>
      <w:divBdr>
        <w:top w:val="none" w:sz="0" w:space="0" w:color="auto"/>
        <w:left w:val="none" w:sz="0" w:space="0" w:color="auto"/>
        <w:bottom w:val="none" w:sz="0" w:space="0" w:color="auto"/>
        <w:right w:val="none" w:sz="0" w:space="0" w:color="auto"/>
      </w:divBdr>
    </w:div>
    <w:div w:id="1343245405">
      <w:bodyDiv w:val="1"/>
      <w:marLeft w:val="0"/>
      <w:marRight w:val="0"/>
      <w:marTop w:val="0"/>
      <w:marBottom w:val="0"/>
      <w:divBdr>
        <w:top w:val="none" w:sz="0" w:space="0" w:color="auto"/>
        <w:left w:val="none" w:sz="0" w:space="0" w:color="auto"/>
        <w:bottom w:val="none" w:sz="0" w:space="0" w:color="auto"/>
        <w:right w:val="none" w:sz="0" w:space="0" w:color="auto"/>
      </w:divBdr>
    </w:div>
    <w:div w:id="1345092787">
      <w:bodyDiv w:val="1"/>
      <w:marLeft w:val="0"/>
      <w:marRight w:val="0"/>
      <w:marTop w:val="0"/>
      <w:marBottom w:val="0"/>
      <w:divBdr>
        <w:top w:val="none" w:sz="0" w:space="0" w:color="auto"/>
        <w:left w:val="none" w:sz="0" w:space="0" w:color="auto"/>
        <w:bottom w:val="none" w:sz="0" w:space="0" w:color="auto"/>
        <w:right w:val="none" w:sz="0" w:space="0" w:color="auto"/>
      </w:divBdr>
    </w:div>
    <w:div w:id="1345398517">
      <w:bodyDiv w:val="1"/>
      <w:marLeft w:val="0"/>
      <w:marRight w:val="0"/>
      <w:marTop w:val="0"/>
      <w:marBottom w:val="0"/>
      <w:divBdr>
        <w:top w:val="none" w:sz="0" w:space="0" w:color="auto"/>
        <w:left w:val="none" w:sz="0" w:space="0" w:color="auto"/>
        <w:bottom w:val="none" w:sz="0" w:space="0" w:color="auto"/>
        <w:right w:val="none" w:sz="0" w:space="0" w:color="auto"/>
      </w:divBdr>
    </w:div>
    <w:div w:id="1346904793">
      <w:bodyDiv w:val="1"/>
      <w:marLeft w:val="0"/>
      <w:marRight w:val="0"/>
      <w:marTop w:val="0"/>
      <w:marBottom w:val="0"/>
      <w:divBdr>
        <w:top w:val="none" w:sz="0" w:space="0" w:color="auto"/>
        <w:left w:val="none" w:sz="0" w:space="0" w:color="auto"/>
        <w:bottom w:val="none" w:sz="0" w:space="0" w:color="auto"/>
        <w:right w:val="none" w:sz="0" w:space="0" w:color="auto"/>
      </w:divBdr>
    </w:div>
    <w:div w:id="1347436698">
      <w:bodyDiv w:val="1"/>
      <w:marLeft w:val="0"/>
      <w:marRight w:val="0"/>
      <w:marTop w:val="0"/>
      <w:marBottom w:val="0"/>
      <w:divBdr>
        <w:top w:val="none" w:sz="0" w:space="0" w:color="auto"/>
        <w:left w:val="none" w:sz="0" w:space="0" w:color="auto"/>
        <w:bottom w:val="none" w:sz="0" w:space="0" w:color="auto"/>
        <w:right w:val="none" w:sz="0" w:space="0" w:color="auto"/>
      </w:divBdr>
    </w:div>
    <w:div w:id="1356691934">
      <w:bodyDiv w:val="1"/>
      <w:marLeft w:val="0"/>
      <w:marRight w:val="0"/>
      <w:marTop w:val="0"/>
      <w:marBottom w:val="0"/>
      <w:divBdr>
        <w:top w:val="none" w:sz="0" w:space="0" w:color="auto"/>
        <w:left w:val="none" w:sz="0" w:space="0" w:color="auto"/>
        <w:bottom w:val="none" w:sz="0" w:space="0" w:color="auto"/>
        <w:right w:val="none" w:sz="0" w:space="0" w:color="auto"/>
      </w:divBdr>
    </w:div>
    <w:div w:id="1358190690">
      <w:bodyDiv w:val="1"/>
      <w:marLeft w:val="0"/>
      <w:marRight w:val="0"/>
      <w:marTop w:val="0"/>
      <w:marBottom w:val="0"/>
      <w:divBdr>
        <w:top w:val="none" w:sz="0" w:space="0" w:color="auto"/>
        <w:left w:val="none" w:sz="0" w:space="0" w:color="auto"/>
        <w:bottom w:val="none" w:sz="0" w:space="0" w:color="auto"/>
        <w:right w:val="none" w:sz="0" w:space="0" w:color="auto"/>
      </w:divBdr>
    </w:div>
    <w:div w:id="1358510001">
      <w:bodyDiv w:val="1"/>
      <w:marLeft w:val="0"/>
      <w:marRight w:val="0"/>
      <w:marTop w:val="0"/>
      <w:marBottom w:val="0"/>
      <w:divBdr>
        <w:top w:val="none" w:sz="0" w:space="0" w:color="auto"/>
        <w:left w:val="none" w:sz="0" w:space="0" w:color="auto"/>
        <w:bottom w:val="none" w:sz="0" w:space="0" w:color="auto"/>
        <w:right w:val="none" w:sz="0" w:space="0" w:color="auto"/>
      </w:divBdr>
    </w:div>
    <w:div w:id="1358583346">
      <w:bodyDiv w:val="1"/>
      <w:marLeft w:val="0"/>
      <w:marRight w:val="0"/>
      <w:marTop w:val="0"/>
      <w:marBottom w:val="0"/>
      <w:divBdr>
        <w:top w:val="none" w:sz="0" w:space="0" w:color="auto"/>
        <w:left w:val="none" w:sz="0" w:space="0" w:color="auto"/>
        <w:bottom w:val="none" w:sz="0" w:space="0" w:color="auto"/>
        <w:right w:val="none" w:sz="0" w:space="0" w:color="auto"/>
      </w:divBdr>
    </w:div>
    <w:div w:id="1359888132">
      <w:bodyDiv w:val="1"/>
      <w:marLeft w:val="0"/>
      <w:marRight w:val="0"/>
      <w:marTop w:val="0"/>
      <w:marBottom w:val="0"/>
      <w:divBdr>
        <w:top w:val="none" w:sz="0" w:space="0" w:color="auto"/>
        <w:left w:val="none" w:sz="0" w:space="0" w:color="auto"/>
        <w:bottom w:val="none" w:sz="0" w:space="0" w:color="auto"/>
        <w:right w:val="none" w:sz="0" w:space="0" w:color="auto"/>
      </w:divBdr>
    </w:div>
    <w:div w:id="1365516947">
      <w:bodyDiv w:val="1"/>
      <w:marLeft w:val="0"/>
      <w:marRight w:val="0"/>
      <w:marTop w:val="0"/>
      <w:marBottom w:val="0"/>
      <w:divBdr>
        <w:top w:val="none" w:sz="0" w:space="0" w:color="auto"/>
        <w:left w:val="none" w:sz="0" w:space="0" w:color="auto"/>
        <w:bottom w:val="none" w:sz="0" w:space="0" w:color="auto"/>
        <w:right w:val="none" w:sz="0" w:space="0" w:color="auto"/>
      </w:divBdr>
    </w:div>
    <w:div w:id="1367019376">
      <w:bodyDiv w:val="1"/>
      <w:marLeft w:val="0"/>
      <w:marRight w:val="0"/>
      <w:marTop w:val="0"/>
      <w:marBottom w:val="0"/>
      <w:divBdr>
        <w:top w:val="none" w:sz="0" w:space="0" w:color="auto"/>
        <w:left w:val="none" w:sz="0" w:space="0" w:color="auto"/>
        <w:bottom w:val="none" w:sz="0" w:space="0" w:color="auto"/>
        <w:right w:val="none" w:sz="0" w:space="0" w:color="auto"/>
      </w:divBdr>
    </w:div>
    <w:div w:id="1368139084">
      <w:bodyDiv w:val="1"/>
      <w:marLeft w:val="0"/>
      <w:marRight w:val="0"/>
      <w:marTop w:val="0"/>
      <w:marBottom w:val="0"/>
      <w:divBdr>
        <w:top w:val="none" w:sz="0" w:space="0" w:color="auto"/>
        <w:left w:val="none" w:sz="0" w:space="0" w:color="auto"/>
        <w:bottom w:val="none" w:sz="0" w:space="0" w:color="auto"/>
        <w:right w:val="none" w:sz="0" w:space="0" w:color="auto"/>
      </w:divBdr>
    </w:div>
    <w:div w:id="1368988573">
      <w:bodyDiv w:val="1"/>
      <w:marLeft w:val="0"/>
      <w:marRight w:val="0"/>
      <w:marTop w:val="0"/>
      <w:marBottom w:val="0"/>
      <w:divBdr>
        <w:top w:val="none" w:sz="0" w:space="0" w:color="auto"/>
        <w:left w:val="none" w:sz="0" w:space="0" w:color="auto"/>
        <w:bottom w:val="none" w:sz="0" w:space="0" w:color="auto"/>
        <w:right w:val="none" w:sz="0" w:space="0" w:color="auto"/>
      </w:divBdr>
    </w:div>
    <w:div w:id="1372194835">
      <w:bodyDiv w:val="1"/>
      <w:marLeft w:val="0"/>
      <w:marRight w:val="0"/>
      <w:marTop w:val="0"/>
      <w:marBottom w:val="0"/>
      <w:divBdr>
        <w:top w:val="none" w:sz="0" w:space="0" w:color="auto"/>
        <w:left w:val="none" w:sz="0" w:space="0" w:color="auto"/>
        <w:bottom w:val="none" w:sz="0" w:space="0" w:color="auto"/>
        <w:right w:val="none" w:sz="0" w:space="0" w:color="auto"/>
      </w:divBdr>
    </w:div>
    <w:div w:id="1373388334">
      <w:bodyDiv w:val="1"/>
      <w:marLeft w:val="0"/>
      <w:marRight w:val="0"/>
      <w:marTop w:val="0"/>
      <w:marBottom w:val="0"/>
      <w:divBdr>
        <w:top w:val="none" w:sz="0" w:space="0" w:color="auto"/>
        <w:left w:val="none" w:sz="0" w:space="0" w:color="auto"/>
        <w:bottom w:val="none" w:sz="0" w:space="0" w:color="auto"/>
        <w:right w:val="none" w:sz="0" w:space="0" w:color="auto"/>
      </w:divBdr>
    </w:div>
    <w:div w:id="1373579169">
      <w:bodyDiv w:val="1"/>
      <w:marLeft w:val="0"/>
      <w:marRight w:val="0"/>
      <w:marTop w:val="0"/>
      <w:marBottom w:val="0"/>
      <w:divBdr>
        <w:top w:val="none" w:sz="0" w:space="0" w:color="auto"/>
        <w:left w:val="none" w:sz="0" w:space="0" w:color="auto"/>
        <w:bottom w:val="none" w:sz="0" w:space="0" w:color="auto"/>
        <w:right w:val="none" w:sz="0" w:space="0" w:color="auto"/>
      </w:divBdr>
    </w:div>
    <w:div w:id="1373849812">
      <w:bodyDiv w:val="1"/>
      <w:marLeft w:val="0"/>
      <w:marRight w:val="0"/>
      <w:marTop w:val="0"/>
      <w:marBottom w:val="0"/>
      <w:divBdr>
        <w:top w:val="none" w:sz="0" w:space="0" w:color="auto"/>
        <w:left w:val="none" w:sz="0" w:space="0" w:color="auto"/>
        <w:bottom w:val="none" w:sz="0" w:space="0" w:color="auto"/>
        <w:right w:val="none" w:sz="0" w:space="0" w:color="auto"/>
      </w:divBdr>
    </w:div>
    <w:div w:id="1374309076">
      <w:bodyDiv w:val="1"/>
      <w:marLeft w:val="0"/>
      <w:marRight w:val="0"/>
      <w:marTop w:val="0"/>
      <w:marBottom w:val="0"/>
      <w:divBdr>
        <w:top w:val="none" w:sz="0" w:space="0" w:color="auto"/>
        <w:left w:val="none" w:sz="0" w:space="0" w:color="auto"/>
        <w:bottom w:val="none" w:sz="0" w:space="0" w:color="auto"/>
        <w:right w:val="none" w:sz="0" w:space="0" w:color="auto"/>
      </w:divBdr>
    </w:div>
    <w:div w:id="1385594815">
      <w:bodyDiv w:val="1"/>
      <w:marLeft w:val="0"/>
      <w:marRight w:val="0"/>
      <w:marTop w:val="0"/>
      <w:marBottom w:val="0"/>
      <w:divBdr>
        <w:top w:val="none" w:sz="0" w:space="0" w:color="auto"/>
        <w:left w:val="none" w:sz="0" w:space="0" w:color="auto"/>
        <w:bottom w:val="none" w:sz="0" w:space="0" w:color="auto"/>
        <w:right w:val="none" w:sz="0" w:space="0" w:color="auto"/>
      </w:divBdr>
    </w:div>
    <w:div w:id="1389643900">
      <w:bodyDiv w:val="1"/>
      <w:marLeft w:val="0"/>
      <w:marRight w:val="0"/>
      <w:marTop w:val="0"/>
      <w:marBottom w:val="0"/>
      <w:divBdr>
        <w:top w:val="none" w:sz="0" w:space="0" w:color="auto"/>
        <w:left w:val="none" w:sz="0" w:space="0" w:color="auto"/>
        <w:bottom w:val="none" w:sz="0" w:space="0" w:color="auto"/>
        <w:right w:val="none" w:sz="0" w:space="0" w:color="auto"/>
      </w:divBdr>
    </w:div>
    <w:div w:id="1390349641">
      <w:bodyDiv w:val="1"/>
      <w:marLeft w:val="0"/>
      <w:marRight w:val="0"/>
      <w:marTop w:val="0"/>
      <w:marBottom w:val="0"/>
      <w:divBdr>
        <w:top w:val="none" w:sz="0" w:space="0" w:color="auto"/>
        <w:left w:val="none" w:sz="0" w:space="0" w:color="auto"/>
        <w:bottom w:val="none" w:sz="0" w:space="0" w:color="auto"/>
        <w:right w:val="none" w:sz="0" w:space="0" w:color="auto"/>
      </w:divBdr>
    </w:div>
    <w:div w:id="1393578418">
      <w:bodyDiv w:val="1"/>
      <w:marLeft w:val="0"/>
      <w:marRight w:val="0"/>
      <w:marTop w:val="0"/>
      <w:marBottom w:val="0"/>
      <w:divBdr>
        <w:top w:val="none" w:sz="0" w:space="0" w:color="auto"/>
        <w:left w:val="none" w:sz="0" w:space="0" w:color="auto"/>
        <w:bottom w:val="none" w:sz="0" w:space="0" w:color="auto"/>
        <w:right w:val="none" w:sz="0" w:space="0" w:color="auto"/>
      </w:divBdr>
    </w:div>
    <w:div w:id="1396200392">
      <w:bodyDiv w:val="1"/>
      <w:marLeft w:val="0"/>
      <w:marRight w:val="0"/>
      <w:marTop w:val="0"/>
      <w:marBottom w:val="0"/>
      <w:divBdr>
        <w:top w:val="none" w:sz="0" w:space="0" w:color="auto"/>
        <w:left w:val="none" w:sz="0" w:space="0" w:color="auto"/>
        <w:bottom w:val="none" w:sz="0" w:space="0" w:color="auto"/>
        <w:right w:val="none" w:sz="0" w:space="0" w:color="auto"/>
      </w:divBdr>
    </w:div>
    <w:div w:id="1397241136">
      <w:bodyDiv w:val="1"/>
      <w:marLeft w:val="0"/>
      <w:marRight w:val="0"/>
      <w:marTop w:val="0"/>
      <w:marBottom w:val="0"/>
      <w:divBdr>
        <w:top w:val="none" w:sz="0" w:space="0" w:color="auto"/>
        <w:left w:val="none" w:sz="0" w:space="0" w:color="auto"/>
        <w:bottom w:val="none" w:sz="0" w:space="0" w:color="auto"/>
        <w:right w:val="none" w:sz="0" w:space="0" w:color="auto"/>
      </w:divBdr>
    </w:div>
    <w:div w:id="1398236903">
      <w:bodyDiv w:val="1"/>
      <w:marLeft w:val="0"/>
      <w:marRight w:val="0"/>
      <w:marTop w:val="0"/>
      <w:marBottom w:val="0"/>
      <w:divBdr>
        <w:top w:val="none" w:sz="0" w:space="0" w:color="auto"/>
        <w:left w:val="none" w:sz="0" w:space="0" w:color="auto"/>
        <w:bottom w:val="none" w:sz="0" w:space="0" w:color="auto"/>
        <w:right w:val="none" w:sz="0" w:space="0" w:color="auto"/>
      </w:divBdr>
    </w:div>
    <w:div w:id="1407414940">
      <w:bodyDiv w:val="1"/>
      <w:marLeft w:val="0"/>
      <w:marRight w:val="0"/>
      <w:marTop w:val="0"/>
      <w:marBottom w:val="0"/>
      <w:divBdr>
        <w:top w:val="none" w:sz="0" w:space="0" w:color="auto"/>
        <w:left w:val="none" w:sz="0" w:space="0" w:color="auto"/>
        <w:bottom w:val="none" w:sz="0" w:space="0" w:color="auto"/>
        <w:right w:val="none" w:sz="0" w:space="0" w:color="auto"/>
      </w:divBdr>
    </w:div>
    <w:div w:id="1409227962">
      <w:bodyDiv w:val="1"/>
      <w:marLeft w:val="0"/>
      <w:marRight w:val="0"/>
      <w:marTop w:val="0"/>
      <w:marBottom w:val="0"/>
      <w:divBdr>
        <w:top w:val="none" w:sz="0" w:space="0" w:color="auto"/>
        <w:left w:val="none" w:sz="0" w:space="0" w:color="auto"/>
        <w:bottom w:val="none" w:sz="0" w:space="0" w:color="auto"/>
        <w:right w:val="none" w:sz="0" w:space="0" w:color="auto"/>
      </w:divBdr>
    </w:div>
    <w:div w:id="1411385807">
      <w:bodyDiv w:val="1"/>
      <w:marLeft w:val="0"/>
      <w:marRight w:val="0"/>
      <w:marTop w:val="0"/>
      <w:marBottom w:val="0"/>
      <w:divBdr>
        <w:top w:val="none" w:sz="0" w:space="0" w:color="auto"/>
        <w:left w:val="none" w:sz="0" w:space="0" w:color="auto"/>
        <w:bottom w:val="none" w:sz="0" w:space="0" w:color="auto"/>
        <w:right w:val="none" w:sz="0" w:space="0" w:color="auto"/>
      </w:divBdr>
    </w:div>
    <w:div w:id="1416244550">
      <w:bodyDiv w:val="1"/>
      <w:marLeft w:val="0"/>
      <w:marRight w:val="0"/>
      <w:marTop w:val="0"/>
      <w:marBottom w:val="0"/>
      <w:divBdr>
        <w:top w:val="none" w:sz="0" w:space="0" w:color="auto"/>
        <w:left w:val="none" w:sz="0" w:space="0" w:color="auto"/>
        <w:bottom w:val="none" w:sz="0" w:space="0" w:color="auto"/>
        <w:right w:val="none" w:sz="0" w:space="0" w:color="auto"/>
      </w:divBdr>
    </w:div>
    <w:div w:id="1426537505">
      <w:bodyDiv w:val="1"/>
      <w:marLeft w:val="0"/>
      <w:marRight w:val="0"/>
      <w:marTop w:val="0"/>
      <w:marBottom w:val="0"/>
      <w:divBdr>
        <w:top w:val="none" w:sz="0" w:space="0" w:color="auto"/>
        <w:left w:val="none" w:sz="0" w:space="0" w:color="auto"/>
        <w:bottom w:val="none" w:sz="0" w:space="0" w:color="auto"/>
        <w:right w:val="none" w:sz="0" w:space="0" w:color="auto"/>
      </w:divBdr>
    </w:div>
    <w:div w:id="1433017134">
      <w:bodyDiv w:val="1"/>
      <w:marLeft w:val="0"/>
      <w:marRight w:val="0"/>
      <w:marTop w:val="0"/>
      <w:marBottom w:val="0"/>
      <w:divBdr>
        <w:top w:val="none" w:sz="0" w:space="0" w:color="auto"/>
        <w:left w:val="none" w:sz="0" w:space="0" w:color="auto"/>
        <w:bottom w:val="none" w:sz="0" w:space="0" w:color="auto"/>
        <w:right w:val="none" w:sz="0" w:space="0" w:color="auto"/>
      </w:divBdr>
    </w:div>
    <w:div w:id="1440685888">
      <w:bodyDiv w:val="1"/>
      <w:marLeft w:val="0"/>
      <w:marRight w:val="0"/>
      <w:marTop w:val="0"/>
      <w:marBottom w:val="0"/>
      <w:divBdr>
        <w:top w:val="none" w:sz="0" w:space="0" w:color="auto"/>
        <w:left w:val="none" w:sz="0" w:space="0" w:color="auto"/>
        <w:bottom w:val="none" w:sz="0" w:space="0" w:color="auto"/>
        <w:right w:val="none" w:sz="0" w:space="0" w:color="auto"/>
      </w:divBdr>
    </w:div>
    <w:div w:id="1448962756">
      <w:bodyDiv w:val="1"/>
      <w:marLeft w:val="0"/>
      <w:marRight w:val="0"/>
      <w:marTop w:val="0"/>
      <w:marBottom w:val="0"/>
      <w:divBdr>
        <w:top w:val="none" w:sz="0" w:space="0" w:color="auto"/>
        <w:left w:val="none" w:sz="0" w:space="0" w:color="auto"/>
        <w:bottom w:val="none" w:sz="0" w:space="0" w:color="auto"/>
        <w:right w:val="none" w:sz="0" w:space="0" w:color="auto"/>
      </w:divBdr>
    </w:div>
    <w:div w:id="1458447278">
      <w:bodyDiv w:val="1"/>
      <w:marLeft w:val="0"/>
      <w:marRight w:val="0"/>
      <w:marTop w:val="0"/>
      <w:marBottom w:val="0"/>
      <w:divBdr>
        <w:top w:val="none" w:sz="0" w:space="0" w:color="auto"/>
        <w:left w:val="none" w:sz="0" w:space="0" w:color="auto"/>
        <w:bottom w:val="none" w:sz="0" w:space="0" w:color="auto"/>
        <w:right w:val="none" w:sz="0" w:space="0" w:color="auto"/>
      </w:divBdr>
    </w:div>
    <w:div w:id="1461535453">
      <w:bodyDiv w:val="1"/>
      <w:marLeft w:val="0"/>
      <w:marRight w:val="0"/>
      <w:marTop w:val="0"/>
      <w:marBottom w:val="0"/>
      <w:divBdr>
        <w:top w:val="none" w:sz="0" w:space="0" w:color="auto"/>
        <w:left w:val="none" w:sz="0" w:space="0" w:color="auto"/>
        <w:bottom w:val="none" w:sz="0" w:space="0" w:color="auto"/>
        <w:right w:val="none" w:sz="0" w:space="0" w:color="auto"/>
      </w:divBdr>
    </w:div>
    <w:div w:id="1463185478">
      <w:bodyDiv w:val="1"/>
      <w:marLeft w:val="0"/>
      <w:marRight w:val="0"/>
      <w:marTop w:val="0"/>
      <w:marBottom w:val="0"/>
      <w:divBdr>
        <w:top w:val="none" w:sz="0" w:space="0" w:color="auto"/>
        <w:left w:val="none" w:sz="0" w:space="0" w:color="auto"/>
        <w:bottom w:val="none" w:sz="0" w:space="0" w:color="auto"/>
        <w:right w:val="none" w:sz="0" w:space="0" w:color="auto"/>
      </w:divBdr>
    </w:div>
    <w:div w:id="1474181726">
      <w:bodyDiv w:val="1"/>
      <w:marLeft w:val="0"/>
      <w:marRight w:val="0"/>
      <w:marTop w:val="0"/>
      <w:marBottom w:val="0"/>
      <w:divBdr>
        <w:top w:val="none" w:sz="0" w:space="0" w:color="auto"/>
        <w:left w:val="none" w:sz="0" w:space="0" w:color="auto"/>
        <w:bottom w:val="none" w:sz="0" w:space="0" w:color="auto"/>
        <w:right w:val="none" w:sz="0" w:space="0" w:color="auto"/>
      </w:divBdr>
    </w:div>
    <w:div w:id="1474328179">
      <w:bodyDiv w:val="1"/>
      <w:marLeft w:val="0"/>
      <w:marRight w:val="0"/>
      <w:marTop w:val="0"/>
      <w:marBottom w:val="0"/>
      <w:divBdr>
        <w:top w:val="none" w:sz="0" w:space="0" w:color="auto"/>
        <w:left w:val="none" w:sz="0" w:space="0" w:color="auto"/>
        <w:bottom w:val="none" w:sz="0" w:space="0" w:color="auto"/>
        <w:right w:val="none" w:sz="0" w:space="0" w:color="auto"/>
      </w:divBdr>
    </w:div>
    <w:div w:id="1475491415">
      <w:bodyDiv w:val="1"/>
      <w:marLeft w:val="0"/>
      <w:marRight w:val="0"/>
      <w:marTop w:val="0"/>
      <w:marBottom w:val="0"/>
      <w:divBdr>
        <w:top w:val="none" w:sz="0" w:space="0" w:color="auto"/>
        <w:left w:val="none" w:sz="0" w:space="0" w:color="auto"/>
        <w:bottom w:val="none" w:sz="0" w:space="0" w:color="auto"/>
        <w:right w:val="none" w:sz="0" w:space="0" w:color="auto"/>
      </w:divBdr>
    </w:div>
    <w:div w:id="1477843686">
      <w:bodyDiv w:val="1"/>
      <w:marLeft w:val="0"/>
      <w:marRight w:val="0"/>
      <w:marTop w:val="0"/>
      <w:marBottom w:val="0"/>
      <w:divBdr>
        <w:top w:val="none" w:sz="0" w:space="0" w:color="auto"/>
        <w:left w:val="none" w:sz="0" w:space="0" w:color="auto"/>
        <w:bottom w:val="none" w:sz="0" w:space="0" w:color="auto"/>
        <w:right w:val="none" w:sz="0" w:space="0" w:color="auto"/>
      </w:divBdr>
    </w:div>
    <w:div w:id="1484465849">
      <w:bodyDiv w:val="1"/>
      <w:marLeft w:val="0"/>
      <w:marRight w:val="0"/>
      <w:marTop w:val="0"/>
      <w:marBottom w:val="0"/>
      <w:divBdr>
        <w:top w:val="none" w:sz="0" w:space="0" w:color="auto"/>
        <w:left w:val="none" w:sz="0" w:space="0" w:color="auto"/>
        <w:bottom w:val="none" w:sz="0" w:space="0" w:color="auto"/>
        <w:right w:val="none" w:sz="0" w:space="0" w:color="auto"/>
      </w:divBdr>
    </w:div>
    <w:div w:id="1491671972">
      <w:bodyDiv w:val="1"/>
      <w:marLeft w:val="0"/>
      <w:marRight w:val="0"/>
      <w:marTop w:val="0"/>
      <w:marBottom w:val="0"/>
      <w:divBdr>
        <w:top w:val="none" w:sz="0" w:space="0" w:color="auto"/>
        <w:left w:val="none" w:sz="0" w:space="0" w:color="auto"/>
        <w:bottom w:val="none" w:sz="0" w:space="0" w:color="auto"/>
        <w:right w:val="none" w:sz="0" w:space="0" w:color="auto"/>
      </w:divBdr>
    </w:div>
    <w:div w:id="1492061461">
      <w:bodyDiv w:val="1"/>
      <w:marLeft w:val="0"/>
      <w:marRight w:val="0"/>
      <w:marTop w:val="0"/>
      <w:marBottom w:val="0"/>
      <w:divBdr>
        <w:top w:val="none" w:sz="0" w:space="0" w:color="auto"/>
        <w:left w:val="none" w:sz="0" w:space="0" w:color="auto"/>
        <w:bottom w:val="none" w:sz="0" w:space="0" w:color="auto"/>
        <w:right w:val="none" w:sz="0" w:space="0" w:color="auto"/>
      </w:divBdr>
    </w:div>
    <w:div w:id="1500000797">
      <w:bodyDiv w:val="1"/>
      <w:marLeft w:val="0"/>
      <w:marRight w:val="0"/>
      <w:marTop w:val="0"/>
      <w:marBottom w:val="0"/>
      <w:divBdr>
        <w:top w:val="none" w:sz="0" w:space="0" w:color="auto"/>
        <w:left w:val="none" w:sz="0" w:space="0" w:color="auto"/>
        <w:bottom w:val="none" w:sz="0" w:space="0" w:color="auto"/>
        <w:right w:val="none" w:sz="0" w:space="0" w:color="auto"/>
      </w:divBdr>
    </w:div>
    <w:div w:id="1500775964">
      <w:bodyDiv w:val="1"/>
      <w:marLeft w:val="0"/>
      <w:marRight w:val="0"/>
      <w:marTop w:val="0"/>
      <w:marBottom w:val="0"/>
      <w:divBdr>
        <w:top w:val="none" w:sz="0" w:space="0" w:color="auto"/>
        <w:left w:val="none" w:sz="0" w:space="0" w:color="auto"/>
        <w:bottom w:val="none" w:sz="0" w:space="0" w:color="auto"/>
        <w:right w:val="none" w:sz="0" w:space="0" w:color="auto"/>
      </w:divBdr>
    </w:div>
    <w:div w:id="1504009187">
      <w:bodyDiv w:val="1"/>
      <w:marLeft w:val="0"/>
      <w:marRight w:val="0"/>
      <w:marTop w:val="0"/>
      <w:marBottom w:val="0"/>
      <w:divBdr>
        <w:top w:val="none" w:sz="0" w:space="0" w:color="auto"/>
        <w:left w:val="none" w:sz="0" w:space="0" w:color="auto"/>
        <w:bottom w:val="none" w:sz="0" w:space="0" w:color="auto"/>
        <w:right w:val="none" w:sz="0" w:space="0" w:color="auto"/>
      </w:divBdr>
    </w:div>
    <w:div w:id="1507476195">
      <w:bodyDiv w:val="1"/>
      <w:marLeft w:val="0"/>
      <w:marRight w:val="0"/>
      <w:marTop w:val="0"/>
      <w:marBottom w:val="0"/>
      <w:divBdr>
        <w:top w:val="none" w:sz="0" w:space="0" w:color="auto"/>
        <w:left w:val="none" w:sz="0" w:space="0" w:color="auto"/>
        <w:bottom w:val="none" w:sz="0" w:space="0" w:color="auto"/>
        <w:right w:val="none" w:sz="0" w:space="0" w:color="auto"/>
      </w:divBdr>
    </w:div>
    <w:div w:id="1510486405">
      <w:bodyDiv w:val="1"/>
      <w:marLeft w:val="0"/>
      <w:marRight w:val="0"/>
      <w:marTop w:val="0"/>
      <w:marBottom w:val="0"/>
      <w:divBdr>
        <w:top w:val="none" w:sz="0" w:space="0" w:color="auto"/>
        <w:left w:val="none" w:sz="0" w:space="0" w:color="auto"/>
        <w:bottom w:val="none" w:sz="0" w:space="0" w:color="auto"/>
        <w:right w:val="none" w:sz="0" w:space="0" w:color="auto"/>
      </w:divBdr>
    </w:div>
    <w:div w:id="1510751916">
      <w:bodyDiv w:val="1"/>
      <w:marLeft w:val="0"/>
      <w:marRight w:val="0"/>
      <w:marTop w:val="0"/>
      <w:marBottom w:val="0"/>
      <w:divBdr>
        <w:top w:val="none" w:sz="0" w:space="0" w:color="auto"/>
        <w:left w:val="none" w:sz="0" w:space="0" w:color="auto"/>
        <w:bottom w:val="none" w:sz="0" w:space="0" w:color="auto"/>
        <w:right w:val="none" w:sz="0" w:space="0" w:color="auto"/>
      </w:divBdr>
    </w:div>
    <w:div w:id="1513177759">
      <w:bodyDiv w:val="1"/>
      <w:marLeft w:val="0"/>
      <w:marRight w:val="0"/>
      <w:marTop w:val="0"/>
      <w:marBottom w:val="0"/>
      <w:divBdr>
        <w:top w:val="none" w:sz="0" w:space="0" w:color="auto"/>
        <w:left w:val="none" w:sz="0" w:space="0" w:color="auto"/>
        <w:bottom w:val="none" w:sz="0" w:space="0" w:color="auto"/>
        <w:right w:val="none" w:sz="0" w:space="0" w:color="auto"/>
      </w:divBdr>
    </w:div>
    <w:div w:id="1513757907">
      <w:bodyDiv w:val="1"/>
      <w:marLeft w:val="0"/>
      <w:marRight w:val="0"/>
      <w:marTop w:val="0"/>
      <w:marBottom w:val="0"/>
      <w:divBdr>
        <w:top w:val="none" w:sz="0" w:space="0" w:color="auto"/>
        <w:left w:val="none" w:sz="0" w:space="0" w:color="auto"/>
        <w:bottom w:val="none" w:sz="0" w:space="0" w:color="auto"/>
        <w:right w:val="none" w:sz="0" w:space="0" w:color="auto"/>
      </w:divBdr>
    </w:div>
    <w:div w:id="1517036591">
      <w:bodyDiv w:val="1"/>
      <w:marLeft w:val="0"/>
      <w:marRight w:val="0"/>
      <w:marTop w:val="0"/>
      <w:marBottom w:val="0"/>
      <w:divBdr>
        <w:top w:val="none" w:sz="0" w:space="0" w:color="auto"/>
        <w:left w:val="none" w:sz="0" w:space="0" w:color="auto"/>
        <w:bottom w:val="none" w:sz="0" w:space="0" w:color="auto"/>
        <w:right w:val="none" w:sz="0" w:space="0" w:color="auto"/>
      </w:divBdr>
    </w:div>
    <w:div w:id="1520773559">
      <w:bodyDiv w:val="1"/>
      <w:marLeft w:val="0"/>
      <w:marRight w:val="0"/>
      <w:marTop w:val="0"/>
      <w:marBottom w:val="0"/>
      <w:divBdr>
        <w:top w:val="none" w:sz="0" w:space="0" w:color="auto"/>
        <w:left w:val="none" w:sz="0" w:space="0" w:color="auto"/>
        <w:bottom w:val="none" w:sz="0" w:space="0" w:color="auto"/>
        <w:right w:val="none" w:sz="0" w:space="0" w:color="auto"/>
      </w:divBdr>
    </w:div>
    <w:div w:id="1526483188">
      <w:bodyDiv w:val="1"/>
      <w:marLeft w:val="0"/>
      <w:marRight w:val="0"/>
      <w:marTop w:val="0"/>
      <w:marBottom w:val="0"/>
      <w:divBdr>
        <w:top w:val="none" w:sz="0" w:space="0" w:color="auto"/>
        <w:left w:val="none" w:sz="0" w:space="0" w:color="auto"/>
        <w:bottom w:val="none" w:sz="0" w:space="0" w:color="auto"/>
        <w:right w:val="none" w:sz="0" w:space="0" w:color="auto"/>
      </w:divBdr>
    </w:div>
    <w:div w:id="1529567769">
      <w:bodyDiv w:val="1"/>
      <w:marLeft w:val="0"/>
      <w:marRight w:val="0"/>
      <w:marTop w:val="0"/>
      <w:marBottom w:val="0"/>
      <w:divBdr>
        <w:top w:val="none" w:sz="0" w:space="0" w:color="auto"/>
        <w:left w:val="none" w:sz="0" w:space="0" w:color="auto"/>
        <w:bottom w:val="none" w:sz="0" w:space="0" w:color="auto"/>
        <w:right w:val="none" w:sz="0" w:space="0" w:color="auto"/>
      </w:divBdr>
    </w:div>
    <w:div w:id="1533685393">
      <w:bodyDiv w:val="1"/>
      <w:marLeft w:val="0"/>
      <w:marRight w:val="0"/>
      <w:marTop w:val="0"/>
      <w:marBottom w:val="0"/>
      <w:divBdr>
        <w:top w:val="none" w:sz="0" w:space="0" w:color="auto"/>
        <w:left w:val="none" w:sz="0" w:space="0" w:color="auto"/>
        <w:bottom w:val="none" w:sz="0" w:space="0" w:color="auto"/>
        <w:right w:val="none" w:sz="0" w:space="0" w:color="auto"/>
      </w:divBdr>
    </w:div>
    <w:div w:id="1535926475">
      <w:bodyDiv w:val="1"/>
      <w:marLeft w:val="0"/>
      <w:marRight w:val="0"/>
      <w:marTop w:val="0"/>
      <w:marBottom w:val="0"/>
      <w:divBdr>
        <w:top w:val="none" w:sz="0" w:space="0" w:color="auto"/>
        <w:left w:val="none" w:sz="0" w:space="0" w:color="auto"/>
        <w:bottom w:val="none" w:sz="0" w:space="0" w:color="auto"/>
        <w:right w:val="none" w:sz="0" w:space="0" w:color="auto"/>
      </w:divBdr>
    </w:div>
    <w:div w:id="1536187164">
      <w:bodyDiv w:val="1"/>
      <w:marLeft w:val="0"/>
      <w:marRight w:val="0"/>
      <w:marTop w:val="0"/>
      <w:marBottom w:val="0"/>
      <w:divBdr>
        <w:top w:val="none" w:sz="0" w:space="0" w:color="auto"/>
        <w:left w:val="none" w:sz="0" w:space="0" w:color="auto"/>
        <w:bottom w:val="none" w:sz="0" w:space="0" w:color="auto"/>
        <w:right w:val="none" w:sz="0" w:space="0" w:color="auto"/>
      </w:divBdr>
    </w:div>
    <w:div w:id="1537502240">
      <w:bodyDiv w:val="1"/>
      <w:marLeft w:val="0"/>
      <w:marRight w:val="0"/>
      <w:marTop w:val="0"/>
      <w:marBottom w:val="0"/>
      <w:divBdr>
        <w:top w:val="none" w:sz="0" w:space="0" w:color="auto"/>
        <w:left w:val="none" w:sz="0" w:space="0" w:color="auto"/>
        <w:bottom w:val="none" w:sz="0" w:space="0" w:color="auto"/>
        <w:right w:val="none" w:sz="0" w:space="0" w:color="auto"/>
      </w:divBdr>
    </w:div>
    <w:div w:id="1542745304">
      <w:bodyDiv w:val="1"/>
      <w:marLeft w:val="0"/>
      <w:marRight w:val="0"/>
      <w:marTop w:val="0"/>
      <w:marBottom w:val="0"/>
      <w:divBdr>
        <w:top w:val="none" w:sz="0" w:space="0" w:color="auto"/>
        <w:left w:val="none" w:sz="0" w:space="0" w:color="auto"/>
        <w:bottom w:val="none" w:sz="0" w:space="0" w:color="auto"/>
        <w:right w:val="none" w:sz="0" w:space="0" w:color="auto"/>
      </w:divBdr>
    </w:div>
    <w:div w:id="1543590456">
      <w:bodyDiv w:val="1"/>
      <w:marLeft w:val="0"/>
      <w:marRight w:val="0"/>
      <w:marTop w:val="0"/>
      <w:marBottom w:val="0"/>
      <w:divBdr>
        <w:top w:val="none" w:sz="0" w:space="0" w:color="auto"/>
        <w:left w:val="none" w:sz="0" w:space="0" w:color="auto"/>
        <w:bottom w:val="none" w:sz="0" w:space="0" w:color="auto"/>
        <w:right w:val="none" w:sz="0" w:space="0" w:color="auto"/>
      </w:divBdr>
    </w:div>
    <w:div w:id="1544318901">
      <w:bodyDiv w:val="1"/>
      <w:marLeft w:val="0"/>
      <w:marRight w:val="0"/>
      <w:marTop w:val="0"/>
      <w:marBottom w:val="0"/>
      <w:divBdr>
        <w:top w:val="none" w:sz="0" w:space="0" w:color="auto"/>
        <w:left w:val="none" w:sz="0" w:space="0" w:color="auto"/>
        <w:bottom w:val="none" w:sz="0" w:space="0" w:color="auto"/>
        <w:right w:val="none" w:sz="0" w:space="0" w:color="auto"/>
      </w:divBdr>
    </w:div>
    <w:div w:id="1545672158">
      <w:bodyDiv w:val="1"/>
      <w:marLeft w:val="0"/>
      <w:marRight w:val="0"/>
      <w:marTop w:val="0"/>
      <w:marBottom w:val="0"/>
      <w:divBdr>
        <w:top w:val="none" w:sz="0" w:space="0" w:color="auto"/>
        <w:left w:val="none" w:sz="0" w:space="0" w:color="auto"/>
        <w:bottom w:val="none" w:sz="0" w:space="0" w:color="auto"/>
        <w:right w:val="none" w:sz="0" w:space="0" w:color="auto"/>
      </w:divBdr>
    </w:div>
    <w:div w:id="1546209382">
      <w:bodyDiv w:val="1"/>
      <w:marLeft w:val="0"/>
      <w:marRight w:val="0"/>
      <w:marTop w:val="0"/>
      <w:marBottom w:val="0"/>
      <w:divBdr>
        <w:top w:val="none" w:sz="0" w:space="0" w:color="auto"/>
        <w:left w:val="none" w:sz="0" w:space="0" w:color="auto"/>
        <w:bottom w:val="none" w:sz="0" w:space="0" w:color="auto"/>
        <w:right w:val="none" w:sz="0" w:space="0" w:color="auto"/>
      </w:divBdr>
    </w:div>
    <w:div w:id="1551459563">
      <w:bodyDiv w:val="1"/>
      <w:marLeft w:val="0"/>
      <w:marRight w:val="0"/>
      <w:marTop w:val="0"/>
      <w:marBottom w:val="0"/>
      <w:divBdr>
        <w:top w:val="none" w:sz="0" w:space="0" w:color="auto"/>
        <w:left w:val="none" w:sz="0" w:space="0" w:color="auto"/>
        <w:bottom w:val="none" w:sz="0" w:space="0" w:color="auto"/>
        <w:right w:val="none" w:sz="0" w:space="0" w:color="auto"/>
      </w:divBdr>
    </w:div>
    <w:div w:id="1553152264">
      <w:bodyDiv w:val="1"/>
      <w:marLeft w:val="0"/>
      <w:marRight w:val="0"/>
      <w:marTop w:val="0"/>
      <w:marBottom w:val="0"/>
      <w:divBdr>
        <w:top w:val="none" w:sz="0" w:space="0" w:color="auto"/>
        <w:left w:val="none" w:sz="0" w:space="0" w:color="auto"/>
        <w:bottom w:val="none" w:sz="0" w:space="0" w:color="auto"/>
        <w:right w:val="none" w:sz="0" w:space="0" w:color="auto"/>
      </w:divBdr>
    </w:div>
    <w:div w:id="1554152765">
      <w:bodyDiv w:val="1"/>
      <w:marLeft w:val="0"/>
      <w:marRight w:val="0"/>
      <w:marTop w:val="0"/>
      <w:marBottom w:val="0"/>
      <w:divBdr>
        <w:top w:val="none" w:sz="0" w:space="0" w:color="auto"/>
        <w:left w:val="none" w:sz="0" w:space="0" w:color="auto"/>
        <w:bottom w:val="none" w:sz="0" w:space="0" w:color="auto"/>
        <w:right w:val="none" w:sz="0" w:space="0" w:color="auto"/>
      </w:divBdr>
    </w:div>
    <w:div w:id="1554272379">
      <w:bodyDiv w:val="1"/>
      <w:marLeft w:val="0"/>
      <w:marRight w:val="0"/>
      <w:marTop w:val="0"/>
      <w:marBottom w:val="0"/>
      <w:divBdr>
        <w:top w:val="none" w:sz="0" w:space="0" w:color="auto"/>
        <w:left w:val="none" w:sz="0" w:space="0" w:color="auto"/>
        <w:bottom w:val="none" w:sz="0" w:space="0" w:color="auto"/>
        <w:right w:val="none" w:sz="0" w:space="0" w:color="auto"/>
      </w:divBdr>
    </w:div>
    <w:div w:id="1559319663">
      <w:bodyDiv w:val="1"/>
      <w:marLeft w:val="0"/>
      <w:marRight w:val="0"/>
      <w:marTop w:val="0"/>
      <w:marBottom w:val="0"/>
      <w:divBdr>
        <w:top w:val="none" w:sz="0" w:space="0" w:color="auto"/>
        <w:left w:val="none" w:sz="0" w:space="0" w:color="auto"/>
        <w:bottom w:val="none" w:sz="0" w:space="0" w:color="auto"/>
        <w:right w:val="none" w:sz="0" w:space="0" w:color="auto"/>
      </w:divBdr>
    </w:div>
    <w:div w:id="1560095948">
      <w:bodyDiv w:val="1"/>
      <w:marLeft w:val="0"/>
      <w:marRight w:val="0"/>
      <w:marTop w:val="0"/>
      <w:marBottom w:val="0"/>
      <w:divBdr>
        <w:top w:val="none" w:sz="0" w:space="0" w:color="auto"/>
        <w:left w:val="none" w:sz="0" w:space="0" w:color="auto"/>
        <w:bottom w:val="none" w:sz="0" w:space="0" w:color="auto"/>
        <w:right w:val="none" w:sz="0" w:space="0" w:color="auto"/>
      </w:divBdr>
    </w:div>
    <w:div w:id="1569655453">
      <w:bodyDiv w:val="1"/>
      <w:marLeft w:val="0"/>
      <w:marRight w:val="0"/>
      <w:marTop w:val="0"/>
      <w:marBottom w:val="0"/>
      <w:divBdr>
        <w:top w:val="none" w:sz="0" w:space="0" w:color="auto"/>
        <w:left w:val="none" w:sz="0" w:space="0" w:color="auto"/>
        <w:bottom w:val="none" w:sz="0" w:space="0" w:color="auto"/>
        <w:right w:val="none" w:sz="0" w:space="0" w:color="auto"/>
      </w:divBdr>
    </w:div>
    <w:div w:id="1576477660">
      <w:bodyDiv w:val="1"/>
      <w:marLeft w:val="0"/>
      <w:marRight w:val="0"/>
      <w:marTop w:val="0"/>
      <w:marBottom w:val="0"/>
      <w:divBdr>
        <w:top w:val="none" w:sz="0" w:space="0" w:color="auto"/>
        <w:left w:val="none" w:sz="0" w:space="0" w:color="auto"/>
        <w:bottom w:val="none" w:sz="0" w:space="0" w:color="auto"/>
        <w:right w:val="none" w:sz="0" w:space="0" w:color="auto"/>
      </w:divBdr>
    </w:div>
    <w:div w:id="1577321742">
      <w:bodyDiv w:val="1"/>
      <w:marLeft w:val="0"/>
      <w:marRight w:val="0"/>
      <w:marTop w:val="0"/>
      <w:marBottom w:val="0"/>
      <w:divBdr>
        <w:top w:val="none" w:sz="0" w:space="0" w:color="auto"/>
        <w:left w:val="none" w:sz="0" w:space="0" w:color="auto"/>
        <w:bottom w:val="none" w:sz="0" w:space="0" w:color="auto"/>
        <w:right w:val="none" w:sz="0" w:space="0" w:color="auto"/>
      </w:divBdr>
    </w:div>
    <w:div w:id="1579634902">
      <w:bodyDiv w:val="1"/>
      <w:marLeft w:val="0"/>
      <w:marRight w:val="0"/>
      <w:marTop w:val="0"/>
      <w:marBottom w:val="0"/>
      <w:divBdr>
        <w:top w:val="none" w:sz="0" w:space="0" w:color="auto"/>
        <w:left w:val="none" w:sz="0" w:space="0" w:color="auto"/>
        <w:bottom w:val="none" w:sz="0" w:space="0" w:color="auto"/>
        <w:right w:val="none" w:sz="0" w:space="0" w:color="auto"/>
      </w:divBdr>
    </w:div>
    <w:div w:id="1581062201">
      <w:bodyDiv w:val="1"/>
      <w:marLeft w:val="0"/>
      <w:marRight w:val="0"/>
      <w:marTop w:val="0"/>
      <w:marBottom w:val="0"/>
      <w:divBdr>
        <w:top w:val="none" w:sz="0" w:space="0" w:color="auto"/>
        <w:left w:val="none" w:sz="0" w:space="0" w:color="auto"/>
        <w:bottom w:val="none" w:sz="0" w:space="0" w:color="auto"/>
        <w:right w:val="none" w:sz="0" w:space="0" w:color="auto"/>
      </w:divBdr>
    </w:div>
    <w:div w:id="1589266513">
      <w:bodyDiv w:val="1"/>
      <w:marLeft w:val="0"/>
      <w:marRight w:val="0"/>
      <w:marTop w:val="0"/>
      <w:marBottom w:val="0"/>
      <w:divBdr>
        <w:top w:val="none" w:sz="0" w:space="0" w:color="auto"/>
        <w:left w:val="none" w:sz="0" w:space="0" w:color="auto"/>
        <w:bottom w:val="none" w:sz="0" w:space="0" w:color="auto"/>
        <w:right w:val="none" w:sz="0" w:space="0" w:color="auto"/>
      </w:divBdr>
    </w:div>
    <w:div w:id="1589803933">
      <w:bodyDiv w:val="1"/>
      <w:marLeft w:val="0"/>
      <w:marRight w:val="0"/>
      <w:marTop w:val="0"/>
      <w:marBottom w:val="0"/>
      <w:divBdr>
        <w:top w:val="none" w:sz="0" w:space="0" w:color="auto"/>
        <w:left w:val="none" w:sz="0" w:space="0" w:color="auto"/>
        <w:bottom w:val="none" w:sz="0" w:space="0" w:color="auto"/>
        <w:right w:val="none" w:sz="0" w:space="0" w:color="auto"/>
      </w:divBdr>
    </w:div>
    <w:div w:id="1597324223">
      <w:bodyDiv w:val="1"/>
      <w:marLeft w:val="0"/>
      <w:marRight w:val="0"/>
      <w:marTop w:val="0"/>
      <w:marBottom w:val="0"/>
      <w:divBdr>
        <w:top w:val="none" w:sz="0" w:space="0" w:color="auto"/>
        <w:left w:val="none" w:sz="0" w:space="0" w:color="auto"/>
        <w:bottom w:val="none" w:sz="0" w:space="0" w:color="auto"/>
        <w:right w:val="none" w:sz="0" w:space="0" w:color="auto"/>
      </w:divBdr>
    </w:div>
    <w:div w:id="1597708592">
      <w:bodyDiv w:val="1"/>
      <w:marLeft w:val="0"/>
      <w:marRight w:val="0"/>
      <w:marTop w:val="0"/>
      <w:marBottom w:val="0"/>
      <w:divBdr>
        <w:top w:val="none" w:sz="0" w:space="0" w:color="auto"/>
        <w:left w:val="none" w:sz="0" w:space="0" w:color="auto"/>
        <w:bottom w:val="none" w:sz="0" w:space="0" w:color="auto"/>
        <w:right w:val="none" w:sz="0" w:space="0" w:color="auto"/>
      </w:divBdr>
    </w:div>
    <w:div w:id="1602303369">
      <w:bodyDiv w:val="1"/>
      <w:marLeft w:val="0"/>
      <w:marRight w:val="0"/>
      <w:marTop w:val="0"/>
      <w:marBottom w:val="0"/>
      <w:divBdr>
        <w:top w:val="none" w:sz="0" w:space="0" w:color="auto"/>
        <w:left w:val="none" w:sz="0" w:space="0" w:color="auto"/>
        <w:bottom w:val="none" w:sz="0" w:space="0" w:color="auto"/>
        <w:right w:val="none" w:sz="0" w:space="0" w:color="auto"/>
      </w:divBdr>
    </w:div>
    <w:div w:id="1602569026">
      <w:bodyDiv w:val="1"/>
      <w:marLeft w:val="0"/>
      <w:marRight w:val="0"/>
      <w:marTop w:val="0"/>
      <w:marBottom w:val="0"/>
      <w:divBdr>
        <w:top w:val="none" w:sz="0" w:space="0" w:color="auto"/>
        <w:left w:val="none" w:sz="0" w:space="0" w:color="auto"/>
        <w:bottom w:val="none" w:sz="0" w:space="0" w:color="auto"/>
        <w:right w:val="none" w:sz="0" w:space="0" w:color="auto"/>
      </w:divBdr>
    </w:div>
    <w:div w:id="1606038850">
      <w:bodyDiv w:val="1"/>
      <w:marLeft w:val="0"/>
      <w:marRight w:val="0"/>
      <w:marTop w:val="0"/>
      <w:marBottom w:val="0"/>
      <w:divBdr>
        <w:top w:val="none" w:sz="0" w:space="0" w:color="auto"/>
        <w:left w:val="none" w:sz="0" w:space="0" w:color="auto"/>
        <w:bottom w:val="none" w:sz="0" w:space="0" w:color="auto"/>
        <w:right w:val="none" w:sz="0" w:space="0" w:color="auto"/>
      </w:divBdr>
    </w:div>
    <w:div w:id="1612085792">
      <w:bodyDiv w:val="1"/>
      <w:marLeft w:val="0"/>
      <w:marRight w:val="0"/>
      <w:marTop w:val="0"/>
      <w:marBottom w:val="0"/>
      <w:divBdr>
        <w:top w:val="none" w:sz="0" w:space="0" w:color="auto"/>
        <w:left w:val="none" w:sz="0" w:space="0" w:color="auto"/>
        <w:bottom w:val="none" w:sz="0" w:space="0" w:color="auto"/>
        <w:right w:val="none" w:sz="0" w:space="0" w:color="auto"/>
      </w:divBdr>
    </w:div>
    <w:div w:id="1617443308">
      <w:bodyDiv w:val="1"/>
      <w:marLeft w:val="0"/>
      <w:marRight w:val="0"/>
      <w:marTop w:val="0"/>
      <w:marBottom w:val="0"/>
      <w:divBdr>
        <w:top w:val="none" w:sz="0" w:space="0" w:color="auto"/>
        <w:left w:val="none" w:sz="0" w:space="0" w:color="auto"/>
        <w:bottom w:val="none" w:sz="0" w:space="0" w:color="auto"/>
        <w:right w:val="none" w:sz="0" w:space="0" w:color="auto"/>
      </w:divBdr>
    </w:div>
    <w:div w:id="1622229429">
      <w:bodyDiv w:val="1"/>
      <w:marLeft w:val="0"/>
      <w:marRight w:val="0"/>
      <w:marTop w:val="0"/>
      <w:marBottom w:val="0"/>
      <w:divBdr>
        <w:top w:val="none" w:sz="0" w:space="0" w:color="auto"/>
        <w:left w:val="none" w:sz="0" w:space="0" w:color="auto"/>
        <w:bottom w:val="none" w:sz="0" w:space="0" w:color="auto"/>
        <w:right w:val="none" w:sz="0" w:space="0" w:color="auto"/>
      </w:divBdr>
    </w:div>
    <w:div w:id="1622834066">
      <w:bodyDiv w:val="1"/>
      <w:marLeft w:val="0"/>
      <w:marRight w:val="0"/>
      <w:marTop w:val="0"/>
      <w:marBottom w:val="0"/>
      <w:divBdr>
        <w:top w:val="none" w:sz="0" w:space="0" w:color="auto"/>
        <w:left w:val="none" w:sz="0" w:space="0" w:color="auto"/>
        <w:bottom w:val="none" w:sz="0" w:space="0" w:color="auto"/>
        <w:right w:val="none" w:sz="0" w:space="0" w:color="auto"/>
      </w:divBdr>
    </w:div>
    <w:div w:id="1624310263">
      <w:bodyDiv w:val="1"/>
      <w:marLeft w:val="0"/>
      <w:marRight w:val="0"/>
      <w:marTop w:val="0"/>
      <w:marBottom w:val="0"/>
      <w:divBdr>
        <w:top w:val="none" w:sz="0" w:space="0" w:color="auto"/>
        <w:left w:val="none" w:sz="0" w:space="0" w:color="auto"/>
        <w:bottom w:val="none" w:sz="0" w:space="0" w:color="auto"/>
        <w:right w:val="none" w:sz="0" w:space="0" w:color="auto"/>
      </w:divBdr>
    </w:div>
    <w:div w:id="1627857953">
      <w:bodyDiv w:val="1"/>
      <w:marLeft w:val="0"/>
      <w:marRight w:val="0"/>
      <w:marTop w:val="0"/>
      <w:marBottom w:val="0"/>
      <w:divBdr>
        <w:top w:val="none" w:sz="0" w:space="0" w:color="auto"/>
        <w:left w:val="none" w:sz="0" w:space="0" w:color="auto"/>
        <w:bottom w:val="none" w:sz="0" w:space="0" w:color="auto"/>
        <w:right w:val="none" w:sz="0" w:space="0" w:color="auto"/>
      </w:divBdr>
    </w:div>
    <w:div w:id="1630358633">
      <w:bodyDiv w:val="1"/>
      <w:marLeft w:val="0"/>
      <w:marRight w:val="0"/>
      <w:marTop w:val="0"/>
      <w:marBottom w:val="0"/>
      <w:divBdr>
        <w:top w:val="none" w:sz="0" w:space="0" w:color="auto"/>
        <w:left w:val="none" w:sz="0" w:space="0" w:color="auto"/>
        <w:bottom w:val="none" w:sz="0" w:space="0" w:color="auto"/>
        <w:right w:val="none" w:sz="0" w:space="0" w:color="auto"/>
      </w:divBdr>
    </w:div>
    <w:div w:id="1630435997">
      <w:bodyDiv w:val="1"/>
      <w:marLeft w:val="0"/>
      <w:marRight w:val="0"/>
      <w:marTop w:val="0"/>
      <w:marBottom w:val="0"/>
      <w:divBdr>
        <w:top w:val="none" w:sz="0" w:space="0" w:color="auto"/>
        <w:left w:val="none" w:sz="0" w:space="0" w:color="auto"/>
        <w:bottom w:val="none" w:sz="0" w:space="0" w:color="auto"/>
        <w:right w:val="none" w:sz="0" w:space="0" w:color="auto"/>
      </w:divBdr>
    </w:div>
    <w:div w:id="1636644706">
      <w:bodyDiv w:val="1"/>
      <w:marLeft w:val="0"/>
      <w:marRight w:val="0"/>
      <w:marTop w:val="0"/>
      <w:marBottom w:val="0"/>
      <w:divBdr>
        <w:top w:val="none" w:sz="0" w:space="0" w:color="auto"/>
        <w:left w:val="none" w:sz="0" w:space="0" w:color="auto"/>
        <w:bottom w:val="none" w:sz="0" w:space="0" w:color="auto"/>
        <w:right w:val="none" w:sz="0" w:space="0" w:color="auto"/>
      </w:divBdr>
    </w:div>
    <w:div w:id="1641492446">
      <w:bodyDiv w:val="1"/>
      <w:marLeft w:val="0"/>
      <w:marRight w:val="0"/>
      <w:marTop w:val="0"/>
      <w:marBottom w:val="0"/>
      <w:divBdr>
        <w:top w:val="none" w:sz="0" w:space="0" w:color="auto"/>
        <w:left w:val="none" w:sz="0" w:space="0" w:color="auto"/>
        <w:bottom w:val="none" w:sz="0" w:space="0" w:color="auto"/>
        <w:right w:val="none" w:sz="0" w:space="0" w:color="auto"/>
      </w:divBdr>
    </w:div>
    <w:div w:id="1641812689">
      <w:bodyDiv w:val="1"/>
      <w:marLeft w:val="0"/>
      <w:marRight w:val="0"/>
      <w:marTop w:val="0"/>
      <w:marBottom w:val="0"/>
      <w:divBdr>
        <w:top w:val="none" w:sz="0" w:space="0" w:color="auto"/>
        <w:left w:val="none" w:sz="0" w:space="0" w:color="auto"/>
        <w:bottom w:val="none" w:sz="0" w:space="0" w:color="auto"/>
        <w:right w:val="none" w:sz="0" w:space="0" w:color="auto"/>
      </w:divBdr>
    </w:div>
    <w:div w:id="1641888030">
      <w:bodyDiv w:val="1"/>
      <w:marLeft w:val="0"/>
      <w:marRight w:val="0"/>
      <w:marTop w:val="0"/>
      <w:marBottom w:val="0"/>
      <w:divBdr>
        <w:top w:val="none" w:sz="0" w:space="0" w:color="auto"/>
        <w:left w:val="none" w:sz="0" w:space="0" w:color="auto"/>
        <w:bottom w:val="none" w:sz="0" w:space="0" w:color="auto"/>
        <w:right w:val="none" w:sz="0" w:space="0" w:color="auto"/>
      </w:divBdr>
    </w:div>
    <w:div w:id="1643577956">
      <w:bodyDiv w:val="1"/>
      <w:marLeft w:val="0"/>
      <w:marRight w:val="0"/>
      <w:marTop w:val="0"/>
      <w:marBottom w:val="0"/>
      <w:divBdr>
        <w:top w:val="none" w:sz="0" w:space="0" w:color="auto"/>
        <w:left w:val="none" w:sz="0" w:space="0" w:color="auto"/>
        <w:bottom w:val="none" w:sz="0" w:space="0" w:color="auto"/>
        <w:right w:val="none" w:sz="0" w:space="0" w:color="auto"/>
      </w:divBdr>
    </w:div>
    <w:div w:id="1647978356">
      <w:bodyDiv w:val="1"/>
      <w:marLeft w:val="0"/>
      <w:marRight w:val="0"/>
      <w:marTop w:val="0"/>
      <w:marBottom w:val="0"/>
      <w:divBdr>
        <w:top w:val="none" w:sz="0" w:space="0" w:color="auto"/>
        <w:left w:val="none" w:sz="0" w:space="0" w:color="auto"/>
        <w:bottom w:val="none" w:sz="0" w:space="0" w:color="auto"/>
        <w:right w:val="none" w:sz="0" w:space="0" w:color="auto"/>
      </w:divBdr>
    </w:div>
    <w:div w:id="1649631055">
      <w:bodyDiv w:val="1"/>
      <w:marLeft w:val="0"/>
      <w:marRight w:val="0"/>
      <w:marTop w:val="0"/>
      <w:marBottom w:val="0"/>
      <w:divBdr>
        <w:top w:val="none" w:sz="0" w:space="0" w:color="auto"/>
        <w:left w:val="none" w:sz="0" w:space="0" w:color="auto"/>
        <w:bottom w:val="none" w:sz="0" w:space="0" w:color="auto"/>
        <w:right w:val="none" w:sz="0" w:space="0" w:color="auto"/>
      </w:divBdr>
    </w:div>
    <w:div w:id="1649895247">
      <w:bodyDiv w:val="1"/>
      <w:marLeft w:val="0"/>
      <w:marRight w:val="0"/>
      <w:marTop w:val="0"/>
      <w:marBottom w:val="0"/>
      <w:divBdr>
        <w:top w:val="none" w:sz="0" w:space="0" w:color="auto"/>
        <w:left w:val="none" w:sz="0" w:space="0" w:color="auto"/>
        <w:bottom w:val="none" w:sz="0" w:space="0" w:color="auto"/>
        <w:right w:val="none" w:sz="0" w:space="0" w:color="auto"/>
      </w:divBdr>
    </w:div>
    <w:div w:id="1656452791">
      <w:bodyDiv w:val="1"/>
      <w:marLeft w:val="0"/>
      <w:marRight w:val="0"/>
      <w:marTop w:val="0"/>
      <w:marBottom w:val="0"/>
      <w:divBdr>
        <w:top w:val="none" w:sz="0" w:space="0" w:color="auto"/>
        <w:left w:val="none" w:sz="0" w:space="0" w:color="auto"/>
        <w:bottom w:val="none" w:sz="0" w:space="0" w:color="auto"/>
        <w:right w:val="none" w:sz="0" w:space="0" w:color="auto"/>
      </w:divBdr>
    </w:div>
    <w:div w:id="1657296535">
      <w:bodyDiv w:val="1"/>
      <w:marLeft w:val="0"/>
      <w:marRight w:val="0"/>
      <w:marTop w:val="0"/>
      <w:marBottom w:val="0"/>
      <w:divBdr>
        <w:top w:val="none" w:sz="0" w:space="0" w:color="auto"/>
        <w:left w:val="none" w:sz="0" w:space="0" w:color="auto"/>
        <w:bottom w:val="none" w:sz="0" w:space="0" w:color="auto"/>
        <w:right w:val="none" w:sz="0" w:space="0" w:color="auto"/>
      </w:divBdr>
    </w:div>
    <w:div w:id="1657487154">
      <w:bodyDiv w:val="1"/>
      <w:marLeft w:val="0"/>
      <w:marRight w:val="0"/>
      <w:marTop w:val="0"/>
      <w:marBottom w:val="0"/>
      <w:divBdr>
        <w:top w:val="none" w:sz="0" w:space="0" w:color="auto"/>
        <w:left w:val="none" w:sz="0" w:space="0" w:color="auto"/>
        <w:bottom w:val="none" w:sz="0" w:space="0" w:color="auto"/>
        <w:right w:val="none" w:sz="0" w:space="0" w:color="auto"/>
      </w:divBdr>
    </w:div>
    <w:div w:id="1658726719">
      <w:bodyDiv w:val="1"/>
      <w:marLeft w:val="0"/>
      <w:marRight w:val="0"/>
      <w:marTop w:val="0"/>
      <w:marBottom w:val="0"/>
      <w:divBdr>
        <w:top w:val="none" w:sz="0" w:space="0" w:color="auto"/>
        <w:left w:val="none" w:sz="0" w:space="0" w:color="auto"/>
        <w:bottom w:val="none" w:sz="0" w:space="0" w:color="auto"/>
        <w:right w:val="none" w:sz="0" w:space="0" w:color="auto"/>
      </w:divBdr>
    </w:div>
    <w:div w:id="1659308165">
      <w:bodyDiv w:val="1"/>
      <w:marLeft w:val="0"/>
      <w:marRight w:val="0"/>
      <w:marTop w:val="0"/>
      <w:marBottom w:val="0"/>
      <w:divBdr>
        <w:top w:val="none" w:sz="0" w:space="0" w:color="auto"/>
        <w:left w:val="none" w:sz="0" w:space="0" w:color="auto"/>
        <w:bottom w:val="none" w:sz="0" w:space="0" w:color="auto"/>
        <w:right w:val="none" w:sz="0" w:space="0" w:color="auto"/>
      </w:divBdr>
    </w:div>
    <w:div w:id="1665158813">
      <w:bodyDiv w:val="1"/>
      <w:marLeft w:val="0"/>
      <w:marRight w:val="0"/>
      <w:marTop w:val="0"/>
      <w:marBottom w:val="0"/>
      <w:divBdr>
        <w:top w:val="none" w:sz="0" w:space="0" w:color="auto"/>
        <w:left w:val="none" w:sz="0" w:space="0" w:color="auto"/>
        <w:bottom w:val="none" w:sz="0" w:space="0" w:color="auto"/>
        <w:right w:val="none" w:sz="0" w:space="0" w:color="auto"/>
      </w:divBdr>
    </w:div>
    <w:div w:id="1671715896">
      <w:bodyDiv w:val="1"/>
      <w:marLeft w:val="0"/>
      <w:marRight w:val="0"/>
      <w:marTop w:val="0"/>
      <w:marBottom w:val="0"/>
      <w:divBdr>
        <w:top w:val="none" w:sz="0" w:space="0" w:color="auto"/>
        <w:left w:val="none" w:sz="0" w:space="0" w:color="auto"/>
        <w:bottom w:val="none" w:sz="0" w:space="0" w:color="auto"/>
        <w:right w:val="none" w:sz="0" w:space="0" w:color="auto"/>
      </w:divBdr>
    </w:div>
    <w:div w:id="1681353072">
      <w:bodyDiv w:val="1"/>
      <w:marLeft w:val="0"/>
      <w:marRight w:val="0"/>
      <w:marTop w:val="0"/>
      <w:marBottom w:val="0"/>
      <w:divBdr>
        <w:top w:val="none" w:sz="0" w:space="0" w:color="auto"/>
        <w:left w:val="none" w:sz="0" w:space="0" w:color="auto"/>
        <w:bottom w:val="none" w:sz="0" w:space="0" w:color="auto"/>
        <w:right w:val="none" w:sz="0" w:space="0" w:color="auto"/>
      </w:divBdr>
    </w:div>
    <w:div w:id="1689483449">
      <w:bodyDiv w:val="1"/>
      <w:marLeft w:val="0"/>
      <w:marRight w:val="0"/>
      <w:marTop w:val="0"/>
      <w:marBottom w:val="0"/>
      <w:divBdr>
        <w:top w:val="none" w:sz="0" w:space="0" w:color="auto"/>
        <w:left w:val="none" w:sz="0" w:space="0" w:color="auto"/>
        <w:bottom w:val="none" w:sz="0" w:space="0" w:color="auto"/>
        <w:right w:val="none" w:sz="0" w:space="0" w:color="auto"/>
      </w:divBdr>
    </w:div>
    <w:div w:id="1695572061">
      <w:bodyDiv w:val="1"/>
      <w:marLeft w:val="0"/>
      <w:marRight w:val="0"/>
      <w:marTop w:val="0"/>
      <w:marBottom w:val="0"/>
      <w:divBdr>
        <w:top w:val="none" w:sz="0" w:space="0" w:color="auto"/>
        <w:left w:val="none" w:sz="0" w:space="0" w:color="auto"/>
        <w:bottom w:val="none" w:sz="0" w:space="0" w:color="auto"/>
        <w:right w:val="none" w:sz="0" w:space="0" w:color="auto"/>
      </w:divBdr>
    </w:div>
    <w:div w:id="1701004515">
      <w:bodyDiv w:val="1"/>
      <w:marLeft w:val="0"/>
      <w:marRight w:val="0"/>
      <w:marTop w:val="0"/>
      <w:marBottom w:val="0"/>
      <w:divBdr>
        <w:top w:val="none" w:sz="0" w:space="0" w:color="auto"/>
        <w:left w:val="none" w:sz="0" w:space="0" w:color="auto"/>
        <w:bottom w:val="none" w:sz="0" w:space="0" w:color="auto"/>
        <w:right w:val="none" w:sz="0" w:space="0" w:color="auto"/>
      </w:divBdr>
    </w:div>
    <w:div w:id="1701007178">
      <w:bodyDiv w:val="1"/>
      <w:marLeft w:val="0"/>
      <w:marRight w:val="0"/>
      <w:marTop w:val="0"/>
      <w:marBottom w:val="0"/>
      <w:divBdr>
        <w:top w:val="none" w:sz="0" w:space="0" w:color="auto"/>
        <w:left w:val="none" w:sz="0" w:space="0" w:color="auto"/>
        <w:bottom w:val="none" w:sz="0" w:space="0" w:color="auto"/>
        <w:right w:val="none" w:sz="0" w:space="0" w:color="auto"/>
      </w:divBdr>
    </w:div>
    <w:div w:id="1704592347">
      <w:bodyDiv w:val="1"/>
      <w:marLeft w:val="0"/>
      <w:marRight w:val="0"/>
      <w:marTop w:val="0"/>
      <w:marBottom w:val="0"/>
      <w:divBdr>
        <w:top w:val="none" w:sz="0" w:space="0" w:color="auto"/>
        <w:left w:val="none" w:sz="0" w:space="0" w:color="auto"/>
        <w:bottom w:val="none" w:sz="0" w:space="0" w:color="auto"/>
        <w:right w:val="none" w:sz="0" w:space="0" w:color="auto"/>
      </w:divBdr>
    </w:div>
    <w:div w:id="1707877094">
      <w:bodyDiv w:val="1"/>
      <w:marLeft w:val="0"/>
      <w:marRight w:val="0"/>
      <w:marTop w:val="0"/>
      <w:marBottom w:val="0"/>
      <w:divBdr>
        <w:top w:val="none" w:sz="0" w:space="0" w:color="auto"/>
        <w:left w:val="none" w:sz="0" w:space="0" w:color="auto"/>
        <w:bottom w:val="none" w:sz="0" w:space="0" w:color="auto"/>
        <w:right w:val="none" w:sz="0" w:space="0" w:color="auto"/>
      </w:divBdr>
    </w:div>
    <w:div w:id="1709139225">
      <w:bodyDiv w:val="1"/>
      <w:marLeft w:val="0"/>
      <w:marRight w:val="0"/>
      <w:marTop w:val="0"/>
      <w:marBottom w:val="0"/>
      <w:divBdr>
        <w:top w:val="none" w:sz="0" w:space="0" w:color="auto"/>
        <w:left w:val="none" w:sz="0" w:space="0" w:color="auto"/>
        <w:bottom w:val="none" w:sz="0" w:space="0" w:color="auto"/>
        <w:right w:val="none" w:sz="0" w:space="0" w:color="auto"/>
      </w:divBdr>
    </w:div>
    <w:div w:id="1709643210">
      <w:bodyDiv w:val="1"/>
      <w:marLeft w:val="0"/>
      <w:marRight w:val="0"/>
      <w:marTop w:val="0"/>
      <w:marBottom w:val="0"/>
      <w:divBdr>
        <w:top w:val="none" w:sz="0" w:space="0" w:color="auto"/>
        <w:left w:val="none" w:sz="0" w:space="0" w:color="auto"/>
        <w:bottom w:val="none" w:sz="0" w:space="0" w:color="auto"/>
        <w:right w:val="none" w:sz="0" w:space="0" w:color="auto"/>
      </w:divBdr>
    </w:div>
    <w:div w:id="1714035014">
      <w:bodyDiv w:val="1"/>
      <w:marLeft w:val="0"/>
      <w:marRight w:val="0"/>
      <w:marTop w:val="0"/>
      <w:marBottom w:val="0"/>
      <w:divBdr>
        <w:top w:val="none" w:sz="0" w:space="0" w:color="auto"/>
        <w:left w:val="none" w:sz="0" w:space="0" w:color="auto"/>
        <w:bottom w:val="none" w:sz="0" w:space="0" w:color="auto"/>
        <w:right w:val="none" w:sz="0" w:space="0" w:color="auto"/>
      </w:divBdr>
    </w:div>
    <w:div w:id="1714963721">
      <w:bodyDiv w:val="1"/>
      <w:marLeft w:val="0"/>
      <w:marRight w:val="0"/>
      <w:marTop w:val="0"/>
      <w:marBottom w:val="0"/>
      <w:divBdr>
        <w:top w:val="none" w:sz="0" w:space="0" w:color="auto"/>
        <w:left w:val="none" w:sz="0" w:space="0" w:color="auto"/>
        <w:bottom w:val="none" w:sz="0" w:space="0" w:color="auto"/>
        <w:right w:val="none" w:sz="0" w:space="0" w:color="auto"/>
      </w:divBdr>
    </w:div>
    <w:div w:id="1717657701">
      <w:bodyDiv w:val="1"/>
      <w:marLeft w:val="0"/>
      <w:marRight w:val="0"/>
      <w:marTop w:val="0"/>
      <w:marBottom w:val="0"/>
      <w:divBdr>
        <w:top w:val="none" w:sz="0" w:space="0" w:color="auto"/>
        <w:left w:val="none" w:sz="0" w:space="0" w:color="auto"/>
        <w:bottom w:val="none" w:sz="0" w:space="0" w:color="auto"/>
        <w:right w:val="none" w:sz="0" w:space="0" w:color="auto"/>
      </w:divBdr>
    </w:div>
    <w:div w:id="1720084870">
      <w:bodyDiv w:val="1"/>
      <w:marLeft w:val="0"/>
      <w:marRight w:val="0"/>
      <w:marTop w:val="0"/>
      <w:marBottom w:val="0"/>
      <w:divBdr>
        <w:top w:val="none" w:sz="0" w:space="0" w:color="auto"/>
        <w:left w:val="none" w:sz="0" w:space="0" w:color="auto"/>
        <w:bottom w:val="none" w:sz="0" w:space="0" w:color="auto"/>
        <w:right w:val="none" w:sz="0" w:space="0" w:color="auto"/>
      </w:divBdr>
    </w:div>
    <w:div w:id="1721904831">
      <w:bodyDiv w:val="1"/>
      <w:marLeft w:val="0"/>
      <w:marRight w:val="0"/>
      <w:marTop w:val="0"/>
      <w:marBottom w:val="0"/>
      <w:divBdr>
        <w:top w:val="none" w:sz="0" w:space="0" w:color="auto"/>
        <w:left w:val="none" w:sz="0" w:space="0" w:color="auto"/>
        <w:bottom w:val="none" w:sz="0" w:space="0" w:color="auto"/>
        <w:right w:val="none" w:sz="0" w:space="0" w:color="auto"/>
      </w:divBdr>
    </w:div>
    <w:div w:id="1726953258">
      <w:bodyDiv w:val="1"/>
      <w:marLeft w:val="0"/>
      <w:marRight w:val="0"/>
      <w:marTop w:val="0"/>
      <w:marBottom w:val="0"/>
      <w:divBdr>
        <w:top w:val="none" w:sz="0" w:space="0" w:color="auto"/>
        <w:left w:val="none" w:sz="0" w:space="0" w:color="auto"/>
        <w:bottom w:val="none" w:sz="0" w:space="0" w:color="auto"/>
        <w:right w:val="none" w:sz="0" w:space="0" w:color="auto"/>
      </w:divBdr>
    </w:div>
    <w:div w:id="1732772266">
      <w:bodyDiv w:val="1"/>
      <w:marLeft w:val="0"/>
      <w:marRight w:val="0"/>
      <w:marTop w:val="0"/>
      <w:marBottom w:val="0"/>
      <w:divBdr>
        <w:top w:val="none" w:sz="0" w:space="0" w:color="auto"/>
        <w:left w:val="none" w:sz="0" w:space="0" w:color="auto"/>
        <w:bottom w:val="none" w:sz="0" w:space="0" w:color="auto"/>
        <w:right w:val="none" w:sz="0" w:space="0" w:color="auto"/>
      </w:divBdr>
    </w:div>
    <w:div w:id="1735350479">
      <w:bodyDiv w:val="1"/>
      <w:marLeft w:val="0"/>
      <w:marRight w:val="0"/>
      <w:marTop w:val="0"/>
      <w:marBottom w:val="0"/>
      <w:divBdr>
        <w:top w:val="none" w:sz="0" w:space="0" w:color="auto"/>
        <w:left w:val="none" w:sz="0" w:space="0" w:color="auto"/>
        <w:bottom w:val="none" w:sz="0" w:space="0" w:color="auto"/>
        <w:right w:val="none" w:sz="0" w:space="0" w:color="auto"/>
      </w:divBdr>
    </w:div>
    <w:div w:id="1737314830">
      <w:bodyDiv w:val="1"/>
      <w:marLeft w:val="0"/>
      <w:marRight w:val="0"/>
      <w:marTop w:val="0"/>
      <w:marBottom w:val="0"/>
      <w:divBdr>
        <w:top w:val="none" w:sz="0" w:space="0" w:color="auto"/>
        <w:left w:val="none" w:sz="0" w:space="0" w:color="auto"/>
        <w:bottom w:val="none" w:sz="0" w:space="0" w:color="auto"/>
        <w:right w:val="none" w:sz="0" w:space="0" w:color="auto"/>
      </w:divBdr>
    </w:div>
    <w:div w:id="1740864098">
      <w:bodyDiv w:val="1"/>
      <w:marLeft w:val="0"/>
      <w:marRight w:val="0"/>
      <w:marTop w:val="0"/>
      <w:marBottom w:val="0"/>
      <w:divBdr>
        <w:top w:val="none" w:sz="0" w:space="0" w:color="auto"/>
        <w:left w:val="none" w:sz="0" w:space="0" w:color="auto"/>
        <w:bottom w:val="none" w:sz="0" w:space="0" w:color="auto"/>
        <w:right w:val="none" w:sz="0" w:space="0" w:color="auto"/>
      </w:divBdr>
    </w:div>
    <w:div w:id="1745109333">
      <w:bodyDiv w:val="1"/>
      <w:marLeft w:val="0"/>
      <w:marRight w:val="0"/>
      <w:marTop w:val="0"/>
      <w:marBottom w:val="0"/>
      <w:divBdr>
        <w:top w:val="none" w:sz="0" w:space="0" w:color="auto"/>
        <w:left w:val="none" w:sz="0" w:space="0" w:color="auto"/>
        <w:bottom w:val="none" w:sz="0" w:space="0" w:color="auto"/>
        <w:right w:val="none" w:sz="0" w:space="0" w:color="auto"/>
      </w:divBdr>
    </w:div>
    <w:div w:id="1749111118">
      <w:bodyDiv w:val="1"/>
      <w:marLeft w:val="0"/>
      <w:marRight w:val="0"/>
      <w:marTop w:val="0"/>
      <w:marBottom w:val="0"/>
      <w:divBdr>
        <w:top w:val="none" w:sz="0" w:space="0" w:color="auto"/>
        <w:left w:val="none" w:sz="0" w:space="0" w:color="auto"/>
        <w:bottom w:val="none" w:sz="0" w:space="0" w:color="auto"/>
        <w:right w:val="none" w:sz="0" w:space="0" w:color="auto"/>
      </w:divBdr>
    </w:div>
    <w:div w:id="1749771548">
      <w:bodyDiv w:val="1"/>
      <w:marLeft w:val="0"/>
      <w:marRight w:val="0"/>
      <w:marTop w:val="0"/>
      <w:marBottom w:val="0"/>
      <w:divBdr>
        <w:top w:val="none" w:sz="0" w:space="0" w:color="auto"/>
        <w:left w:val="none" w:sz="0" w:space="0" w:color="auto"/>
        <w:bottom w:val="none" w:sz="0" w:space="0" w:color="auto"/>
        <w:right w:val="none" w:sz="0" w:space="0" w:color="auto"/>
      </w:divBdr>
    </w:div>
    <w:div w:id="1751540619">
      <w:bodyDiv w:val="1"/>
      <w:marLeft w:val="0"/>
      <w:marRight w:val="0"/>
      <w:marTop w:val="0"/>
      <w:marBottom w:val="0"/>
      <w:divBdr>
        <w:top w:val="none" w:sz="0" w:space="0" w:color="auto"/>
        <w:left w:val="none" w:sz="0" w:space="0" w:color="auto"/>
        <w:bottom w:val="none" w:sz="0" w:space="0" w:color="auto"/>
        <w:right w:val="none" w:sz="0" w:space="0" w:color="auto"/>
      </w:divBdr>
    </w:div>
    <w:div w:id="1753894051">
      <w:bodyDiv w:val="1"/>
      <w:marLeft w:val="0"/>
      <w:marRight w:val="0"/>
      <w:marTop w:val="0"/>
      <w:marBottom w:val="0"/>
      <w:divBdr>
        <w:top w:val="none" w:sz="0" w:space="0" w:color="auto"/>
        <w:left w:val="none" w:sz="0" w:space="0" w:color="auto"/>
        <w:bottom w:val="none" w:sz="0" w:space="0" w:color="auto"/>
        <w:right w:val="none" w:sz="0" w:space="0" w:color="auto"/>
      </w:divBdr>
    </w:div>
    <w:div w:id="1754425153">
      <w:bodyDiv w:val="1"/>
      <w:marLeft w:val="0"/>
      <w:marRight w:val="0"/>
      <w:marTop w:val="0"/>
      <w:marBottom w:val="0"/>
      <w:divBdr>
        <w:top w:val="none" w:sz="0" w:space="0" w:color="auto"/>
        <w:left w:val="none" w:sz="0" w:space="0" w:color="auto"/>
        <w:bottom w:val="none" w:sz="0" w:space="0" w:color="auto"/>
        <w:right w:val="none" w:sz="0" w:space="0" w:color="auto"/>
      </w:divBdr>
    </w:div>
    <w:div w:id="1757752750">
      <w:bodyDiv w:val="1"/>
      <w:marLeft w:val="0"/>
      <w:marRight w:val="0"/>
      <w:marTop w:val="0"/>
      <w:marBottom w:val="0"/>
      <w:divBdr>
        <w:top w:val="none" w:sz="0" w:space="0" w:color="auto"/>
        <w:left w:val="none" w:sz="0" w:space="0" w:color="auto"/>
        <w:bottom w:val="none" w:sz="0" w:space="0" w:color="auto"/>
        <w:right w:val="none" w:sz="0" w:space="0" w:color="auto"/>
      </w:divBdr>
    </w:div>
    <w:div w:id="1761636374">
      <w:bodyDiv w:val="1"/>
      <w:marLeft w:val="0"/>
      <w:marRight w:val="0"/>
      <w:marTop w:val="0"/>
      <w:marBottom w:val="0"/>
      <w:divBdr>
        <w:top w:val="none" w:sz="0" w:space="0" w:color="auto"/>
        <w:left w:val="none" w:sz="0" w:space="0" w:color="auto"/>
        <w:bottom w:val="none" w:sz="0" w:space="0" w:color="auto"/>
        <w:right w:val="none" w:sz="0" w:space="0" w:color="auto"/>
      </w:divBdr>
    </w:div>
    <w:div w:id="1768889811">
      <w:bodyDiv w:val="1"/>
      <w:marLeft w:val="0"/>
      <w:marRight w:val="0"/>
      <w:marTop w:val="0"/>
      <w:marBottom w:val="0"/>
      <w:divBdr>
        <w:top w:val="none" w:sz="0" w:space="0" w:color="auto"/>
        <w:left w:val="none" w:sz="0" w:space="0" w:color="auto"/>
        <w:bottom w:val="none" w:sz="0" w:space="0" w:color="auto"/>
        <w:right w:val="none" w:sz="0" w:space="0" w:color="auto"/>
      </w:divBdr>
    </w:div>
    <w:div w:id="1774747029">
      <w:bodyDiv w:val="1"/>
      <w:marLeft w:val="0"/>
      <w:marRight w:val="0"/>
      <w:marTop w:val="0"/>
      <w:marBottom w:val="0"/>
      <w:divBdr>
        <w:top w:val="none" w:sz="0" w:space="0" w:color="auto"/>
        <w:left w:val="none" w:sz="0" w:space="0" w:color="auto"/>
        <w:bottom w:val="none" w:sz="0" w:space="0" w:color="auto"/>
        <w:right w:val="none" w:sz="0" w:space="0" w:color="auto"/>
      </w:divBdr>
    </w:div>
    <w:div w:id="1784153530">
      <w:bodyDiv w:val="1"/>
      <w:marLeft w:val="0"/>
      <w:marRight w:val="0"/>
      <w:marTop w:val="0"/>
      <w:marBottom w:val="0"/>
      <w:divBdr>
        <w:top w:val="none" w:sz="0" w:space="0" w:color="auto"/>
        <w:left w:val="none" w:sz="0" w:space="0" w:color="auto"/>
        <w:bottom w:val="none" w:sz="0" w:space="0" w:color="auto"/>
        <w:right w:val="none" w:sz="0" w:space="0" w:color="auto"/>
      </w:divBdr>
    </w:div>
    <w:div w:id="1784958783">
      <w:bodyDiv w:val="1"/>
      <w:marLeft w:val="0"/>
      <w:marRight w:val="0"/>
      <w:marTop w:val="0"/>
      <w:marBottom w:val="0"/>
      <w:divBdr>
        <w:top w:val="none" w:sz="0" w:space="0" w:color="auto"/>
        <w:left w:val="none" w:sz="0" w:space="0" w:color="auto"/>
        <w:bottom w:val="none" w:sz="0" w:space="0" w:color="auto"/>
        <w:right w:val="none" w:sz="0" w:space="0" w:color="auto"/>
      </w:divBdr>
    </w:div>
    <w:div w:id="1790977137">
      <w:bodyDiv w:val="1"/>
      <w:marLeft w:val="0"/>
      <w:marRight w:val="0"/>
      <w:marTop w:val="0"/>
      <w:marBottom w:val="0"/>
      <w:divBdr>
        <w:top w:val="none" w:sz="0" w:space="0" w:color="auto"/>
        <w:left w:val="none" w:sz="0" w:space="0" w:color="auto"/>
        <w:bottom w:val="none" w:sz="0" w:space="0" w:color="auto"/>
        <w:right w:val="none" w:sz="0" w:space="0" w:color="auto"/>
      </w:divBdr>
    </w:div>
    <w:div w:id="1791587130">
      <w:bodyDiv w:val="1"/>
      <w:marLeft w:val="0"/>
      <w:marRight w:val="0"/>
      <w:marTop w:val="0"/>
      <w:marBottom w:val="0"/>
      <w:divBdr>
        <w:top w:val="none" w:sz="0" w:space="0" w:color="auto"/>
        <w:left w:val="none" w:sz="0" w:space="0" w:color="auto"/>
        <w:bottom w:val="none" w:sz="0" w:space="0" w:color="auto"/>
        <w:right w:val="none" w:sz="0" w:space="0" w:color="auto"/>
      </w:divBdr>
    </w:div>
    <w:div w:id="1796486502">
      <w:bodyDiv w:val="1"/>
      <w:marLeft w:val="0"/>
      <w:marRight w:val="0"/>
      <w:marTop w:val="0"/>
      <w:marBottom w:val="0"/>
      <w:divBdr>
        <w:top w:val="none" w:sz="0" w:space="0" w:color="auto"/>
        <w:left w:val="none" w:sz="0" w:space="0" w:color="auto"/>
        <w:bottom w:val="none" w:sz="0" w:space="0" w:color="auto"/>
        <w:right w:val="none" w:sz="0" w:space="0" w:color="auto"/>
      </w:divBdr>
    </w:div>
    <w:div w:id="1799061444">
      <w:bodyDiv w:val="1"/>
      <w:marLeft w:val="0"/>
      <w:marRight w:val="0"/>
      <w:marTop w:val="0"/>
      <w:marBottom w:val="0"/>
      <w:divBdr>
        <w:top w:val="none" w:sz="0" w:space="0" w:color="auto"/>
        <w:left w:val="none" w:sz="0" w:space="0" w:color="auto"/>
        <w:bottom w:val="none" w:sz="0" w:space="0" w:color="auto"/>
        <w:right w:val="none" w:sz="0" w:space="0" w:color="auto"/>
      </w:divBdr>
    </w:div>
    <w:div w:id="1807046801">
      <w:bodyDiv w:val="1"/>
      <w:marLeft w:val="0"/>
      <w:marRight w:val="0"/>
      <w:marTop w:val="0"/>
      <w:marBottom w:val="0"/>
      <w:divBdr>
        <w:top w:val="none" w:sz="0" w:space="0" w:color="auto"/>
        <w:left w:val="none" w:sz="0" w:space="0" w:color="auto"/>
        <w:bottom w:val="none" w:sz="0" w:space="0" w:color="auto"/>
        <w:right w:val="none" w:sz="0" w:space="0" w:color="auto"/>
      </w:divBdr>
    </w:div>
    <w:div w:id="1816723481">
      <w:bodyDiv w:val="1"/>
      <w:marLeft w:val="0"/>
      <w:marRight w:val="0"/>
      <w:marTop w:val="0"/>
      <w:marBottom w:val="0"/>
      <w:divBdr>
        <w:top w:val="none" w:sz="0" w:space="0" w:color="auto"/>
        <w:left w:val="none" w:sz="0" w:space="0" w:color="auto"/>
        <w:bottom w:val="none" w:sz="0" w:space="0" w:color="auto"/>
        <w:right w:val="none" w:sz="0" w:space="0" w:color="auto"/>
      </w:divBdr>
    </w:div>
    <w:div w:id="1818381300">
      <w:bodyDiv w:val="1"/>
      <w:marLeft w:val="0"/>
      <w:marRight w:val="0"/>
      <w:marTop w:val="0"/>
      <w:marBottom w:val="0"/>
      <w:divBdr>
        <w:top w:val="none" w:sz="0" w:space="0" w:color="auto"/>
        <w:left w:val="none" w:sz="0" w:space="0" w:color="auto"/>
        <w:bottom w:val="none" w:sz="0" w:space="0" w:color="auto"/>
        <w:right w:val="none" w:sz="0" w:space="0" w:color="auto"/>
      </w:divBdr>
    </w:div>
    <w:div w:id="1824077007">
      <w:bodyDiv w:val="1"/>
      <w:marLeft w:val="0"/>
      <w:marRight w:val="0"/>
      <w:marTop w:val="0"/>
      <w:marBottom w:val="0"/>
      <w:divBdr>
        <w:top w:val="none" w:sz="0" w:space="0" w:color="auto"/>
        <w:left w:val="none" w:sz="0" w:space="0" w:color="auto"/>
        <w:bottom w:val="none" w:sz="0" w:space="0" w:color="auto"/>
        <w:right w:val="none" w:sz="0" w:space="0" w:color="auto"/>
      </w:divBdr>
    </w:div>
    <w:div w:id="1830052301">
      <w:bodyDiv w:val="1"/>
      <w:marLeft w:val="0"/>
      <w:marRight w:val="0"/>
      <w:marTop w:val="0"/>
      <w:marBottom w:val="0"/>
      <w:divBdr>
        <w:top w:val="none" w:sz="0" w:space="0" w:color="auto"/>
        <w:left w:val="none" w:sz="0" w:space="0" w:color="auto"/>
        <w:bottom w:val="none" w:sz="0" w:space="0" w:color="auto"/>
        <w:right w:val="none" w:sz="0" w:space="0" w:color="auto"/>
      </w:divBdr>
    </w:div>
    <w:div w:id="1830437733">
      <w:bodyDiv w:val="1"/>
      <w:marLeft w:val="0"/>
      <w:marRight w:val="0"/>
      <w:marTop w:val="0"/>
      <w:marBottom w:val="0"/>
      <w:divBdr>
        <w:top w:val="none" w:sz="0" w:space="0" w:color="auto"/>
        <w:left w:val="none" w:sz="0" w:space="0" w:color="auto"/>
        <w:bottom w:val="none" w:sz="0" w:space="0" w:color="auto"/>
        <w:right w:val="none" w:sz="0" w:space="0" w:color="auto"/>
      </w:divBdr>
    </w:div>
    <w:div w:id="1834179170">
      <w:bodyDiv w:val="1"/>
      <w:marLeft w:val="0"/>
      <w:marRight w:val="0"/>
      <w:marTop w:val="0"/>
      <w:marBottom w:val="0"/>
      <w:divBdr>
        <w:top w:val="none" w:sz="0" w:space="0" w:color="auto"/>
        <w:left w:val="none" w:sz="0" w:space="0" w:color="auto"/>
        <w:bottom w:val="none" w:sz="0" w:space="0" w:color="auto"/>
        <w:right w:val="none" w:sz="0" w:space="0" w:color="auto"/>
      </w:divBdr>
    </w:div>
    <w:div w:id="1842891628">
      <w:bodyDiv w:val="1"/>
      <w:marLeft w:val="0"/>
      <w:marRight w:val="0"/>
      <w:marTop w:val="0"/>
      <w:marBottom w:val="0"/>
      <w:divBdr>
        <w:top w:val="none" w:sz="0" w:space="0" w:color="auto"/>
        <w:left w:val="none" w:sz="0" w:space="0" w:color="auto"/>
        <w:bottom w:val="none" w:sz="0" w:space="0" w:color="auto"/>
        <w:right w:val="none" w:sz="0" w:space="0" w:color="auto"/>
      </w:divBdr>
    </w:div>
    <w:div w:id="1846094854">
      <w:bodyDiv w:val="1"/>
      <w:marLeft w:val="0"/>
      <w:marRight w:val="0"/>
      <w:marTop w:val="0"/>
      <w:marBottom w:val="0"/>
      <w:divBdr>
        <w:top w:val="none" w:sz="0" w:space="0" w:color="auto"/>
        <w:left w:val="none" w:sz="0" w:space="0" w:color="auto"/>
        <w:bottom w:val="none" w:sz="0" w:space="0" w:color="auto"/>
        <w:right w:val="none" w:sz="0" w:space="0" w:color="auto"/>
      </w:divBdr>
    </w:div>
    <w:div w:id="1847161352">
      <w:bodyDiv w:val="1"/>
      <w:marLeft w:val="0"/>
      <w:marRight w:val="0"/>
      <w:marTop w:val="0"/>
      <w:marBottom w:val="0"/>
      <w:divBdr>
        <w:top w:val="none" w:sz="0" w:space="0" w:color="auto"/>
        <w:left w:val="none" w:sz="0" w:space="0" w:color="auto"/>
        <w:bottom w:val="none" w:sz="0" w:space="0" w:color="auto"/>
        <w:right w:val="none" w:sz="0" w:space="0" w:color="auto"/>
      </w:divBdr>
    </w:div>
    <w:div w:id="1852641120">
      <w:bodyDiv w:val="1"/>
      <w:marLeft w:val="0"/>
      <w:marRight w:val="0"/>
      <w:marTop w:val="0"/>
      <w:marBottom w:val="0"/>
      <w:divBdr>
        <w:top w:val="none" w:sz="0" w:space="0" w:color="auto"/>
        <w:left w:val="none" w:sz="0" w:space="0" w:color="auto"/>
        <w:bottom w:val="none" w:sz="0" w:space="0" w:color="auto"/>
        <w:right w:val="none" w:sz="0" w:space="0" w:color="auto"/>
      </w:divBdr>
    </w:div>
    <w:div w:id="1859152828">
      <w:bodyDiv w:val="1"/>
      <w:marLeft w:val="0"/>
      <w:marRight w:val="0"/>
      <w:marTop w:val="0"/>
      <w:marBottom w:val="0"/>
      <w:divBdr>
        <w:top w:val="none" w:sz="0" w:space="0" w:color="auto"/>
        <w:left w:val="none" w:sz="0" w:space="0" w:color="auto"/>
        <w:bottom w:val="none" w:sz="0" w:space="0" w:color="auto"/>
        <w:right w:val="none" w:sz="0" w:space="0" w:color="auto"/>
      </w:divBdr>
    </w:div>
    <w:div w:id="1863932572">
      <w:bodyDiv w:val="1"/>
      <w:marLeft w:val="0"/>
      <w:marRight w:val="0"/>
      <w:marTop w:val="0"/>
      <w:marBottom w:val="0"/>
      <w:divBdr>
        <w:top w:val="none" w:sz="0" w:space="0" w:color="auto"/>
        <w:left w:val="none" w:sz="0" w:space="0" w:color="auto"/>
        <w:bottom w:val="none" w:sz="0" w:space="0" w:color="auto"/>
        <w:right w:val="none" w:sz="0" w:space="0" w:color="auto"/>
      </w:divBdr>
    </w:div>
    <w:div w:id="1865050227">
      <w:bodyDiv w:val="1"/>
      <w:marLeft w:val="0"/>
      <w:marRight w:val="0"/>
      <w:marTop w:val="0"/>
      <w:marBottom w:val="0"/>
      <w:divBdr>
        <w:top w:val="none" w:sz="0" w:space="0" w:color="auto"/>
        <w:left w:val="none" w:sz="0" w:space="0" w:color="auto"/>
        <w:bottom w:val="none" w:sz="0" w:space="0" w:color="auto"/>
        <w:right w:val="none" w:sz="0" w:space="0" w:color="auto"/>
      </w:divBdr>
    </w:div>
    <w:div w:id="1871913283">
      <w:bodyDiv w:val="1"/>
      <w:marLeft w:val="0"/>
      <w:marRight w:val="0"/>
      <w:marTop w:val="0"/>
      <w:marBottom w:val="0"/>
      <w:divBdr>
        <w:top w:val="none" w:sz="0" w:space="0" w:color="auto"/>
        <w:left w:val="none" w:sz="0" w:space="0" w:color="auto"/>
        <w:bottom w:val="none" w:sz="0" w:space="0" w:color="auto"/>
        <w:right w:val="none" w:sz="0" w:space="0" w:color="auto"/>
      </w:divBdr>
    </w:div>
    <w:div w:id="1873614309">
      <w:bodyDiv w:val="1"/>
      <w:marLeft w:val="0"/>
      <w:marRight w:val="0"/>
      <w:marTop w:val="0"/>
      <w:marBottom w:val="0"/>
      <w:divBdr>
        <w:top w:val="none" w:sz="0" w:space="0" w:color="auto"/>
        <w:left w:val="none" w:sz="0" w:space="0" w:color="auto"/>
        <w:bottom w:val="none" w:sz="0" w:space="0" w:color="auto"/>
        <w:right w:val="none" w:sz="0" w:space="0" w:color="auto"/>
      </w:divBdr>
    </w:div>
    <w:div w:id="1875460747">
      <w:bodyDiv w:val="1"/>
      <w:marLeft w:val="0"/>
      <w:marRight w:val="0"/>
      <w:marTop w:val="0"/>
      <w:marBottom w:val="0"/>
      <w:divBdr>
        <w:top w:val="none" w:sz="0" w:space="0" w:color="auto"/>
        <w:left w:val="none" w:sz="0" w:space="0" w:color="auto"/>
        <w:bottom w:val="none" w:sz="0" w:space="0" w:color="auto"/>
        <w:right w:val="none" w:sz="0" w:space="0" w:color="auto"/>
      </w:divBdr>
    </w:div>
    <w:div w:id="1875996858">
      <w:bodyDiv w:val="1"/>
      <w:marLeft w:val="0"/>
      <w:marRight w:val="0"/>
      <w:marTop w:val="0"/>
      <w:marBottom w:val="0"/>
      <w:divBdr>
        <w:top w:val="none" w:sz="0" w:space="0" w:color="auto"/>
        <w:left w:val="none" w:sz="0" w:space="0" w:color="auto"/>
        <w:bottom w:val="none" w:sz="0" w:space="0" w:color="auto"/>
        <w:right w:val="none" w:sz="0" w:space="0" w:color="auto"/>
      </w:divBdr>
    </w:div>
    <w:div w:id="1881697609">
      <w:bodyDiv w:val="1"/>
      <w:marLeft w:val="0"/>
      <w:marRight w:val="0"/>
      <w:marTop w:val="0"/>
      <w:marBottom w:val="0"/>
      <w:divBdr>
        <w:top w:val="none" w:sz="0" w:space="0" w:color="auto"/>
        <w:left w:val="none" w:sz="0" w:space="0" w:color="auto"/>
        <w:bottom w:val="none" w:sz="0" w:space="0" w:color="auto"/>
        <w:right w:val="none" w:sz="0" w:space="0" w:color="auto"/>
      </w:divBdr>
    </w:div>
    <w:div w:id="1885209519">
      <w:bodyDiv w:val="1"/>
      <w:marLeft w:val="0"/>
      <w:marRight w:val="0"/>
      <w:marTop w:val="0"/>
      <w:marBottom w:val="0"/>
      <w:divBdr>
        <w:top w:val="none" w:sz="0" w:space="0" w:color="auto"/>
        <w:left w:val="none" w:sz="0" w:space="0" w:color="auto"/>
        <w:bottom w:val="none" w:sz="0" w:space="0" w:color="auto"/>
        <w:right w:val="none" w:sz="0" w:space="0" w:color="auto"/>
      </w:divBdr>
    </w:div>
    <w:div w:id="1885942104">
      <w:bodyDiv w:val="1"/>
      <w:marLeft w:val="0"/>
      <w:marRight w:val="0"/>
      <w:marTop w:val="0"/>
      <w:marBottom w:val="0"/>
      <w:divBdr>
        <w:top w:val="none" w:sz="0" w:space="0" w:color="auto"/>
        <w:left w:val="none" w:sz="0" w:space="0" w:color="auto"/>
        <w:bottom w:val="none" w:sz="0" w:space="0" w:color="auto"/>
        <w:right w:val="none" w:sz="0" w:space="0" w:color="auto"/>
      </w:divBdr>
    </w:div>
    <w:div w:id="1903636077">
      <w:bodyDiv w:val="1"/>
      <w:marLeft w:val="0"/>
      <w:marRight w:val="0"/>
      <w:marTop w:val="0"/>
      <w:marBottom w:val="0"/>
      <w:divBdr>
        <w:top w:val="none" w:sz="0" w:space="0" w:color="auto"/>
        <w:left w:val="none" w:sz="0" w:space="0" w:color="auto"/>
        <w:bottom w:val="none" w:sz="0" w:space="0" w:color="auto"/>
        <w:right w:val="none" w:sz="0" w:space="0" w:color="auto"/>
      </w:divBdr>
    </w:div>
    <w:div w:id="1905215224">
      <w:bodyDiv w:val="1"/>
      <w:marLeft w:val="0"/>
      <w:marRight w:val="0"/>
      <w:marTop w:val="0"/>
      <w:marBottom w:val="0"/>
      <w:divBdr>
        <w:top w:val="none" w:sz="0" w:space="0" w:color="auto"/>
        <w:left w:val="none" w:sz="0" w:space="0" w:color="auto"/>
        <w:bottom w:val="none" w:sz="0" w:space="0" w:color="auto"/>
        <w:right w:val="none" w:sz="0" w:space="0" w:color="auto"/>
      </w:divBdr>
    </w:div>
    <w:div w:id="1908882311">
      <w:bodyDiv w:val="1"/>
      <w:marLeft w:val="0"/>
      <w:marRight w:val="0"/>
      <w:marTop w:val="0"/>
      <w:marBottom w:val="0"/>
      <w:divBdr>
        <w:top w:val="none" w:sz="0" w:space="0" w:color="auto"/>
        <w:left w:val="none" w:sz="0" w:space="0" w:color="auto"/>
        <w:bottom w:val="none" w:sz="0" w:space="0" w:color="auto"/>
        <w:right w:val="none" w:sz="0" w:space="0" w:color="auto"/>
      </w:divBdr>
    </w:div>
    <w:div w:id="1908952342">
      <w:bodyDiv w:val="1"/>
      <w:marLeft w:val="0"/>
      <w:marRight w:val="0"/>
      <w:marTop w:val="0"/>
      <w:marBottom w:val="0"/>
      <w:divBdr>
        <w:top w:val="none" w:sz="0" w:space="0" w:color="auto"/>
        <w:left w:val="none" w:sz="0" w:space="0" w:color="auto"/>
        <w:bottom w:val="none" w:sz="0" w:space="0" w:color="auto"/>
        <w:right w:val="none" w:sz="0" w:space="0" w:color="auto"/>
      </w:divBdr>
    </w:div>
    <w:div w:id="1909460639">
      <w:bodyDiv w:val="1"/>
      <w:marLeft w:val="0"/>
      <w:marRight w:val="0"/>
      <w:marTop w:val="0"/>
      <w:marBottom w:val="0"/>
      <w:divBdr>
        <w:top w:val="none" w:sz="0" w:space="0" w:color="auto"/>
        <w:left w:val="none" w:sz="0" w:space="0" w:color="auto"/>
        <w:bottom w:val="none" w:sz="0" w:space="0" w:color="auto"/>
        <w:right w:val="none" w:sz="0" w:space="0" w:color="auto"/>
      </w:divBdr>
    </w:div>
    <w:div w:id="1915430480">
      <w:bodyDiv w:val="1"/>
      <w:marLeft w:val="0"/>
      <w:marRight w:val="0"/>
      <w:marTop w:val="0"/>
      <w:marBottom w:val="0"/>
      <w:divBdr>
        <w:top w:val="none" w:sz="0" w:space="0" w:color="auto"/>
        <w:left w:val="none" w:sz="0" w:space="0" w:color="auto"/>
        <w:bottom w:val="none" w:sz="0" w:space="0" w:color="auto"/>
        <w:right w:val="none" w:sz="0" w:space="0" w:color="auto"/>
      </w:divBdr>
    </w:div>
    <w:div w:id="1918514410">
      <w:bodyDiv w:val="1"/>
      <w:marLeft w:val="0"/>
      <w:marRight w:val="0"/>
      <w:marTop w:val="0"/>
      <w:marBottom w:val="0"/>
      <w:divBdr>
        <w:top w:val="none" w:sz="0" w:space="0" w:color="auto"/>
        <w:left w:val="none" w:sz="0" w:space="0" w:color="auto"/>
        <w:bottom w:val="none" w:sz="0" w:space="0" w:color="auto"/>
        <w:right w:val="none" w:sz="0" w:space="0" w:color="auto"/>
      </w:divBdr>
    </w:div>
    <w:div w:id="1919050392">
      <w:bodyDiv w:val="1"/>
      <w:marLeft w:val="0"/>
      <w:marRight w:val="0"/>
      <w:marTop w:val="0"/>
      <w:marBottom w:val="0"/>
      <w:divBdr>
        <w:top w:val="none" w:sz="0" w:space="0" w:color="auto"/>
        <w:left w:val="none" w:sz="0" w:space="0" w:color="auto"/>
        <w:bottom w:val="none" w:sz="0" w:space="0" w:color="auto"/>
        <w:right w:val="none" w:sz="0" w:space="0" w:color="auto"/>
      </w:divBdr>
    </w:div>
    <w:div w:id="1923298744">
      <w:bodyDiv w:val="1"/>
      <w:marLeft w:val="0"/>
      <w:marRight w:val="0"/>
      <w:marTop w:val="0"/>
      <w:marBottom w:val="0"/>
      <w:divBdr>
        <w:top w:val="none" w:sz="0" w:space="0" w:color="auto"/>
        <w:left w:val="none" w:sz="0" w:space="0" w:color="auto"/>
        <w:bottom w:val="none" w:sz="0" w:space="0" w:color="auto"/>
        <w:right w:val="none" w:sz="0" w:space="0" w:color="auto"/>
      </w:divBdr>
    </w:div>
    <w:div w:id="1926915303">
      <w:bodyDiv w:val="1"/>
      <w:marLeft w:val="0"/>
      <w:marRight w:val="0"/>
      <w:marTop w:val="0"/>
      <w:marBottom w:val="0"/>
      <w:divBdr>
        <w:top w:val="none" w:sz="0" w:space="0" w:color="auto"/>
        <w:left w:val="none" w:sz="0" w:space="0" w:color="auto"/>
        <w:bottom w:val="none" w:sz="0" w:space="0" w:color="auto"/>
        <w:right w:val="none" w:sz="0" w:space="0" w:color="auto"/>
      </w:divBdr>
    </w:div>
    <w:div w:id="1927498260">
      <w:bodyDiv w:val="1"/>
      <w:marLeft w:val="0"/>
      <w:marRight w:val="0"/>
      <w:marTop w:val="0"/>
      <w:marBottom w:val="0"/>
      <w:divBdr>
        <w:top w:val="none" w:sz="0" w:space="0" w:color="auto"/>
        <w:left w:val="none" w:sz="0" w:space="0" w:color="auto"/>
        <w:bottom w:val="none" w:sz="0" w:space="0" w:color="auto"/>
        <w:right w:val="none" w:sz="0" w:space="0" w:color="auto"/>
      </w:divBdr>
    </w:div>
    <w:div w:id="1932006348">
      <w:bodyDiv w:val="1"/>
      <w:marLeft w:val="0"/>
      <w:marRight w:val="0"/>
      <w:marTop w:val="0"/>
      <w:marBottom w:val="0"/>
      <w:divBdr>
        <w:top w:val="none" w:sz="0" w:space="0" w:color="auto"/>
        <w:left w:val="none" w:sz="0" w:space="0" w:color="auto"/>
        <w:bottom w:val="none" w:sz="0" w:space="0" w:color="auto"/>
        <w:right w:val="none" w:sz="0" w:space="0" w:color="auto"/>
      </w:divBdr>
    </w:div>
    <w:div w:id="1936935949">
      <w:bodyDiv w:val="1"/>
      <w:marLeft w:val="0"/>
      <w:marRight w:val="0"/>
      <w:marTop w:val="0"/>
      <w:marBottom w:val="0"/>
      <w:divBdr>
        <w:top w:val="none" w:sz="0" w:space="0" w:color="auto"/>
        <w:left w:val="none" w:sz="0" w:space="0" w:color="auto"/>
        <w:bottom w:val="none" w:sz="0" w:space="0" w:color="auto"/>
        <w:right w:val="none" w:sz="0" w:space="0" w:color="auto"/>
      </w:divBdr>
    </w:div>
    <w:div w:id="1944920427">
      <w:bodyDiv w:val="1"/>
      <w:marLeft w:val="0"/>
      <w:marRight w:val="0"/>
      <w:marTop w:val="0"/>
      <w:marBottom w:val="0"/>
      <w:divBdr>
        <w:top w:val="none" w:sz="0" w:space="0" w:color="auto"/>
        <w:left w:val="none" w:sz="0" w:space="0" w:color="auto"/>
        <w:bottom w:val="none" w:sz="0" w:space="0" w:color="auto"/>
        <w:right w:val="none" w:sz="0" w:space="0" w:color="auto"/>
      </w:divBdr>
    </w:div>
    <w:div w:id="1945919063">
      <w:bodyDiv w:val="1"/>
      <w:marLeft w:val="0"/>
      <w:marRight w:val="0"/>
      <w:marTop w:val="0"/>
      <w:marBottom w:val="0"/>
      <w:divBdr>
        <w:top w:val="none" w:sz="0" w:space="0" w:color="auto"/>
        <w:left w:val="none" w:sz="0" w:space="0" w:color="auto"/>
        <w:bottom w:val="none" w:sz="0" w:space="0" w:color="auto"/>
        <w:right w:val="none" w:sz="0" w:space="0" w:color="auto"/>
      </w:divBdr>
    </w:div>
    <w:div w:id="1955595852">
      <w:bodyDiv w:val="1"/>
      <w:marLeft w:val="0"/>
      <w:marRight w:val="0"/>
      <w:marTop w:val="0"/>
      <w:marBottom w:val="0"/>
      <w:divBdr>
        <w:top w:val="none" w:sz="0" w:space="0" w:color="auto"/>
        <w:left w:val="none" w:sz="0" w:space="0" w:color="auto"/>
        <w:bottom w:val="none" w:sz="0" w:space="0" w:color="auto"/>
        <w:right w:val="none" w:sz="0" w:space="0" w:color="auto"/>
      </w:divBdr>
    </w:div>
    <w:div w:id="1969386410">
      <w:bodyDiv w:val="1"/>
      <w:marLeft w:val="0"/>
      <w:marRight w:val="0"/>
      <w:marTop w:val="0"/>
      <w:marBottom w:val="0"/>
      <w:divBdr>
        <w:top w:val="none" w:sz="0" w:space="0" w:color="auto"/>
        <w:left w:val="none" w:sz="0" w:space="0" w:color="auto"/>
        <w:bottom w:val="none" w:sz="0" w:space="0" w:color="auto"/>
        <w:right w:val="none" w:sz="0" w:space="0" w:color="auto"/>
      </w:divBdr>
    </w:div>
    <w:div w:id="1970554651">
      <w:bodyDiv w:val="1"/>
      <w:marLeft w:val="0"/>
      <w:marRight w:val="0"/>
      <w:marTop w:val="0"/>
      <w:marBottom w:val="0"/>
      <w:divBdr>
        <w:top w:val="none" w:sz="0" w:space="0" w:color="auto"/>
        <w:left w:val="none" w:sz="0" w:space="0" w:color="auto"/>
        <w:bottom w:val="none" w:sz="0" w:space="0" w:color="auto"/>
        <w:right w:val="none" w:sz="0" w:space="0" w:color="auto"/>
      </w:divBdr>
    </w:div>
    <w:div w:id="1973318193">
      <w:bodyDiv w:val="1"/>
      <w:marLeft w:val="0"/>
      <w:marRight w:val="0"/>
      <w:marTop w:val="0"/>
      <w:marBottom w:val="0"/>
      <w:divBdr>
        <w:top w:val="none" w:sz="0" w:space="0" w:color="auto"/>
        <w:left w:val="none" w:sz="0" w:space="0" w:color="auto"/>
        <w:bottom w:val="none" w:sz="0" w:space="0" w:color="auto"/>
        <w:right w:val="none" w:sz="0" w:space="0" w:color="auto"/>
      </w:divBdr>
    </w:div>
    <w:div w:id="1974822517">
      <w:bodyDiv w:val="1"/>
      <w:marLeft w:val="0"/>
      <w:marRight w:val="0"/>
      <w:marTop w:val="0"/>
      <w:marBottom w:val="0"/>
      <w:divBdr>
        <w:top w:val="none" w:sz="0" w:space="0" w:color="auto"/>
        <w:left w:val="none" w:sz="0" w:space="0" w:color="auto"/>
        <w:bottom w:val="none" w:sz="0" w:space="0" w:color="auto"/>
        <w:right w:val="none" w:sz="0" w:space="0" w:color="auto"/>
      </w:divBdr>
    </w:div>
    <w:div w:id="1984504992">
      <w:bodyDiv w:val="1"/>
      <w:marLeft w:val="0"/>
      <w:marRight w:val="0"/>
      <w:marTop w:val="0"/>
      <w:marBottom w:val="0"/>
      <w:divBdr>
        <w:top w:val="none" w:sz="0" w:space="0" w:color="auto"/>
        <w:left w:val="none" w:sz="0" w:space="0" w:color="auto"/>
        <w:bottom w:val="none" w:sz="0" w:space="0" w:color="auto"/>
        <w:right w:val="none" w:sz="0" w:space="0" w:color="auto"/>
      </w:divBdr>
    </w:div>
    <w:div w:id="1985499350">
      <w:bodyDiv w:val="1"/>
      <w:marLeft w:val="0"/>
      <w:marRight w:val="0"/>
      <w:marTop w:val="0"/>
      <w:marBottom w:val="0"/>
      <w:divBdr>
        <w:top w:val="none" w:sz="0" w:space="0" w:color="auto"/>
        <w:left w:val="none" w:sz="0" w:space="0" w:color="auto"/>
        <w:bottom w:val="none" w:sz="0" w:space="0" w:color="auto"/>
        <w:right w:val="none" w:sz="0" w:space="0" w:color="auto"/>
      </w:divBdr>
    </w:div>
    <w:div w:id="1986549459">
      <w:bodyDiv w:val="1"/>
      <w:marLeft w:val="0"/>
      <w:marRight w:val="0"/>
      <w:marTop w:val="0"/>
      <w:marBottom w:val="0"/>
      <w:divBdr>
        <w:top w:val="none" w:sz="0" w:space="0" w:color="auto"/>
        <w:left w:val="none" w:sz="0" w:space="0" w:color="auto"/>
        <w:bottom w:val="none" w:sz="0" w:space="0" w:color="auto"/>
        <w:right w:val="none" w:sz="0" w:space="0" w:color="auto"/>
      </w:divBdr>
    </w:div>
    <w:div w:id="1986616389">
      <w:bodyDiv w:val="1"/>
      <w:marLeft w:val="0"/>
      <w:marRight w:val="0"/>
      <w:marTop w:val="0"/>
      <w:marBottom w:val="0"/>
      <w:divBdr>
        <w:top w:val="none" w:sz="0" w:space="0" w:color="auto"/>
        <w:left w:val="none" w:sz="0" w:space="0" w:color="auto"/>
        <w:bottom w:val="none" w:sz="0" w:space="0" w:color="auto"/>
        <w:right w:val="none" w:sz="0" w:space="0" w:color="auto"/>
      </w:divBdr>
    </w:div>
    <w:div w:id="1990286554">
      <w:bodyDiv w:val="1"/>
      <w:marLeft w:val="0"/>
      <w:marRight w:val="0"/>
      <w:marTop w:val="0"/>
      <w:marBottom w:val="0"/>
      <w:divBdr>
        <w:top w:val="none" w:sz="0" w:space="0" w:color="auto"/>
        <w:left w:val="none" w:sz="0" w:space="0" w:color="auto"/>
        <w:bottom w:val="none" w:sz="0" w:space="0" w:color="auto"/>
        <w:right w:val="none" w:sz="0" w:space="0" w:color="auto"/>
      </w:divBdr>
    </w:div>
    <w:div w:id="1998413295">
      <w:bodyDiv w:val="1"/>
      <w:marLeft w:val="0"/>
      <w:marRight w:val="0"/>
      <w:marTop w:val="0"/>
      <w:marBottom w:val="0"/>
      <w:divBdr>
        <w:top w:val="none" w:sz="0" w:space="0" w:color="auto"/>
        <w:left w:val="none" w:sz="0" w:space="0" w:color="auto"/>
        <w:bottom w:val="none" w:sz="0" w:space="0" w:color="auto"/>
        <w:right w:val="none" w:sz="0" w:space="0" w:color="auto"/>
      </w:divBdr>
    </w:div>
    <w:div w:id="2005164518">
      <w:bodyDiv w:val="1"/>
      <w:marLeft w:val="0"/>
      <w:marRight w:val="0"/>
      <w:marTop w:val="0"/>
      <w:marBottom w:val="0"/>
      <w:divBdr>
        <w:top w:val="none" w:sz="0" w:space="0" w:color="auto"/>
        <w:left w:val="none" w:sz="0" w:space="0" w:color="auto"/>
        <w:bottom w:val="none" w:sz="0" w:space="0" w:color="auto"/>
        <w:right w:val="none" w:sz="0" w:space="0" w:color="auto"/>
      </w:divBdr>
    </w:div>
    <w:div w:id="2006594302">
      <w:bodyDiv w:val="1"/>
      <w:marLeft w:val="0"/>
      <w:marRight w:val="0"/>
      <w:marTop w:val="0"/>
      <w:marBottom w:val="0"/>
      <w:divBdr>
        <w:top w:val="none" w:sz="0" w:space="0" w:color="auto"/>
        <w:left w:val="none" w:sz="0" w:space="0" w:color="auto"/>
        <w:bottom w:val="none" w:sz="0" w:space="0" w:color="auto"/>
        <w:right w:val="none" w:sz="0" w:space="0" w:color="auto"/>
      </w:divBdr>
    </w:div>
    <w:div w:id="2009020825">
      <w:bodyDiv w:val="1"/>
      <w:marLeft w:val="0"/>
      <w:marRight w:val="0"/>
      <w:marTop w:val="0"/>
      <w:marBottom w:val="0"/>
      <w:divBdr>
        <w:top w:val="none" w:sz="0" w:space="0" w:color="auto"/>
        <w:left w:val="none" w:sz="0" w:space="0" w:color="auto"/>
        <w:bottom w:val="none" w:sz="0" w:space="0" w:color="auto"/>
        <w:right w:val="none" w:sz="0" w:space="0" w:color="auto"/>
      </w:divBdr>
    </w:div>
    <w:div w:id="2016179536">
      <w:bodyDiv w:val="1"/>
      <w:marLeft w:val="0"/>
      <w:marRight w:val="0"/>
      <w:marTop w:val="0"/>
      <w:marBottom w:val="0"/>
      <w:divBdr>
        <w:top w:val="none" w:sz="0" w:space="0" w:color="auto"/>
        <w:left w:val="none" w:sz="0" w:space="0" w:color="auto"/>
        <w:bottom w:val="none" w:sz="0" w:space="0" w:color="auto"/>
        <w:right w:val="none" w:sz="0" w:space="0" w:color="auto"/>
      </w:divBdr>
    </w:div>
    <w:div w:id="2024210999">
      <w:bodyDiv w:val="1"/>
      <w:marLeft w:val="0"/>
      <w:marRight w:val="0"/>
      <w:marTop w:val="0"/>
      <w:marBottom w:val="0"/>
      <w:divBdr>
        <w:top w:val="none" w:sz="0" w:space="0" w:color="auto"/>
        <w:left w:val="none" w:sz="0" w:space="0" w:color="auto"/>
        <w:bottom w:val="none" w:sz="0" w:space="0" w:color="auto"/>
        <w:right w:val="none" w:sz="0" w:space="0" w:color="auto"/>
      </w:divBdr>
    </w:div>
    <w:div w:id="2025088879">
      <w:bodyDiv w:val="1"/>
      <w:marLeft w:val="0"/>
      <w:marRight w:val="0"/>
      <w:marTop w:val="0"/>
      <w:marBottom w:val="0"/>
      <w:divBdr>
        <w:top w:val="none" w:sz="0" w:space="0" w:color="auto"/>
        <w:left w:val="none" w:sz="0" w:space="0" w:color="auto"/>
        <w:bottom w:val="none" w:sz="0" w:space="0" w:color="auto"/>
        <w:right w:val="none" w:sz="0" w:space="0" w:color="auto"/>
      </w:divBdr>
    </w:div>
    <w:div w:id="2030376794">
      <w:bodyDiv w:val="1"/>
      <w:marLeft w:val="0"/>
      <w:marRight w:val="0"/>
      <w:marTop w:val="0"/>
      <w:marBottom w:val="0"/>
      <w:divBdr>
        <w:top w:val="none" w:sz="0" w:space="0" w:color="auto"/>
        <w:left w:val="none" w:sz="0" w:space="0" w:color="auto"/>
        <w:bottom w:val="none" w:sz="0" w:space="0" w:color="auto"/>
        <w:right w:val="none" w:sz="0" w:space="0" w:color="auto"/>
      </w:divBdr>
    </w:div>
    <w:div w:id="2030981122">
      <w:bodyDiv w:val="1"/>
      <w:marLeft w:val="0"/>
      <w:marRight w:val="0"/>
      <w:marTop w:val="0"/>
      <w:marBottom w:val="0"/>
      <w:divBdr>
        <w:top w:val="none" w:sz="0" w:space="0" w:color="auto"/>
        <w:left w:val="none" w:sz="0" w:space="0" w:color="auto"/>
        <w:bottom w:val="none" w:sz="0" w:space="0" w:color="auto"/>
        <w:right w:val="none" w:sz="0" w:space="0" w:color="auto"/>
      </w:divBdr>
    </w:div>
    <w:div w:id="2031180760">
      <w:bodyDiv w:val="1"/>
      <w:marLeft w:val="0"/>
      <w:marRight w:val="0"/>
      <w:marTop w:val="0"/>
      <w:marBottom w:val="0"/>
      <w:divBdr>
        <w:top w:val="none" w:sz="0" w:space="0" w:color="auto"/>
        <w:left w:val="none" w:sz="0" w:space="0" w:color="auto"/>
        <w:bottom w:val="none" w:sz="0" w:space="0" w:color="auto"/>
        <w:right w:val="none" w:sz="0" w:space="0" w:color="auto"/>
      </w:divBdr>
    </w:div>
    <w:div w:id="2038113224">
      <w:bodyDiv w:val="1"/>
      <w:marLeft w:val="0"/>
      <w:marRight w:val="0"/>
      <w:marTop w:val="0"/>
      <w:marBottom w:val="0"/>
      <w:divBdr>
        <w:top w:val="none" w:sz="0" w:space="0" w:color="auto"/>
        <w:left w:val="none" w:sz="0" w:space="0" w:color="auto"/>
        <w:bottom w:val="none" w:sz="0" w:space="0" w:color="auto"/>
        <w:right w:val="none" w:sz="0" w:space="0" w:color="auto"/>
      </w:divBdr>
    </w:div>
    <w:div w:id="2040664433">
      <w:bodyDiv w:val="1"/>
      <w:marLeft w:val="0"/>
      <w:marRight w:val="0"/>
      <w:marTop w:val="0"/>
      <w:marBottom w:val="0"/>
      <w:divBdr>
        <w:top w:val="none" w:sz="0" w:space="0" w:color="auto"/>
        <w:left w:val="none" w:sz="0" w:space="0" w:color="auto"/>
        <w:bottom w:val="none" w:sz="0" w:space="0" w:color="auto"/>
        <w:right w:val="none" w:sz="0" w:space="0" w:color="auto"/>
      </w:divBdr>
    </w:div>
    <w:div w:id="2046177159">
      <w:bodyDiv w:val="1"/>
      <w:marLeft w:val="0"/>
      <w:marRight w:val="0"/>
      <w:marTop w:val="0"/>
      <w:marBottom w:val="0"/>
      <w:divBdr>
        <w:top w:val="none" w:sz="0" w:space="0" w:color="auto"/>
        <w:left w:val="none" w:sz="0" w:space="0" w:color="auto"/>
        <w:bottom w:val="none" w:sz="0" w:space="0" w:color="auto"/>
        <w:right w:val="none" w:sz="0" w:space="0" w:color="auto"/>
      </w:divBdr>
    </w:div>
    <w:div w:id="2048098137">
      <w:bodyDiv w:val="1"/>
      <w:marLeft w:val="0"/>
      <w:marRight w:val="0"/>
      <w:marTop w:val="0"/>
      <w:marBottom w:val="0"/>
      <w:divBdr>
        <w:top w:val="none" w:sz="0" w:space="0" w:color="auto"/>
        <w:left w:val="none" w:sz="0" w:space="0" w:color="auto"/>
        <w:bottom w:val="none" w:sz="0" w:space="0" w:color="auto"/>
        <w:right w:val="none" w:sz="0" w:space="0" w:color="auto"/>
      </w:divBdr>
    </w:div>
    <w:div w:id="2052681885">
      <w:bodyDiv w:val="1"/>
      <w:marLeft w:val="0"/>
      <w:marRight w:val="0"/>
      <w:marTop w:val="0"/>
      <w:marBottom w:val="0"/>
      <w:divBdr>
        <w:top w:val="none" w:sz="0" w:space="0" w:color="auto"/>
        <w:left w:val="none" w:sz="0" w:space="0" w:color="auto"/>
        <w:bottom w:val="none" w:sz="0" w:space="0" w:color="auto"/>
        <w:right w:val="none" w:sz="0" w:space="0" w:color="auto"/>
      </w:divBdr>
    </w:div>
    <w:div w:id="2055808640">
      <w:bodyDiv w:val="1"/>
      <w:marLeft w:val="0"/>
      <w:marRight w:val="0"/>
      <w:marTop w:val="0"/>
      <w:marBottom w:val="0"/>
      <w:divBdr>
        <w:top w:val="none" w:sz="0" w:space="0" w:color="auto"/>
        <w:left w:val="none" w:sz="0" w:space="0" w:color="auto"/>
        <w:bottom w:val="none" w:sz="0" w:space="0" w:color="auto"/>
        <w:right w:val="none" w:sz="0" w:space="0" w:color="auto"/>
      </w:divBdr>
    </w:div>
    <w:div w:id="2057504558">
      <w:bodyDiv w:val="1"/>
      <w:marLeft w:val="0"/>
      <w:marRight w:val="0"/>
      <w:marTop w:val="0"/>
      <w:marBottom w:val="0"/>
      <w:divBdr>
        <w:top w:val="none" w:sz="0" w:space="0" w:color="auto"/>
        <w:left w:val="none" w:sz="0" w:space="0" w:color="auto"/>
        <w:bottom w:val="none" w:sz="0" w:space="0" w:color="auto"/>
        <w:right w:val="none" w:sz="0" w:space="0" w:color="auto"/>
      </w:divBdr>
    </w:div>
    <w:div w:id="2058579141">
      <w:bodyDiv w:val="1"/>
      <w:marLeft w:val="0"/>
      <w:marRight w:val="0"/>
      <w:marTop w:val="0"/>
      <w:marBottom w:val="0"/>
      <w:divBdr>
        <w:top w:val="none" w:sz="0" w:space="0" w:color="auto"/>
        <w:left w:val="none" w:sz="0" w:space="0" w:color="auto"/>
        <w:bottom w:val="none" w:sz="0" w:space="0" w:color="auto"/>
        <w:right w:val="none" w:sz="0" w:space="0" w:color="auto"/>
      </w:divBdr>
    </w:div>
    <w:div w:id="2061971775">
      <w:bodyDiv w:val="1"/>
      <w:marLeft w:val="0"/>
      <w:marRight w:val="0"/>
      <w:marTop w:val="0"/>
      <w:marBottom w:val="0"/>
      <w:divBdr>
        <w:top w:val="none" w:sz="0" w:space="0" w:color="auto"/>
        <w:left w:val="none" w:sz="0" w:space="0" w:color="auto"/>
        <w:bottom w:val="none" w:sz="0" w:space="0" w:color="auto"/>
        <w:right w:val="none" w:sz="0" w:space="0" w:color="auto"/>
      </w:divBdr>
    </w:div>
    <w:div w:id="2064522372">
      <w:bodyDiv w:val="1"/>
      <w:marLeft w:val="0"/>
      <w:marRight w:val="0"/>
      <w:marTop w:val="0"/>
      <w:marBottom w:val="0"/>
      <w:divBdr>
        <w:top w:val="none" w:sz="0" w:space="0" w:color="auto"/>
        <w:left w:val="none" w:sz="0" w:space="0" w:color="auto"/>
        <w:bottom w:val="none" w:sz="0" w:space="0" w:color="auto"/>
        <w:right w:val="none" w:sz="0" w:space="0" w:color="auto"/>
      </w:divBdr>
    </w:div>
    <w:div w:id="2064593697">
      <w:bodyDiv w:val="1"/>
      <w:marLeft w:val="0"/>
      <w:marRight w:val="0"/>
      <w:marTop w:val="0"/>
      <w:marBottom w:val="0"/>
      <w:divBdr>
        <w:top w:val="none" w:sz="0" w:space="0" w:color="auto"/>
        <w:left w:val="none" w:sz="0" w:space="0" w:color="auto"/>
        <w:bottom w:val="none" w:sz="0" w:space="0" w:color="auto"/>
        <w:right w:val="none" w:sz="0" w:space="0" w:color="auto"/>
      </w:divBdr>
    </w:div>
    <w:div w:id="2065326033">
      <w:bodyDiv w:val="1"/>
      <w:marLeft w:val="0"/>
      <w:marRight w:val="0"/>
      <w:marTop w:val="0"/>
      <w:marBottom w:val="0"/>
      <w:divBdr>
        <w:top w:val="none" w:sz="0" w:space="0" w:color="auto"/>
        <w:left w:val="none" w:sz="0" w:space="0" w:color="auto"/>
        <w:bottom w:val="none" w:sz="0" w:space="0" w:color="auto"/>
        <w:right w:val="none" w:sz="0" w:space="0" w:color="auto"/>
      </w:divBdr>
    </w:div>
    <w:div w:id="2068339397">
      <w:bodyDiv w:val="1"/>
      <w:marLeft w:val="0"/>
      <w:marRight w:val="0"/>
      <w:marTop w:val="0"/>
      <w:marBottom w:val="0"/>
      <w:divBdr>
        <w:top w:val="none" w:sz="0" w:space="0" w:color="auto"/>
        <w:left w:val="none" w:sz="0" w:space="0" w:color="auto"/>
        <w:bottom w:val="none" w:sz="0" w:space="0" w:color="auto"/>
        <w:right w:val="none" w:sz="0" w:space="0" w:color="auto"/>
      </w:divBdr>
    </w:div>
    <w:div w:id="2075279128">
      <w:bodyDiv w:val="1"/>
      <w:marLeft w:val="0"/>
      <w:marRight w:val="0"/>
      <w:marTop w:val="0"/>
      <w:marBottom w:val="0"/>
      <w:divBdr>
        <w:top w:val="none" w:sz="0" w:space="0" w:color="auto"/>
        <w:left w:val="none" w:sz="0" w:space="0" w:color="auto"/>
        <w:bottom w:val="none" w:sz="0" w:space="0" w:color="auto"/>
        <w:right w:val="none" w:sz="0" w:space="0" w:color="auto"/>
      </w:divBdr>
    </w:div>
    <w:div w:id="2077436479">
      <w:bodyDiv w:val="1"/>
      <w:marLeft w:val="0"/>
      <w:marRight w:val="0"/>
      <w:marTop w:val="0"/>
      <w:marBottom w:val="0"/>
      <w:divBdr>
        <w:top w:val="none" w:sz="0" w:space="0" w:color="auto"/>
        <w:left w:val="none" w:sz="0" w:space="0" w:color="auto"/>
        <w:bottom w:val="none" w:sz="0" w:space="0" w:color="auto"/>
        <w:right w:val="none" w:sz="0" w:space="0" w:color="auto"/>
      </w:divBdr>
    </w:div>
    <w:div w:id="2079353714">
      <w:bodyDiv w:val="1"/>
      <w:marLeft w:val="0"/>
      <w:marRight w:val="0"/>
      <w:marTop w:val="0"/>
      <w:marBottom w:val="0"/>
      <w:divBdr>
        <w:top w:val="none" w:sz="0" w:space="0" w:color="auto"/>
        <w:left w:val="none" w:sz="0" w:space="0" w:color="auto"/>
        <w:bottom w:val="none" w:sz="0" w:space="0" w:color="auto"/>
        <w:right w:val="none" w:sz="0" w:space="0" w:color="auto"/>
      </w:divBdr>
    </w:div>
    <w:div w:id="2082680029">
      <w:bodyDiv w:val="1"/>
      <w:marLeft w:val="0"/>
      <w:marRight w:val="0"/>
      <w:marTop w:val="0"/>
      <w:marBottom w:val="0"/>
      <w:divBdr>
        <w:top w:val="none" w:sz="0" w:space="0" w:color="auto"/>
        <w:left w:val="none" w:sz="0" w:space="0" w:color="auto"/>
        <w:bottom w:val="none" w:sz="0" w:space="0" w:color="auto"/>
        <w:right w:val="none" w:sz="0" w:space="0" w:color="auto"/>
      </w:divBdr>
    </w:div>
    <w:div w:id="2083526267">
      <w:bodyDiv w:val="1"/>
      <w:marLeft w:val="0"/>
      <w:marRight w:val="0"/>
      <w:marTop w:val="0"/>
      <w:marBottom w:val="0"/>
      <w:divBdr>
        <w:top w:val="none" w:sz="0" w:space="0" w:color="auto"/>
        <w:left w:val="none" w:sz="0" w:space="0" w:color="auto"/>
        <w:bottom w:val="none" w:sz="0" w:space="0" w:color="auto"/>
        <w:right w:val="none" w:sz="0" w:space="0" w:color="auto"/>
      </w:divBdr>
    </w:div>
    <w:div w:id="2083987590">
      <w:bodyDiv w:val="1"/>
      <w:marLeft w:val="0"/>
      <w:marRight w:val="0"/>
      <w:marTop w:val="0"/>
      <w:marBottom w:val="0"/>
      <w:divBdr>
        <w:top w:val="none" w:sz="0" w:space="0" w:color="auto"/>
        <w:left w:val="none" w:sz="0" w:space="0" w:color="auto"/>
        <w:bottom w:val="none" w:sz="0" w:space="0" w:color="auto"/>
        <w:right w:val="none" w:sz="0" w:space="0" w:color="auto"/>
      </w:divBdr>
    </w:div>
    <w:div w:id="2084595465">
      <w:bodyDiv w:val="1"/>
      <w:marLeft w:val="0"/>
      <w:marRight w:val="0"/>
      <w:marTop w:val="0"/>
      <w:marBottom w:val="0"/>
      <w:divBdr>
        <w:top w:val="none" w:sz="0" w:space="0" w:color="auto"/>
        <w:left w:val="none" w:sz="0" w:space="0" w:color="auto"/>
        <w:bottom w:val="none" w:sz="0" w:space="0" w:color="auto"/>
        <w:right w:val="none" w:sz="0" w:space="0" w:color="auto"/>
      </w:divBdr>
    </w:div>
    <w:div w:id="2094741700">
      <w:bodyDiv w:val="1"/>
      <w:marLeft w:val="0"/>
      <w:marRight w:val="0"/>
      <w:marTop w:val="0"/>
      <w:marBottom w:val="0"/>
      <w:divBdr>
        <w:top w:val="none" w:sz="0" w:space="0" w:color="auto"/>
        <w:left w:val="none" w:sz="0" w:space="0" w:color="auto"/>
        <w:bottom w:val="none" w:sz="0" w:space="0" w:color="auto"/>
        <w:right w:val="none" w:sz="0" w:space="0" w:color="auto"/>
      </w:divBdr>
    </w:div>
    <w:div w:id="2099980172">
      <w:bodyDiv w:val="1"/>
      <w:marLeft w:val="0"/>
      <w:marRight w:val="0"/>
      <w:marTop w:val="0"/>
      <w:marBottom w:val="0"/>
      <w:divBdr>
        <w:top w:val="none" w:sz="0" w:space="0" w:color="auto"/>
        <w:left w:val="none" w:sz="0" w:space="0" w:color="auto"/>
        <w:bottom w:val="none" w:sz="0" w:space="0" w:color="auto"/>
        <w:right w:val="none" w:sz="0" w:space="0" w:color="auto"/>
      </w:divBdr>
    </w:div>
    <w:div w:id="2103260463">
      <w:bodyDiv w:val="1"/>
      <w:marLeft w:val="0"/>
      <w:marRight w:val="0"/>
      <w:marTop w:val="0"/>
      <w:marBottom w:val="0"/>
      <w:divBdr>
        <w:top w:val="none" w:sz="0" w:space="0" w:color="auto"/>
        <w:left w:val="none" w:sz="0" w:space="0" w:color="auto"/>
        <w:bottom w:val="none" w:sz="0" w:space="0" w:color="auto"/>
        <w:right w:val="none" w:sz="0" w:space="0" w:color="auto"/>
      </w:divBdr>
    </w:div>
    <w:div w:id="2107731717">
      <w:bodyDiv w:val="1"/>
      <w:marLeft w:val="0"/>
      <w:marRight w:val="0"/>
      <w:marTop w:val="0"/>
      <w:marBottom w:val="0"/>
      <w:divBdr>
        <w:top w:val="none" w:sz="0" w:space="0" w:color="auto"/>
        <w:left w:val="none" w:sz="0" w:space="0" w:color="auto"/>
        <w:bottom w:val="none" w:sz="0" w:space="0" w:color="auto"/>
        <w:right w:val="none" w:sz="0" w:space="0" w:color="auto"/>
      </w:divBdr>
    </w:div>
    <w:div w:id="2109497521">
      <w:bodyDiv w:val="1"/>
      <w:marLeft w:val="0"/>
      <w:marRight w:val="0"/>
      <w:marTop w:val="0"/>
      <w:marBottom w:val="0"/>
      <w:divBdr>
        <w:top w:val="none" w:sz="0" w:space="0" w:color="auto"/>
        <w:left w:val="none" w:sz="0" w:space="0" w:color="auto"/>
        <w:bottom w:val="none" w:sz="0" w:space="0" w:color="auto"/>
        <w:right w:val="none" w:sz="0" w:space="0" w:color="auto"/>
      </w:divBdr>
    </w:div>
    <w:div w:id="2109546897">
      <w:bodyDiv w:val="1"/>
      <w:marLeft w:val="0"/>
      <w:marRight w:val="0"/>
      <w:marTop w:val="0"/>
      <w:marBottom w:val="0"/>
      <w:divBdr>
        <w:top w:val="none" w:sz="0" w:space="0" w:color="auto"/>
        <w:left w:val="none" w:sz="0" w:space="0" w:color="auto"/>
        <w:bottom w:val="none" w:sz="0" w:space="0" w:color="auto"/>
        <w:right w:val="none" w:sz="0" w:space="0" w:color="auto"/>
      </w:divBdr>
    </w:div>
    <w:div w:id="2117017365">
      <w:bodyDiv w:val="1"/>
      <w:marLeft w:val="0"/>
      <w:marRight w:val="0"/>
      <w:marTop w:val="0"/>
      <w:marBottom w:val="0"/>
      <w:divBdr>
        <w:top w:val="none" w:sz="0" w:space="0" w:color="auto"/>
        <w:left w:val="none" w:sz="0" w:space="0" w:color="auto"/>
        <w:bottom w:val="none" w:sz="0" w:space="0" w:color="auto"/>
        <w:right w:val="none" w:sz="0" w:space="0" w:color="auto"/>
      </w:divBdr>
    </w:div>
    <w:div w:id="2118284951">
      <w:bodyDiv w:val="1"/>
      <w:marLeft w:val="0"/>
      <w:marRight w:val="0"/>
      <w:marTop w:val="0"/>
      <w:marBottom w:val="0"/>
      <w:divBdr>
        <w:top w:val="none" w:sz="0" w:space="0" w:color="auto"/>
        <w:left w:val="none" w:sz="0" w:space="0" w:color="auto"/>
        <w:bottom w:val="none" w:sz="0" w:space="0" w:color="auto"/>
        <w:right w:val="none" w:sz="0" w:space="0" w:color="auto"/>
      </w:divBdr>
    </w:div>
    <w:div w:id="2118910664">
      <w:bodyDiv w:val="1"/>
      <w:marLeft w:val="0"/>
      <w:marRight w:val="0"/>
      <w:marTop w:val="0"/>
      <w:marBottom w:val="0"/>
      <w:divBdr>
        <w:top w:val="none" w:sz="0" w:space="0" w:color="auto"/>
        <w:left w:val="none" w:sz="0" w:space="0" w:color="auto"/>
        <w:bottom w:val="none" w:sz="0" w:space="0" w:color="auto"/>
        <w:right w:val="none" w:sz="0" w:space="0" w:color="auto"/>
      </w:divBdr>
    </w:div>
    <w:div w:id="2127774609">
      <w:bodyDiv w:val="1"/>
      <w:marLeft w:val="0"/>
      <w:marRight w:val="0"/>
      <w:marTop w:val="0"/>
      <w:marBottom w:val="0"/>
      <w:divBdr>
        <w:top w:val="none" w:sz="0" w:space="0" w:color="auto"/>
        <w:left w:val="none" w:sz="0" w:space="0" w:color="auto"/>
        <w:bottom w:val="none" w:sz="0" w:space="0" w:color="auto"/>
        <w:right w:val="none" w:sz="0" w:space="0" w:color="auto"/>
      </w:divBdr>
    </w:div>
    <w:div w:id="2131166678">
      <w:bodyDiv w:val="1"/>
      <w:marLeft w:val="0"/>
      <w:marRight w:val="0"/>
      <w:marTop w:val="0"/>
      <w:marBottom w:val="0"/>
      <w:divBdr>
        <w:top w:val="none" w:sz="0" w:space="0" w:color="auto"/>
        <w:left w:val="none" w:sz="0" w:space="0" w:color="auto"/>
        <w:bottom w:val="none" w:sz="0" w:space="0" w:color="auto"/>
        <w:right w:val="none" w:sz="0" w:space="0" w:color="auto"/>
      </w:divBdr>
    </w:div>
    <w:div w:id="2134902087">
      <w:bodyDiv w:val="1"/>
      <w:marLeft w:val="0"/>
      <w:marRight w:val="0"/>
      <w:marTop w:val="0"/>
      <w:marBottom w:val="0"/>
      <w:divBdr>
        <w:top w:val="none" w:sz="0" w:space="0" w:color="auto"/>
        <w:left w:val="none" w:sz="0" w:space="0" w:color="auto"/>
        <w:bottom w:val="none" w:sz="0" w:space="0" w:color="auto"/>
        <w:right w:val="none" w:sz="0" w:space="0" w:color="auto"/>
      </w:divBdr>
    </w:div>
    <w:div w:id="2136286815">
      <w:bodyDiv w:val="1"/>
      <w:marLeft w:val="0"/>
      <w:marRight w:val="0"/>
      <w:marTop w:val="0"/>
      <w:marBottom w:val="0"/>
      <w:divBdr>
        <w:top w:val="none" w:sz="0" w:space="0" w:color="auto"/>
        <w:left w:val="none" w:sz="0" w:space="0" w:color="auto"/>
        <w:bottom w:val="none" w:sz="0" w:space="0" w:color="auto"/>
        <w:right w:val="none" w:sz="0" w:space="0" w:color="auto"/>
      </w:divBdr>
    </w:div>
    <w:div w:id="2136676461">
      <w:bodyDiv w:val="1"/>
      <w:marLeft w:val="0"/>
      <w:marRight w:val="0"/>
      <w:marTop w:val="0"/>
      <w:marBottom w:val="0"/>
      <w:divBdr>
        <w:top w:val="none" w:sz="0" w:space="0" w:color="auto"/>
        <w:left w:val="none" w:sz="0" w:space="0" w:color="auto"/>
        <w:bottom w:val="none" w:sz="0" w:space="0" w:color="auto"/>
        <w:right w:val="none" w:sz="0" w:space="0" w:color="auto"/>
      </w:divBdr>
    </w:div>
    <w:div w:id="2136944539">
      <w:bodyDiv w:val="1"/>
      <w:marLeft w:val="0"/>
      <w:marRight w:val="0"/>
      <w:marTop w:val="0"/>
      <w:marBottom w:val="0"/>
      <w:divBdr>
        <w:top w:val="none" w:sz="0" w:space="0" w:color="auto"/>
        <w:left w:val="none" w:sz="0" w:space="0" w:color="auto"/>
        <w:bottom w:val="none" w:sz="0" w:space="0" w:color="auto"/>
        <w:right w:val="none" w:sz="0" w:space="0" w:color="auto"/>
      </w:divBdr>
    </w:div>
    <w:div w:id="2137945923">
      <w:bodyDiv w:val="1"/>
      <w:marLeft w:val="0"/>
      <w:marRight w:val="0"/>
      <w:marTop w:val="0"/>
      <w:marBottom w:val="0"/>
      <w:divBdr>
        <w:top w:val="none" w:sz="0" w:space="0" w:color="auto"/>
        <w:left w:val="none" w:sz="0" w:space="0" w:color="auto"/>
        <w:bottom w:val="none" w:sz="0" w:space="0" w:color="auto"/>
        <w:right w:val="none" w:sz="0" w:space="0" w:color="auto"/>
      </w:divBdr>
    </w:div>
    <w:div w:id="2140488860">
      <w:bodyDiv w:val="1"/>
      <w:marLeft w:val="0"/>
      <w:marRight w:val="0"/>
      <w:marTop w:val="0"/>
      <w:marBottom w:val="0"/>
      <w:divBdr>
        <w:top w:val="none" w:sz="0" w:space="0" w:color="auto"/>
        <w:left w:val="none" w:sz="0" w:space="0" w:color="auto"/>
        <w:bottom w:val="none" w:sz="0" w:space="0" w:color="auto"/>
        <w:right w:val="none" w:sz="0" w:space="0" w:color="auto"/>
      </w:divBdr>
    </w:div>
    <w:div w:id="2141338544">
      <w:bodyDiv w:val="1"/>
      <w:marLeft w:val="0"/>
      <w:marRight w:val="0"/>
      <w:marTop w:val="0"/>
      <w:marBottom w:val="0"/>
      <w:divBdr>
        <w:top w:val="none" w:sz="0" w:space="0" w:color="auto"/>
        <w:left w:val="none" w:sz="0" w:space="0" w:color="auto"/>
        <w:bottom w:val="none" w:sz="0" w:space="0" w:color="auto"/>
        <w:right w:val="none" w:sz="0" w:space="0" w:color="auto"/>
      </w:divBdr>
    </w:div>
    <w:div w:id="2143572982">
      <w:bodyDiv w:val="1"/>
      <w:marLeft w:val="0"/>
      <w:marRight w:val="0"/>
      <w:marTop w:val="0"/>
      <w:marBottom w:val="0"/>
      <w:divBdr>
        <w:top w:val="none" w:sz="0" w:space="0" w:color="auto"/>
        <w:left w:val="none" w:sz="0" w:space="0" w:color="auto"/>
        <w:bottom w:val="none" w:sz="0" w:space="0" w:color="auto"/>
        <w:right w:val="none" w:sz="0" w:space="0" w:color="auto"/>
      </w:divBdr>
    </w:div>
    <w:div w:id="214534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jpe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nl.aliexpress.com/item/1005001461098423.html?spm=a2g0o.order_list.order_list_main.26.209079d2DWapJU&amp;gatewayAdapt=glo2nld" TargetMode="External"/><Relationship Id="rId68" Type="http://schemas.openxmlformats.org/officeDocument/2006/relationships/hyperlink" Target="https://nl.aliexpress.com/item/1005003938244847.html?spm=a2g0o.productlist.main.73.2aff49d9TQChN0&amp;algo_pvid=5740f107-9fca-4e52-bd27-a80c1c05cb40&amp;algo_exp_id=5740f107-9fca-4e52-bd27-a80c1c05cb40-36&amp;pdp_npi=3%40dis%21EUR%213.04%211.52%21%21%21%21%21%40211bda9b16824144711724249d076c%2112000027513761698%21sea%21BE%21841531276&amp;curPageLogUid=K8xWAa7PJtsA" TargetMode="External"/><Relationship Id="rId16" Type="http://schemas.openxmlformats.org/officeDocument/2006/relationships/hyperlink" Target="https://hubkaho-my.sharepoint.com/personal/roy_devolder_student_odisee_be/Documents/PWR/rapporteren/Het%20maken%20en%20sturen%20van%20een%20robotarm%20versie1.docx" TargetMode="External"/><Relationship Id="rId11" Type="http://schemas.openxmlformats.org/officeDocument/2006/relationships/image" Target="media/image1.png"/><Relationship Id="rId32" Type="http://schemas.openxmlformats.org/officeDocument/2006/relationships/image" Target="media/image13.jpeg"/><Relationship Id="rId37" Type="http://schemas.openxmlformats.org/officeDocument/2006/relationships/image" Target="media/image18.png"/><Relationship Id="rId53" Type="http://schemas.openxmlformats.org/officeDocument/2006/relationships/hyperlink" Target="https://nl.aliexpress.com/item/10000056483250.html?spm=a2g0o.order_list.order_list_main.64.7b2f79d2tsYecZ&amp;gatewayAdapt=glo2nld" TargetMode="External"/><Relationship Id="rId58" Type="http://schemas.openxmlformats.org/officeDocument/2006/relationships/hyperlink" Target="https://nl.aliexpress.com/item/1005004908874511.html?spm=a2g0o.order_list.order_list_main.122.7b2f79d2tsYecZ&amp;gatewayAdapt=glo2nld" TargetMode="External"/><Relationship Id="rId74" Type="http://schemas.openxmlformats.org/officeDocument/2006/relationships/image" Target="media/image33.png"/><Relationship Id="rId79"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yperlink" Target="https://nl.aliexpress.com/item/4000700060759.html?spm=a2g0o.order_list.order_list_main.147.7b2f79d2tsYecZ&amp;gatewayAdapt=glo2nld" TargetMode="External"/><Relationship Id="rId82" Type="http://schemas.openxmlformats.org/officeDocument/2006/relationships/theme" Target="theme/theme1.xml"/><Relationship Id="rId19" Type="http://schemas.openxmlformats.org/officeDocument/2006/relationships/footer" Target="footer2.xml"/><Relationship Id="rId14" Type="http://schemas.openxmlformats.org/officeDocument/2006/relationships/hyperlink" Target="https://hubkaho-my.sharepoint.com/personal/roy_devolder_student_odisee_be/Documents/PWR/rapporteren/Het%20maken%20en%20sturen%20van%20een%20robotarm%20versie1.docx"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nl.aliexpress.com/item/1005003327360045.html?spm=a2g0o.order_list.order_list_main.101.7b2f79d2tsYecZ&amp;gatewayAdapt=glo2nld" TargetMode="External"/><Relationship Id="rId64" Type="http://schemas.openxmlformats.org/officeDocument/2006/relationships/hyperlink" Target="https://nl.aliexpress.com/item/1005003916378097.html?spm=a2g0o.productlist.main.21.f7f51444aau90J&amp;algo_pvid=357aed06-1a8f-4e04-962d-232323ec6a1f&amp;algo_exp_id=357aed06-1a8f-4e04-962d-232323ec6a1f-10&amp;pdp_npi=3%40dis%21EUR%214.96%214.91%21%21%21%21%21%40211bf14716824140317308166d077e%2112000027459351006%21sea%21BE%21841531276&amp;curPageLogUid=X9ZGha1inysk" TargetMode="External"/><Relationship Id="rId69" Type="http://schemas.openxmlformats.org/officeDocument/2006/relationships/hyperlink" Target="https://nl.aliexpress.com/item/32665922113.html?srcSns=sns_Copy&amp;spreadType=socialShare&amp;bizType=ProductDetail&amp;social_params=20821561299&amp;aff_fcid=b567e40c98d9443286b9f26b04eb34ad-1682416080730-01145-_mOC7ie2&amp;tt=MG&amp;aff_fsk=_mOC7ie2&amp;aff_platform=default&amp;sk=_mOC7ie2&amp;aff_trace_key=b567e40c98d9443286b9f26b04eb34ad-1682416080730-01145-_mOC7ie2&amp;shareId=20821561299&amp;businessType=ProductDetail&amp;platform=AE&amp;terminal_id=dce7fe7314bb41a089845f15ca24b83f&amp;afSmartRedirect=y" TargetMode="External"/><Relationship Id="rId77"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hyperlink" Target="https://nl.aliexpress.com/item/1005004804811591.html?spm=a2g0o.order_list.order_list_main.47.7b2f79d2tsYecZ&amp;gatewayAdapt=glo2nld" TargetMode="External"/><Relationship Id="rId72" Type="http://schemas.openxmlformats.org/officeDocument/2006/relationships/image" Target="media/image31.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hubkaho-my.sharepoint.com/personal/roy_devolder_student_odisee_be/Documents/PWR/rapporteren/Het%20maken%20en%20sturen%20van%20een%20robotarm%20versie1.docx"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nl.aliexpress.com/item/1005002873631753.html?spm=a2g0o.order_list.order_list_main.129.7b2f79d2tsYecZ&amp;gatewayAdapt=glo2nld" TargetMode="External"/><Relationship Id="rId67" Type="http://schemas.openxmlformats.org/officeDocument/2006/relationships/hyperlink" Target="https://nl.aliexpress.com/item/32803428396.html?spm=a2g0o.order_list.order_list_main.60.303079d22by5pV&amp;gatewayAdapt=glo2nld" TargetMode="External"/><Relationship Id="rId20" Type="http://schemas.openxmlformats.org/officeDocument/2006/relationships/footer" Target="footer3.xml"/><Relationship Id="rId41" Type="http://schemas.openxmlformats.org/officeDocument/2006/relationships/image" Target="media/image22.png"/><Relationship Id="rId54" Type="http://schemas.openxmlformats.org/officeDocument/2006/relationships/hyperlink" Target="https://nl.aliexpress.com/item/1005002763769561.html?spm=a2g0o.order_list.order_list_main.82.7b2f79d2tsYecZ&amp;gatewayAdapt=glo2nld" TargetMode="External"/><Relationship Id="rId62" Type="http://schemas.openxmlformats.org/officeDocument/2006/relationships/hyperlink" Target="https://nl.aliexpress.com/item/4001345918046.html?spm=a2g0o.order_list.order_list_main.51.209079d2DWapJU&amp;gatewayAdapt=glo2nld" TargetMode="External"/><Relationship Id="rId70" Type="http://schemas.openxmlformats.org/officeDocument/2006/relationships/hyperlink" Target="https://jlcpcb.com/" TargetMode="External"/><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hubkaho-my.sharepoint.com/personal/roy_devolder_student_odisee_be/Documents/PWR/rapporteren/Het%20maken%20en%20sturen%20van%20een%20robotarm%20versie1.docx"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nl.aliexpress.com/item/4000677508616.html?spm=a2g0o.order_list.order_list_main.35.7b2f79d2tsYecZ&amp;gatewayAdapt=glo2nld" TargetMode="External"/><Relationship Id="rId57" Type="http://schemas.openxmlformats.org/officeDocument/2006/relationships/hyperlink" Target="https://nl.aliexpress.com/item/1005004908874511.html?spm=a2g0o.order_list.order_list_main.122.7b2f79d2tsYecZ&amp;gatewayAdapt=glo2nld" TargetMode="External"/><Relationship Id="rId10" Type="http://schemas.openxmlformats.org/officeDocument/2006/relationships/endnotes" Target="endnotes.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hyperlink" Target="https://nl.aliexpress.com/item/1005004985941167.html?spm=a2g0o.order_list.order_list_main.59.7b2f79d2tsYecZ&amp;gatewayAdapt=glo2nld" TargetMode="External"/><Relationship Id="rId60" Type="http://schemas.openxmlformats.org/officeDocument/2006/relationships/hyperlink" Target="https://nl.aliexpress.com/item/1005002221813688.html?spm=a2g0o.order_list.order_list_main.141.7b2f79d2tsYecZ&amp;gatewayAdapt=glo2nld" TargetMode="External"/><Relationship Id="rId65" Type="http://schemas.openxmlformats.org/officeDocument/2006/relationships/hyperlink" Target="https://www.bol.com/be/nl/p/azdelivery-3-x-mg995-micro-digital-servo-motor-voor-rc-robots-helikoptervliegtuigen-compatibel-met-arduino-inclusief-e-book/9300000119725910/?Referrer=ADVNLGOO002013-G-135735706222-S-1679639870575-9300000119725910&amp;gclid=CjwKCAjw9J2iBhBPEiwAErwpebNH9WkOYeBrWzY8cHZ-MVn6p75LLGyoObHuUK76pHnsliEYkcddphoCmzYQAvD_BwE" TargetMode="External"/><Relationship Id="rId73" Type="http://schemas.openxmlformats.org/officeDocument/2006/relationships/image" Target="media/image32.png"/><Relationship Id="rId78" Type="http://schemas.openxmlformats.org/officeDocument/2006/relationships/footer" Target="footer5.xml"/><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hubkaho-my.sharepoint.com/personal/roy_devolder_student_odisee_be/Documents/PWR/rapporteren/Het%20maken%20en%20sturen%20van%20een%20robotarm%20versie1.docx" TargetMode="External"/><Relationship Id="rId18" Type="http://schemas.openxmlformats.org/officeDocument/2006/relationships/hyperlink" Target="https://hubkaho-my.sharepoint.com/personal/roy_devolder_student_odisee_be/Documents/PWR/rapporteren/Het%20maken%20en%20sturen%20van%20een%20robotarm%20versie1.docx" TargetMode="External"/><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hyperlink" Target="https://nl.aliexpress.com/item/33000297490.html?spm=a2g0o.order_list.order_list_main.41.7b2f79d2tsYecZ&amp;gatewayAdapt=glo2nld" TargetMode="External"/><Relationship Id="rId55" Type="http://schemas.openxmlformats.org/officeDocument/2006/relationships/hyperlink" Target="https://nl.aliexpress.com/item/1005003411558149.html?spm=a2g0o.order_list.order_list_main.83.7b2f79d2tsYecZ&amp;gatewayAdapt=glo2nld" TargetMode="External"/><Relationship Id="rId76" Type="http://schemas.openxmlformats.org/officeDocument/2006/relationships/image" Target="media/image35.png"/><Relationship Id="rId7" Type="http://schemas.openxmlformats.org/officeDocument/2006/relationships/settings" Target="settings.xml"/><Relationship Id="rId71"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nl.aliexpress.com/item/1005003458995298.html?spm=a2g0o.productlist.main.25.194d611bO6wcNu&amp;algo_pvid=4188a2d8-a71d-45e2-837b-feeebd6bb0ec&amp;algo_exp_id=4188a2d8-a71d-45e2-837b-feeebd6bb0ec-12&amp;pdp_npi=3%40dis%21EUR%210.69%210.65%21%21%21%21%21%402122443916824144206786581d06e0%2112000025882263685%21sea%21BE%21841531276&amp;curPageLogUid=MeJttTnuwZX3"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DCmotor</b:Tag>
    <b:SourceType>InternetSite</b:SourceType>
    <b:Guid>{C8F0953D-4870-4FE4-A3A0-536DBCEEA554}</b:Guid>
    <b:LCID>nl-BE</b:LCID>
    <b:Title>Tinytronics</b:Title>
    <b:YearAccessed>2023</b:YearAccessed>
    <b:MonthAccessed>maart</b:MonthAccessed>
    <b:DayAccessed>17</b:DayAccessed>
    <b:URL>https://ap.lc/3loJv</b:URL>
    <b:RefOrder>4</b:RefOrder>
  </b:Source>
  <b:Source>
    <b:Tag>servomotor</b:Tag>
    <b:SourceType>InternetSite</b:SourceType>
    <b:Guid>{27B19ADA-270E-4E04-947C-BC0BDB63EB91}</b:Guid>
    <b:LCID>nl-BE</b:LCID>
    <b:Title>Tinytronics</b:Title>
    <b:YearAccessed>2023</b:YearAccessed>
    <b:MonthAccessed>maart</b:MonthAccessed>
    <b:DayAccessed>17</b:DayAccessed>
    <b:URL>https://ap.lc/eTqNZ</b:URL>
    <b:RefOrder>3</b:RefOrder>
  </b:Source>
  <b:Source>
    <b:Tag>stappenmotor</b:Tag>
    <b:SourceType>InternetSite</b:SourceType>
    <b:Guid>{6C738B76-173C-489F-A6C7-6C7A95D78CD9}</b:Guid>
    <b:Title>Domoticx</b:Title>
    <b:YearAccessed>2023</b:YearAccessed>
    <b:MonthAccessed>Maart</b:MonthAccessed>
    <b:DayAccessed>17</b:DayAccessed>
    <b:URL>https://ap.lc/deZqp</b:URL>
    <b:LCID>nl-BE</b:LCID>
    <b:RefOrder>2</b:RefOrder>
  </b:Source>
  <b:Source>
    <b:Tag>BrushlessDCmotoren</b:Tag>
    <b:SourceType>InternetSite</b:SourceType>
    <b:Guid>{10529C45-B1EE-4B70-B3CF-DE0C61D57C0C}</b:Guid>
    <b:Title>Conrad</b:Title>
    <b:YearAccessed>2023</b:YearAccessed>
    <b:MonthAccessed>maart</b:MonthAccessed>
    <b:DayAccessed>17</b:DayAccessed>
    <b:URL>https://ap.lc/pZaYL</b:URL>
    <b:RefOrder>5</b:RefOrder>
  </b:Source>
  <b:Source>
    <b:Tag>Arduinomkrwifi1010</b:Tag>
    <b:SourceType>InternetSite</b:SourceType>
    <b:Guid>{2CA52EFF-E51C-4E91-A091-4250E6F7A5CF}</b:Guid>
    <b:Title>Arduino</b:Title>
    <b:YearAccessed>2023</b:YearAccessed>
    <b:MonthAccessed>maart</b:MonthAccessed>
    <b:DayAccessed>18</b:DayAccessed>
    <b:URL>https://ap.lc/OHA2n</b:URL>
    <b:RefOrder>6</b:RefOrder>
  </b:Source>
  <b:Source>
    <b:Tag>ESP32</b:Tag>
    <b:SourceType>InternetSite</b:SourceType>
    <b:Guid>{36DE035E-2D3D-40A5-B85B-18EE5A7AFAD0}</b:Guid>
    <b:Title>Tinytronics</b:Title>
    <b:YearAccessed>2023</b:YearAccessed>
    <b:MonthAccessed>maart</b:MonthAccessed>
    <b:DayAccessed>18</b:DayAccessed>
    <b:URL>https://ap.lc/gQWu6</b:URL>
    <b:RefOrder>7</b:RefOrder>
  </b:Source>
  <b:Source>
    <b:Tag>ESP32chip</b:Tag>
    <b:SourceType>InternetSite</b:SourceType>
    <b:Guid>{1EB0D4EA-5F29-4991-A9FC-6FEB86EC236E}</b:Guid>
    <b:LCID>nl-BE</b:LCID>
    <b:Title>Digikey</b:Title>
    <b:YearAccessed>2023</b:YearAccessed>
    <b:MonthAccessed>maart</b:MonthAccessed>
    <b:DayAccessed>20</b:DayAccessed>
    <b:URL>https://ap.lc/i7Pd2</b:URL>
    <b:RefOrder>8</b:RefOrder>
  </b:Source>
  <b:Source>
    <b:Tag>USBC</b:Tag>
    <b:SourceType>InternetSite</b:SourceType>
    <b:Guid>{F271EC1D-7CAD-48A5-824F-4277FE2D9475}</b:Guid>
    <b:LCID>nl-BE</b:LCID>
    <b:Author>
      <b:Author>
        <b:NameList>
          <b:Person>
            <b:Last>YAKIMOVA</b:Last>
            <b:First>Yasmina</b:First>
          </b:Person>
        </b:NameList>
      </b:Author>
    </b:Author>
    <b:Title>Europees parlement</b:Title>
    <b:ProductionCompany>Europees parlement</b:ProductionCompany>
    <b:Year>2022</b:Year>
    <b:Month>juni</b:Month>
    <b:Day>07</b:Day>
    <b:YearAccessed>2023</b:YearAccessed>
    <b:MonthAccessed>maart</b:MonthAccessed>
    <b:DayAccessed>20</b:DayAccessed>
    <b:URL>https://ap.lc/BxmRq</b:URL>
    <b:RefOrder>31</b:RefOrder>
  </b:Source>
  <b:Source>
    <b:Tag>TMC2208datasheet</b:Tag>
    <b:SourceType>InternetSite</b:SourceType>
    <b:Guid>{B2CC7470-D8D2-438A-869A-361F48AF4A56}</b:Guid>
    <b:LCID>nl-BE</b:LCID>
    <b:Title>Alldatasheet</b:Title>
    <b:YearAccessed>2023</b:YearAccessed>
    <b:MonthAccessed>maart</b:MonthAccessed>
    <b:DayAccessed>17</b:DayAccessed>
    <b:URL>https://ap.lc/CW7Hs</b:URL>
    <b:RefOrder>13</b:RefOrder>
  </b:Source>
  <b:Source>
    <b:Tag>TMC2208</b:Tag>
    <b:SourceType>InternetSite</b:SourceType>
    <b:Guid>{19C82B10-EB2F-43CC-954B-313DDE171253}</b:Guid>
    <b:LCID>nl-BE</b:LCID>
    <b:Title>Mchobby</b:Title>
    <b:YearAccessed>2023</b:YearAccessed>
    <b:MonthAccessed>maart</b:MonthAccessed>
    <b:DayAccessed>17</b:DayAccessed>
    <b:URL>https://ap.lc/jClrO</b:URL>
    <b:RefOrder>11</b:RefOrder>
  </b:Source>
  <b:Source>
    <b:Tag>LDL1117</b:Tag>
    <b:SourceType>InternetSite</b:SourceType>
    <b:Guid>{59675F42-3B12-493A-B2E9-F411B9C234DB}</b:Guid>
    <b:LCID>nl-BE</b:LCID>
    <b:Title>Mouser</b:Title>
    <b:ProductionCompany>STMicroelectronics</b:ProductionCompany>
    <b:Year>2021</b:Year>
    <b:YearAccessed>2023</b:YearAccessed>
    <b:MonthAccessed>maart</b:MonthAccessed>
    <b:DayAccessed>20</b:DayAccessed>
    <b:URL>https://ap.lc/08Oq4</b:URL>
    <b:RefOrder>10</b:RefOrder>
  </b:Source>
  <b:Source>
    <b:Tag>Soortenrobotarmen</b:Tag>
    <b:SourceType>InternetSite</b:SourceType>
    <b:Guid>{B0E7A5A7-6102-41B4-BE66-07BAA4A88513}</b:Guid>
    <b:LCID>nl-BE</b:LCID>
    <b:Title>Robotic arms</b:Title>
    <b:YearAccessed>2023</b:YearAccessed>
    <b:MonthAccessed>maart</b:MonthAccessed>
    <b:DayAccessed>21</b:DayAccessed>
    <b:URL>https://ap.lc/cL01R</b:URL>
    <b:RefOrder>14</b:RefOrder>
  </b:Source>
  <b:Source>
    <b:Tag>aluminiumprofiel</b:Tag>
    <b:SourceType>InternetSite</b:SourceType>
    <b:Guid>{448CA2A5-B92C-45D2-9D99-A59AA393DEA7}</b:Guid>
    <b:LCID>nl-BE</b:LCID>
    <b:Title>Go to shoping</b:Title>
    <b:YearAccessed>2023</b:YearAccessed>
    <b:MonthAccessed>maart</b:MonthAccessed>
    <b:DayAccessed>21</b:DayAccessed>
    <b:URL>https://ap.lc/ZoN4D</b:URL>
    <b:RefOrder>16</b:RefOrder>
  </b:Source>
  <b:Source>
    <b:Tag>LumenPnP</b:Tag>
    <b:SourceType>InternetSite</b:SourceType>
    <b:Guid>{D564DA35-7335-42DD-BC53-65B87287CE8D}</b:Guid>
    <b:LCID>nl-BE</b:LCID>
    <b:Author>
      <b:Author>
        <b:NameList>
          <b:Person>
            <b:Last>Claussen</b:Last>
            <b:First>Mathias</b:First>
          </b:Person>
        </b:NameList>
      </b:Author>
    </b:Author>
    <b:Title>Elektormagazine</b:Title>
    <b:ProductionCompany>Elektormagazine</b:ProductionCompany>
    <b:Year>2022</b:Year>
    <b:Month>juli</b:Month>
    <b:Day>12</b:Day>
    <b:YearAccessed>2023</b:YearAccessed>
    <b:MonthAccessed>maart</b:MonthAccessed>
    <b:DayAccessed>21</b:DayAccessed>
    <b:URL>https://ap.lc/lHw1e</b:URL>
    <b:RefOrder>17</b:RefOrder>
  </b:Source>
  <b:Source>
    <b:Tag>cartesischerobotarm</b:Tag>
    <b:SourceType>InternetSite</b:SourceType>
    <b:Guid>{6EF0E908-47BE-4422-8B88-EC2182ACB84A}</b:Guid>
    <b:LCID>nl-BE</b:LCID>
    <b:Title>Machinedesign</b:Title>
    <b:YearAccessed>2023</b:YearAccessed>
    <b:MonthAccessed>maart</b:MonthAccessed>
    <b:DayAccessed>21</b:DayAccessed>
    <b:URL>https://ap.lc/Xp3Y1</b:URL>
    <b:Author>
      <b:Author>
        <b:NameList>
          <b:Person>
            <b:Last>Vaughn</b:Last>
            <b:First>Richard</b:First>
          </b:Person>
        </b:NameList>
      </b:Author>
    </b:Author>
    <b:ProductionCompany>Machinedesign</b:ProductionCompany>
    <b:Year>2013</b:Year>
    <b:Month>december</b:Month>
    <b:Day>2</b:Day>
    <b:RefOrder>15</b:RefOrder>
  </b:Source>
  <b:Source>
    <b:Tag>Tomnardi</b:Tag>
    <b:SourceType>InternetSite</b:SourceType>
    <b:Guid>{5C53C1D8-9A88-443E-84B4-BB0589FB730E}</b:Guid>
    <b:LCID>nl-BE</b:LCID>
    <b:Author>
      <b:Author>
        <b:NameList>
          <b:Person>
            <b:Last>Nardi</b:Last>
            <b:First>Tom</b:First>
          </b:Person>
        </b:NameList>
      </b:Author>
    </b:Author>
    <b:Title>Hackaday</b:Title>
    <b:ProductionCompany>Hackaday</b:ProductionCompany>
    <b:Year>2020</b:Year>
    <b:Month>oktober</b:Month>
    <b:Day>19</b:Day>
    <b:YearAccessed>2023</b:YearAccessed>
    <b:MonthAccessed>maat</b:MonthAccessed>
    <b:DayAccessed>21</b:DayAccessed>
    <b:URL>https://ap.lc/UFSXb</b:URL>
    <b:RefOrder>19</b:RefOrder>
  </b:Source>
  <b:Source>
    <b:Tag>kuka</b:Tag>
    <b:SourceType>InternetSite</b:SourceType>
    <b:Guid>{85566450-5DF8-4B99-B387-808341024DDF}</b:Guid>
    <b:LCID>nl-BE</b:LCID>
    <b:Title>Kuka</b:Title>
    <b:ProductionCompany>Kuka</b:ProductionCompany>
    <b:YearAccessed>2023</b:YearAccessed>
    <b:MonthAccessed>maart</b:MonthAccessed>
    <b:DayAccessed>21</b:DayAccessed>
    <b:URL>https://ap.lc/gyjYQ</b:URL>
    <b:RefOrder>18</b:RefOrder>
  </b:Source>
  <b:Source>
    <b:Tag>usbc</b:Tag>
    <b:SourceType>InternetSite</b:SourceType>
    <b:Guid>{C1C109DA-55F0-4164-8688-19CB5E2C848C}</b:Guid>
    <b:Year>19</b:Year>
    <b:Month>november</b:Month>
    <b:Day>2018</b:Day>
    <b:URL>https://ap.lc/Hhr6j</b:URL>
    <b:LCID>nl-BE</b:LCID>
    <b:Author>
      <b:Author>
        <b:NameList>
          <b:Person>
            <b:Last>Chindi.ap</b:Last>
            <b:First>CC</b:First>
            <b:Middle>BY-SA 4.0</b:Middle>
          </b:Person>
        </b:NameList>
      </b:Author>
    </b:Author>
    <b:Title>Arrow</b:Title>
    <b:YearAccessed>28</b:YearAccessed>
    <b:MonthAccessed>maart</b:MonthAccessed>
    <b:DayAccessed>2023</b:DayAccessed>
    <b:RefOrder>9</b:RefOrder>
  </b:Source>
  <b:Source>
    <b:Tag>fullstepvsmicrostep</b:Tag>
    <b:SourceType>InternetSite</b:SourceType>
    <b:Guid>{540A2FA9-430D-4BDA-B59A-4DF2A4F846DC}</b:Guid>
    <b:LCID>nl-BE</b:LCID>
    <b:Author>
      <b:Author>
        <b:NameList>
          <b:Person>
            <b:Last>Dhruti Ranjan Gaan</b:Last>
            <b:First>M.</b:First>
            <b:Middle>Kumar, C. G. Majumder</b:Middle>
          </b:Person>
        </b:NameList>
      </b:Author>
    </b:Author>
    <b:Title>semanticscholar</b:Title>
    <b:Year>2017</b:Year>
    <b:YearAccessed>28</b:YearAccessed>
    <b:MonthAccessed>maart</b:MonthAccessed>
    <b:DayAccessed>2023</b:DayAccessed>
    <b:URL>https://ap.lc/3FZnb</b:URL>
    <b:RefOrder>12</b:RefOrder>
  </b:Source>
  <b:Source>
    <b:Tag>parallellegrijper</b:Tag>
    <b:SourceType>InternetSite</b:SourceType>
    <b:Guid>{1E844A71-38F6-4265-8CF2-96AD44B44CF3}</b:Guid>
    <b:LCID>nl-BE</b:LCID>
    <b:Title>almotion</b:Title>
    <b:ProductionCompany>almotion</b:ProductionCompany>
    <b:YearAccessed>28</b:YearAccessed>
    <b:MonthAccessed>maart</b:MonthAccessed>
    <b:DayAccessed>2023</b:DayAccessed>
    <b:URL>https://ap.lc/amwzP</b:URL>
    <b:RefOrder>32</b:RefOrder>
  </b:Source>
  <b:Source>
    <b:Tag>pneumatischehoekgrijper</b:Tag>
    <b:SourceType>InternetSite</b:SourceType>
    <b:Guid>{13122B2C-63A9-46BD-B6CF-70D62607FE2E}</b:Guid>
    <b:LCID>nl-BE</b:LCID>
    <b:Title>zvstechniek</b:Title>
    <b:ProductionCompany>zvstechniek</b:ProductionCompany>
    <b:YearAccessed>28</b:YearAccessed>
    <b:MonthAccessed>maart</b:MonthAccessed>
    <b:DayAccessed>2023</b:DayAccessed>
    <b:URL>https://ap.lc/gdEbe</b:URL>
    <b:RefOrder>33</b:RefOrder>
  </b:Source>
  <b:Source>
    <b:Tag>kopermassadichtheid</b:Tag>
    <b:SourceType>InternetSite</b:SourceType>
    <b:Guid>{25F41591-35B9-4E73-B39C-704ABD345263}</b:Guid>
    <b:LCID>nl-BE</b:LCID>
    <b:Author>
      <b:Author>
        <b:NameList>
          <b:Person>
            <b:Last>Dinkgreve</b:Last>
            <b:First>Stephan</b:First>
            <b:Middle>P.</b:Middle>
          </b:Person>
        </b:NameList>
      </b:Author>
    </b:Author>
    <b:Title>wetenschapsschool</b:Title>
    <b:ProductionCompany>Natuurkunde voor de Middelbare School</b:ProductionCompany>
    <b:Year>2018</b:Year>
    <b:YearAccessed>29</b:YearAccessed>
    <b:MonthAccessed>maart</b:MonthAccessed>
    <b:DayAccessed>2023</b:DayAccessed>
    <b:URL>https://ap.lc/MHHQ6</b:URL>
    <b:RefOrder>1</b:RefOrder>
  </b:Source>
  <b:Source>
    <b:Tag>veiligheid</b:Tag>
    <b:SourceType>InternetSite</b:SourceType>
    <b:Guid>{5BAD746E-9C26-4083-9AF3-10F331F578A9}</b:Guid>
    <b:LCID>nl-BE</b:LCID>
    <b:Author>
      <b:Author>
        <b:NameList>
          <b:Person>
            <b:Last>Klop</b:Last>
            <b:First>G.J.B.</b:First>
          </b:Person>
        </b:NameList>
      </b:Author>
    </b:Author>
    <b:Title>Pure.tue</b:Title>
    <b:ProductionCompany>Tue</b:ProductionCompany>
    <b:Year>01</b:Year>
    <b:Month>januari</b:Month>
    <b:Day>1992</b:Day>
    <b:YearAccessed>29</b:YearAccessed>
    <b:MonthAccessed>maart</b:MonthAccessed>
    <b:DayAccessed>2023</b:DayAccessed>
    <b:URL>https://ap.lc/0subo</b:URL>
    <b:RefOrder>20</b:RefOrder>
  </b:Source>
  <b:Source>
    <b:Tag>Esp23</b:Tag>
    <b:SourceType>InternetSite</b:SourceType>
    <b:Guid>{D4C342FF-FDBD-4CFE-A8E0-3E2A926CE934}</b:Guid>
    <b:Author>
      <b:Author>
        <b:NameList>
          <b:Person>
            <b:Last>Espressif</b:Last>
          </b:Person>
        </b:NameList>
      </b:Author>
    </b:Author>
    <b:Title>Espressif</b:Title>
    <b:ProductionCompany>Espressif systems</b:ProductionCompany>
    <b:Year>2023</b:Year>
    <b:YearAccessed>2023</b:YearAccessed>
    <b:MonthAccessed>mei</b:MonthAccessed>
    <b:DayAccessed>19</b:DayAccessed>
    <b:URL>https://ap.lc/W5mUX</b:URL>
    <b:RefOrder>22</b:RefOrder>
  </b:Source>
  <b:Source>
    <b:Tag>Sparkfunesp</b:Tag>
    <b:SourceType>InternetSite</b:SourceType>
    <b:Guid>{E04C65FB-3D33-403B-954C-B79258B652F9}</b:Guid>
    <b:LCID>nl-BE</b:LCID>
    <b:Author>
      <b:Author>
        <b:NameList>
          <b:Person>
            <b:Last>Sparkfun</b:Last>
          </b:Person>
        </b:NameList>
      </b:Author>
    </b:Author>
    <b:Title>Sparkfun</b:Title>
    <b:ProductionCompany>Sparkfun</b:ProductionCompany>
    <b:YearAccessed>2023</b:YearAccessed>
    <b:MonthAccessed>mei</b:MonthAccessed>
    <b:DayAccessed>19</b:DayAccessed>
    <b:URL>https://ap.lc/GlkWh</b:URL>
    <b:RefOrder>21</b:RefOrder>
  </b:Source>
  <b:Source>
    <b:Tag>tmcdigikey</b:Tag>
    <b:SourceType>InternetSite</b:SourceType>
    <b:Guid>{9F0674B8-2B86-49CF-9A14-D15D2288D005}</b:Guid>
    <b:LCID>nl-BE</b:LCID>
    <b:Author>
      <b:Author>
        <b:NameList>
          <b:Person>
            <b:Last>TRINAMIC</b:Last>
          </b:Person>
        </b:NameList>
      </b:Author>
    </b:Author>
    <b:Title>Digikey</b:Title>
    <b:ProductionCompany>Digikey</b:ProductionCompany>
    <b:Year>2017</b:Year>
    <b:Month>12</b:Month>
    <b:YearAccessed>2023</b:YearAccessed>
    <b:MonthAccessed>mei</b:MonthAccessed>
    <b:DayAccessed>18</b:DayAccessed>
    <b:URL>https://www.digikey.be/reference-designs/en/motor-control/motor-control/2276</b:URL>
    <b:RefOrder>23</b:RefOrder>
  </b:Source>
  <b:Source>
    <b:Tag>cp2102schema</b:Tag>
    <b:SourceType>InternetSite</b:SourceType>
    <b:Guid>{7D4B7911-9DC2-4501-AF68-04B8A020C78B}</b:Guid>
    <b:LCID>nl-BE</b:LCID>
    <b:Author>
      <b:Author>
        <b:NameList>
          <b:Person>
            <b:Last>Espressif</b:Last>
          </b:Person>
        </b:NameList>
      </b:Author>
    </b:Author>
    <b:Title>Espressif</b:Title>
    <b:ProductionCompany>Espressif systems</b:ProductionCompany>
    <b:Year>2012</b:Year>
    <b:Month>December</b:Month>
    <b:Day>06</b:Day>
    <b:YearAccessed>2023</b:YearAccessed>
    <b:MonthAccessed>mei</b:MonthAccessed>
    <b:DayAccessed>20</b:DayAccessed>
    <b:URL>https://ap.lc/yFm0c</b:URL>
    <b:RefOrder>24</b:RefOrder>
  </b:Source>
  <b:Source>
    <b:Tag>lcd</b:Tag>
    <b:SourceType>InternetSite</b:SourceType>
    <b:Guid>{F7D95CFF-B1EB-40AA-9D84-A0CCCB059ADF}</b:Guid>
    <b:LCID>nl-BE</b:LCID>
    <b:Author>
      <b:Author>
        <b:NameList>
          <b:Person>
            <b:Last>Blaisebaette</b:Last>
          </b:Person>
        </b:NameList>
      </b:Author>
    </b:Author>
    <b:Title>Instructables</b:Title>
    <b:YearAccessed>2023</b:YearAccessed>
    <b:MonthAccessed>mei</b:MonthAccessed>
    <b:DayAccessed>20</b:DayAccessed>
    <b:URL>https://ap.lc/KWCGc</b:URL>
    <b:RefOrder>25</b:RefOrder>
  </b:Source>
  <b:Source>
    <b:Tag>Gun23</b:Tag>
    <b:SourceType>InternetSite</b:SourceType>
    <b:Guid>{43A74669-BA75-4483-8A78-254D53B55A48}</b:Guid>
    <b:LCID>nl-BE</b:LCID>
    <b:Author>
      <b:Author>
        <b:NameList>
          <b:Person>
            <b:Last>Schorcht</b:Last>
            <b:First>Gunar</b:First>
          </b:Person>
        </b:NameList>
      </b:Author>
    </b:Author>
    <b:Title>Riot</b:Title>
    <b:YearAccessed>2023</b:YearAccessed>
    <b:MonthAccessed>mei</b:MonthAccessed>
    <b:DayAccessed>20</b:DayAccessed>
    <b:URL>https://ap.lc/q2g6g</b:URL>
    <b:RefOrder>26</b:RefOrder>
  </b:Source>
  <b:Source>
    <b:Tag>Rob23</b:Tag>
    <b:SourceType>InternetSite</b:SourceType>
    <b:Guid>{0FF67165-54C2-4234-8F1D-80A043F48CB3}</b:Guid>
    <b:LCID>nl-BE</b:LCID>
    <b:Author>
      <b:Author>
        <b:NameList>
          <b:Person>
            <b:Last>Robotics</b:Last>
          </b:Person>
        </b:NameList>
      </b:Author>
    </b:Author>
    <b:Title>robotics</b:Title>
    <b:YearAccessed>2023</b:YearAccessed>
    <b:MonthAccessed>mei</b:MonthAccessed>
    <b:DayAccessed>21</b:DayAccessed>
    <b:URL>https://ap.lc/yF6s1</b:URL>
    <b:RefOrder>27</b:RefOrder>
  </b:Source>
  <b:Source>
    <b:Tag>Pis23</b:Tag>
    <b:SourceType>InternetSite</b:SourceType>
    <b:Guid>{60E436EF-A1A7-41CA-8BAF-03F76B92BD84}</b:Guid>
    <b:LCID>nl-BE</b:LCID>
    <b:Author>
      <b:Author>
        <b:NameList>
          <b:Person>
            <b:Last>Pishop</b:Last>
          </b:Person>
        </b:NameList>
      </b:Author>
    </b:Author>
    <b:Title>Pishop</b:Title>
    <b:YearAccessed>2023</b:YearAccessed>
    <b:MonthAccessed>mei</b:MonthAccessed>
    <b:DayAccessed>22</b:DayAccessed>
    <b:URL>https://ap.lc/FYUwR</b:URL>
    <b:RefOrder>28</b:RefOrder>
  </b:Source>
  <b:Source>
    <b:Tag>TME20</b:Tag>
    <b:SourceType>InternetSite</b:SourceType>
    <b:Guid>{E33C1DFD-0618-435D-93CA-1AAC91987A83}</b:Guid>
    <b:LCID>nl-BE</b:LCID>
    <b:Author>
      <b:Author>
        <b:NameList>
          <b:Person>
            <b:Last>TME</b:Last>
          </b:Person>
        </b:NameList>
      </b:Author>
    </b:Author>
    <b:Title>TME</b:Title>
    <b:ProductionCompany>TME</b:ProductionCompany>
    <b:Year>2020</b:Year>
    <b:Month>augustus</b:Month>
    <b:Day>08</b:Day>
    <b:YearAccessed>2023</b:YearAccessed>
    <b:MonthAccessed>mei</b:MonthAccessed>
    <b:DayAccessed>22</b:DayAccessed>
    <b:URL>https://ap.lc/VQVPt</b:URL>
    <b:RefOrder>29</b:RefOrder>
  </b:Source>
  <b:Source>
    <b:Tag>cir06</b:Tag>
    <b:SourceType>InternetSite</b:SourceType>
    <b:Guid>{97A06409-6859-49A2-B961-77F21F8B5DE3}</b:Guid>
    <b:LCID>nl-BE</b:LCID>
    <b:Title>circuitcalculator</b:Title>
    <b:Year>2006</b:Year>
    <b:Month>januari</b:Month>
    <b:Day>31</b:Day>
    <b:YearAccessed>2023</b:YearAccessed>
    <b:MonthAccessed>mei</b:MonthAccessed>
    <b:DayAccessed>23</b:DayAccessed>
    <b:URL>https://ap.lc/aBSjM</b:URL>
    <b:RefOrder>30</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73234981591A014E8078D6EA956CB342" ma:contentTypeVersion="14" ma:contentTypeDescription="Een nieuw document maken." ma:contentTypeScope="" ma:versionID="3c85f6d1ba9d5b2b3d66e775281a8acc">
  <xsd:schema xmlns:xsd="http://www.w3.org/2001/XMLSchema" xmlns:xs="http://www.w3.org/2001/XMLSchema" xmlns:p="http://schemas.microsoft.com/office/2006/metadata/properties" xmlns:ns3="c5b17e41-9d16-4710-9fd8-1c1a8e74c157" xmlns:ns4="d0e8b4ec-709b-4d77-9325-d8ed423d9b28" targetNamespace="http://schemas.microsoft.com/office/2006/metadata/properties" ma:root="true" ma:fieldsID="adcb4e443038bea5e6dad833ac7fef5b" ns3:_="" ns4:_="">
    <xsd:import namespace="c5b17e41-9d16-4710-9fd8-1c1a8e74c157"/>
    <xsd:import namespace="d0e8b4ec-709b-4d77-9325-d8ed423d9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b17e41-9d16-4710-9fd8-1c1a8e74c1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0e8b4ec-709b-4d77-9325-d8ed423d9b28" elementFormDefault="qualified">
    <xsd:import namespace="http://schemas.microsoft.com/office/2006/documentManagement/types"/>
    <xsd:import namespace="http://schemas.microsoft.com/office/infopath/2007/PartnerControls"/>
    <xsd:element name="SharedWithUsers" ma:index="16"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Gedeeld met details" ma:internalName="SharedWithDetails" ma:readOnly="true">
      <xsd:simpleType>
        <xsd:restriction base="dms:Note">
          <xsd:maxLength value="255"/>
        </xsd:restriction>
      </xsd:simpleType>
    </xsd:element>
    <xsd:element name="SharingHintHash" ma:index="18"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5b17e41-9d16-4710-9fd8-1c1a8e74c157" xsi:nil="true"/>
  </documentManagement>
</p:properties>
</file>

<file path=customXml/itemProps1.xml><?xml version="1.0" encoding="utf-8"?>
<ds:datastoreItem xmlns:ds="http://schemas.openxmlformats.org/officeDocument/2006/customXml" ds:itemID="{8818CC95-9D15-43D9-B86F-58D37F53374B}">
  <ds:schemaRefs>
    <ds:schemaRef ds:uri="http://schemas.openxmlformats.org/officeDocument/2006/bibliography"/>
  </ds:schemaRefs>
</ds:datastoreItem>
</file>

<file path=customXml/itemProps2.xml><?xml version="1.0" encoding="utf-8"?>
<ds:datastoreItem xmlns:ds="http://schemas.openxmlformats.org/officeDocument/2006/customXml" ds:itemID="{7F5C67FF-B4D2-4367-A9FF-F3113F4ED9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b17e41-9d16-4710-9fd8-1c1a8e74c157"/>
    <ds:schemaRef ds:uri="d0e8b4ec-709b-4d77-9325-d8ed423d9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6D7072-C3EA-48D2-9D84-04ACE7FFB0AF}">
  <ds:schemaRefs>
    <ds:schemaRef ds:uri="http://schemas.microsoft.com/sharepoint/v3/contenttype/forms"/>
  </ds:schemaRefs>
</ds:datastoreItem>
</file>

<file path=customXml/itemProps4.xml><?xml version="1.0" encoding="utf-8"?>
<ds:datastoreItem xmlns:ds="http://schemas.openxmlformats.org/officeDocument/2006/customXml" ds:itemID="{F167BABF-63D9-41CF-BFDB-5622F17CD521}">
  <ds:schemaRefs>
    <ds:schemaRef ds:uri="http://schemas.microsoft.com/office/2006/metadata/properties"/>
    <ds:schemaRef ds:uri="http://schemas.microsoft.com/office/infopath/2007/PartnerControls"/>
    <ds:schemaRef ds:uri="c5b17e41-9d16-4710-9fd8-1c1a8e74c157"/>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10698</Words>
  <Characters>58839</Characters>
  <Application>Microsoft Office Word</Application>
  <DocSecurity>0</DocSecurity>
  <Lines>490</Lines>
  <Paragraphs>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69399</CharactersWithSpaces>
  <SharedDoc>false</SharedDoc>
  <HLinks>
    <vt:vector size="648" baseType="variant">
      <vt:variant>
        <vt:i4>6357099</vt:i4>
      </vt:variant>
      <vt:variant>
        <vt:i4>966</vt:i4>
      </vt:variant>
      <vt:variant>
        <vt:i4>0</vt:i4>
      </vt:variant>
      <vt:variant>
        <vt:i4>5</vt:i4>
      </vt:variant>
      <vt:variant>
        <vt:lpwstr>https://jlcpcb.com/</vt:lpwstr>
      </vt:variant>
      <vt:variant>
        <vt:lpwstr/>
      </vt:variant>
      <vt:variant>
        <vt:i4>6684775</vt:i4>
      </vt:variant>
      <vt:variant>
        <vt:i4>963</vt:i4>
      </vt:variant>
      <vt:variant>
        <vt:i4>0</vt:i4>
      </vt:variant>
      <vt:variant>
        <vt:i4>5</vt:i4>
      </vt:variant>
      <vt:variant>
        <vt:lpwstr>https://nl.aliexpress.com/item/32665922113.html?srcSns=sns_Copy&amp;spreadType=socialShare&amp;bizType=ProductDetail&amp;social_params=20821561299&amp;aff_fcid=b567e40c98d9443286b9f26b04eb34ad-1682416080730-01145-_mOC7ie2&amp;tt=MG&amp;aff_fsk=_mOC7ie2&amp;aff_platform=default&amp;sk=_mOC7ie2&amp;aff_trace_key=b567e40c98d9443286b9f26b04eb34ad-1682416080730-01145-_mOC7ie2&amp;shareId=20821561299&amp;businessType=ProductDetail&amp;platform=AE&amp;terminal_id=dce7fe7314bb41a089845f15ca24b83f&amp;afSmartRedirect=y</vt:lpwstr>
      </vt:variant>
      <vt:variant>
        <vt:lpwstr/>
      </vt:variant>
      <vt:variant>
        <vt:i4>2555942</vt:i4>
      </vt:variant>
      <vt:variant>
        <vt:i4>960</vt:i4>
      </vt:variant>
      <vt:variant>
        <vt:i4>0</vt:i4>
      </vt:variant>
      <vt:variant>
        <vt:i4>5</vt:i4>
      </vt:variant>
      <vt:variant>
        <vt:lpwstr>https://nl.aliexpress.com/item/1005003938244847.html?spm=a2g0o.productlist.main.73.2aff49d9TQChN0&amp;algo_pvid=5740f107-9fca-4e52-bd27-a80c1c05cb40&amp;algo_exp_id=5740f107-9fca-4e52-bd27-a80c1c05cb40-36&amp;pdp_npi=3%40dis%21EUR%213.04%211.52%21%21%21%21%21%40211bda9b16824144711724249d076c%2112000027513761698%21sea%21BE%21841531276&amp;curPageLogUid=K8xWAa7PJtsA</vt:lpwstr>
      </vt:variant>
      <vt:variant>
        <vt:lpwstr/>
      </vt:variant>
      <vt:variant>
        <vt:i4>7864330</vt:i4>
      </vt:variant>
      <vt:variant>
        <vt:i4>957</vt:i4>
      </vt:variant>
      <vt:variant>
        <vt:i4>0</vt:i4>
      </vt:variant>
      <vt:variant>
        <vt:i4>5</vt:i4>
      </vt:variant>
      <vt:variant>
        <vt:lpwstr>https://nl.aliexpress.com/item/32803428396.html?spm=a2g0o.order_list.order_list_main.60.303079d22by5pV&amp;gatewayAdapt=glo2nld</vt:lpwstr>
      </vt:variant>
      <vt:variant>
        <vt:lpwstr/>
      </vt:variant>
      <vt:variant>
        <vt:i4>8192042</vt:i4>
      </vt:variant>
      <vt:variant>
        <vt:i4>954</vt:i4>
      </vt:variant>
      <vt:variant>
        <vt:i4>0</vt:i4>
      </vt:variant>
      <vt:variant>
        <vt:i4>5</vt:i4>
      </vt:variant>
      <vt:variant>
        <vt:lpwstr>https://nl.aliexpress.com/item/1005003458995298.html?spm=a2g0o.productlist.main.25.194d611bO6wcNu&amp;algo_pvid=4188a2d8-a71d-45e2-837b-feeebd6bb0ec&amp;algo_exp_id=4188a2d8-a71d-45e2-837b-feeebd6bb0ec-12&amp;pdp_npi=3%40dis%21EUR%210.69%210.65%21%21%21%21%21%402122443916824144206786581d06e0%2112000025882263685%21sea%21BE%21841531276&amp;curPageLogUid=MeJttTnuwZX3</vt:lpwstr>
      </vt:variant>
      <vt:variant>
        <vt:lpwstr/>
      </vt:variant>
      <vt:variant>
        <vt:i4>3932200</vt:i4>
      </vt:variant>
      <vt:variant>
        <vt:i4>951</vt:i4>
      </vt:variant>
      <vt:variant>
        <vt:i4>0</vt:i4>
      </vt:variant>
      <vt:variant>
        <vt:i4>5</vt:i4>
      </vt:variant>
      <vt:variant>
        <vt:lpwstr>https://www.bol.com/be/nl/p/azdelivery-3-x-mg995-micro-digital-servo-motor-voor-rc-robots-helikoptervliegtuigen-compatibel-met-arduino-inclusief-e-book/9300000119725910/?Referrer=ADVNLGOO002013-G-135735706222-S-1679639870575-9300000119725910&amp;gclid=CjwKCAjw9J2iBhBPEiwAErwpebNH9WkOYeBrWzY8cHZ-MVn6p75LLGyoObHuUK76pHnsliEYkcddphoCmzYQAvD_BwE</vt:lpwstr>
      </vt:variant>
      <vt:variant>
        <vt:lpwstr/>
      </vt:variant>
      <vt:variant>
        <vt:i4>2359397</vt:i4>
      </vt:variant>
      <vt:variant>
        <vt:i4>948</vt:i4>
      </vt:variant>
      <vt:variant>
        <vt:i4>0</vt:i4>
      </vt:variant>
      <vt:variant>
        <vt:i4>5</vt:i4>
      </vt:variant>
      <vt:variant>
        <vt:lpwstr>https://nl.aliexpress.com/item/1005003916378097.html?spm=a2g0o.productlist.main.21.f7f51444aau90J&amp;algo_pvid=357aed06-1a8f-4e04-962d-232323ec6a1f&amp;algo_exp_id=357aed06-1a8f-4e04-962d-232323ec6a1f-10&amp;pdp_npi=3%40dis%21EUR%214.96%214.91%21%21%21%21%21%40211bf14716824140317308166d077e%2112000027459351006%21sea%21BE%21841531276&amp;curPageLogUid=X9ZGha1inysk</vt:lpwstr>
      </vt:variant>
      <vt:variant>
        <vt:lpwstr/>
      </vt:variant>
      <vt:variant>
        <vt:i4>3473431</vt:i4>
      </vt:variant>
      <vt:variant>
        <vt:i4>945</vt:i4>
      </vt:variant>
      <vt:variant>
        <vt:i4>0</vt:i4>
      </vt:variant>
      <vt:variant>
        <vt:i4>5</vt:i4>
      </vt:variant>
      <vt:variant>
        <vt:lpwstr>https://nl.aliexpress.com/item/1005001461098423.html?spm=a2g0o.order_list.order_list_main.26.209079d2DWapJU&amp;gatewayAdapt=glo2nld</vt:lpwstr>
      </vt:variant>
      <vt:variant>
        <vt:lpwstr/>
      </vt:variant>
      <vt:variant>
        <vt:i4>1179747</vt:i4>
      </vt:variant>
      <vt:variant>
        <vt:i4>942</vt:i4>
      </vt:variant>
      <vt:variant>
        <vt:i4>0</vt:i4>
      </vt:variant>
      <vt:variant>
        <vt:i4>5</vt:i4>
      </vt:variant>
      <vt:variant>
        <vt:lpwstr>https://nl.aliexpress.com/item/4001345918046.html?spm=a2g0o.order_list.order_list_main.51.209079d2DWapJU&amp;gatewayAdapt=glo2nld</vt:lpwstr>
      </vt:variant>
      <vt:variant>
        <vt:lpwstr/>
      </vt:variant>
      <vt:variant>
        <vt:i4>7536718</vt:i4>
      </vt:variant>
      <vt:variant>
        <vt:i4>939</vt:i4>
      </vt:variant>
      <vt:variant>
        <vt:i4>0</vt:i4>
      </vt:variant>
      <vt:variant>
        <vt:i4>5</vt:i4>
      </vt:variant>
      <vt:variant>
        <vt:lpwstr>https://nl.aliexpress.com/item/4000700060759.html?spm=a2g0o.order_list.order_list_main.147.7b2f79d2tsYecZ&amp;gatewayAdapt=glo2nld</vt:lpwstr>
      </vt:variant>
      <vt:variant>
        <vt:lpwstr/>
      </vt:variant>
      <vt:variant>
        <vt:i4>7340058</vt:i4>
      </vt:variant>
      <vt:variant>
        <vt:i4>936</vt:i4>
      </vt:variant>
      <vt:variant>
        <vt:i4>0</vt:i4>
      </vt:variant>
      <vt:variant>
        <vt:i4>5</vt:i4>
      </vt:variant>
      <vt:variant>
        <vt:lpwstr>https://nl.aliexpress.com/item/1005002221813688.html?spm=a2g0o.order_list.order_list_main.141.7b2f79d2tsYecZ&amp;gatewayAdapt=glo2nld</vt:lpwstr>
      </vt:variant>
      <vt:variant>
        <vt:lpwstr/>
      </vt:variant>
      <vt:variant>
        <vt:i4>7471122</vt:i4>
      </vt:variant>
      <vt:variant>
        <vt:i4>933</vt:i4>
      </vt:variant>
      <vt:variant>
        <vt:i4>0</vt:i4>
      </vt:variant>
      <vt:variant>
        <vt:i4>5</vt:i4>
      </vt:variant>
      <vt:variant>
        <vt:lpwstr>https://nl.aliexpress.com/item/1005002873631753.html?spm=a2g0o.order_list.order_list_main.129.7b2f79d2tsYecZ&amp;gatewayAdapt=glo2nld</vt:lpwstr>
      </vt:variant>
      <vt:variant>
        <vt:lpwstr/>
      </vt:variant>
      <vt:variant>
        <vt:i4>8126487</vt:i4>
      </vt:variant>
      <vt:variant>
        <vt:i4>930</vt:i4>
      </vt:variant>
      <vt:variant>
        <vt:i4>0</vt:i4>
      </vt:variant>
      <vt:variant>
        <vt:i4>5</vt:i4>
      </vt:variant>
      <vt:variant>
        <vt:lpwstr>https://nl.aliexpress.com/item/1005004908874511.html?spm=a2g0o.order_list.order_list_main.122.7b2f79d2tsYecZ&amp;gatewayAdapt=glo2nld</vt:lpwstr>
      </vt:variant>
      <vt:variant>
        <vt:lpwstr/>
      </vt:variant>
      <vt:variant>
        <vt:i4>8126487</vt:i4>
      </vt:variant>
      <vt:variant>
        <vt:i4>927</vt:i4>
      </vt:variant>
      <vt:variant>
        <vt:i4>0</vt:i4>
      </vt:variant>
      <vt:variant>
        <vt:i4>5</vt:i4>
      </vt:variant>
      <vt:variant>
        <vt:lpwstr>https://nl.aliexpress.com/item/1005004908874511.html?spm=a2g0o.order_list.order_list_main.122.7b2f79d2tsYecZ&amp;gatewayAdapt=glo2nld</vt:lpwstr>
      </vt:variant>
      <vt:variant>
        <vt:lpwstr/>
      </vt:variant>
      <vt:variant>
        <vt:i4>7405585</vt:i4>
      </vt:variant>
      <vt:variant>
        <vt:i4>924</vt:i4>
      </vt:variant>
      <vt:variant>
        <vt:i4>0</vt:i4>
      </vt:variant>
      <vt:variant>
        <vt:i4>5</vt:i4>
      </vt:variant>
      <vt:variant>
        <vt:lpwstr>https://nl.aliexpress.com/item/1005003327360045.html?spm=a2g0o.order_list.order_list_main.101.7b2f79d2tsYecZ&amp;gatewayAdapt=glo2nld</vt:lpwstr>
      </vt:variant>
      <vt:variant>
        <vt:lpwstr/>
      </vt:variant>
      <vt:variant>
        <vt:i4>3735556</vt:i4>
      </vt:variant>
      <vt:variant>
        <vt:i4>921</vt:i4>
      </vt:variant>
      <vt:variant>
        <vt:i4>0</vt:i4>
      </vt:variant>
      <vt:variant>
        <vt:i4>5</vt:i4>
      </vt:variant>
      <vt:variant>
        <vt:lpwstr>https://nl.aliexpress.com/item/1005003411558149.html?spm=a2g0o.order_list.order_list_main.83.7b2f79d2tsYecZ&amp;gatewayAdapt=glo2nld</vt:lpwstr>
      </vt:variant>
      <vt:variant>
        <vt:lpwstr/>
      </vt:variant>
      <vt:variant>
        <vt:i4>4128778</vt:i4>
      </vt:variant>
      <vt:variant>
        <vt:i4>918</vt:i4>
      </vt:variant>
      <vt:variant>
        <vt:i4>0</vt:i4>
      </vt:variant>
      <vt:variant>
        <vt:i4>5</vt:i4>
      </vt:variant>
      <vt:variant>
        <vt:lpwstr>https://nl.aliexpress.com/item/1005002763769561.html?spm=a2g0o.order_list.order_list_main.82.7b2f79d2tsYecZ&amp;gatewayAdapt=glo2nld</vt:lpwstr>
      </vt:variant>
      <vt:variant>
        <vt:lpwstr/>
      </vt:variant>
      <vt:variant>
        <vt:i4>131131</vt:i4>
      </vt:variant>
      <vt:variant>
        <vt:i4>915</vt:i4>
      </vt:variant>
      <vt:variant>
        <vt:i4>0</vt:i4>
      </vt:variant>
      <vt:variant>
        <vt:i4>5</vt:i4>
      </vt:variant>
      <vt:variant>
        <vt:lpwstr>https://nl.aliexpress.com/item/10000056483250.html?spm=a2g0o.order_list.order_list_main.64.7b2f79d2tsYecZ&amp;gatewayAdapt=glo2nld</vt:lpwstr>
      </vt:variant>
      <vt:variant>
        <vt:lpwstr/>
      </vt:variant>
      <vt:variant>
        <vt:i4>3801103</vt:i4>
      </vt:variant>
      <vt:variant>
        <vt:i4>912</vt:i4>
      </vt:variant>
      <vt:variant>
        <vt:i4>0</vt:i4>
      </vt:variant>
      <vt:variant>
        <vt:i4>5</vt:i4>
      </vt:variant>
      <vt:variant>
        <vt:lpwstr>https://nl.aliexpress.com/item/1005004985941167.html?spm=a2g0o.order_list.order_list_main.59.7b2f79d2tsYecZ&amp;gatewayAdapt=glo2nld</vt:lpwstr>
      </vt:variant>
      <vt:variant>
        <vt:lpwstr/>
      </vt:variant>
      <vt:variant>
        <vt:i4>3276809</vt:i4>
      </vt:variant>
      <vt:variant>
        <vt:i4>909</vt:i4>
      </vt:variant>
      <vt:variant>
        <vt:i4>0</vt:i4>
      </vt:variant>
      <vt:variant>
        <vt:i4>5</vt:i4>
      </vt:variant>
      <vt:variant>
        <vt:lpwstr>https://nl.aliexpress.com/item/1005004804811591.html?spm=a2g0o.order_list.order_list_main.47.7b2f79d2tsYecZ&amp;gatewayAdapt=glo2nld</vt:lpwstr>
      </vt:variant>
      <vt:variant>
        <vt:lpwstr/>
      </vt:variant>
      <vt:variant>
        <vt:i4>3276883</vt:i4>
      </vt:variant>
      <vt:variant>
        <vt:i4>906</vt:i4>
      </vt:variant>
      <vt:variant>
        <vt:i4>0</vt:i4>
      </vt:variant>
      <vt:variant>
        <vt:i4>5</vt:i4>
      </vt:variant>
      <vt:variant>
        <vt:lpwstr>https://nl.aliexpress.com/item/33000297490.html?spm=a2g0o.order_list.order_list_main.41.7b2f79d2tsYecZ&amp;gatewayAdapt=glo2nld</vt:lpwstr>
      </vt:variant>
      <vt:variant>
        <vt:lpwstr/>
      </vt:variant>
      <vt:variant>
        <vt:i4>917603</vt:i4>
      </vt:variant>
      <vt:variant>
        <vt:i4>903</vt:i4>
      </vt:variant>
      <vt:variant>
        <vt:i4>0</vt:i4>
      </vt:variant>
      <vt:variant>
        <vt:i4>5</vt:i4>
      </vt:variant>
      <vt:variant>
        <vt:lpwstr>https://nl.aliexpress.com/item/4000677508616.html?spm=a2g0o.order_list.order_list_main.35.7b2f79d2tsYecZ&amp;gatewayAdapt=glo2nld</vt:lpwstr>
      </vt:variant>
      <vt:variant>
        <vt:lpwstr/>
      </vt:variant>
      <vt:variant>
        <vt:i4>1835058</vt:i4>
      </vt:variant>
      <vt:variant>
        <vt:i4>518</vt:i4>
      </vt:variant>
      <vt:variant>
        <vt:i4>0</vt:i4>
      </vt:variant>
      <vt:variant>
        <vt:i4>5</vt:i4>
      </vt:variant>
      <vt:variant>
        <vt:lpwstr/>
      </vt:variant>
      <vt:variant>
        <vt:lpwstr>_Toc133405099</vt:lpwstr>
      </vt:variant>
      <vt:variant>
        <vt:i4>1835058</vt:i4>
      </vt:variant>
      <vt:variant>
        <vt:i4>512</vt:i4>
      </vt:variant>
      <vt:variant>
        <vt:i4>0</vt:i4>
      </vt:variant>
      <vt:variant>
        <vt:i4>5</vt:i4>
      </vt:variant>
      <vt:variant>
        <vt:lpwstr/>
      </vt:variant>
      <vt:variant>
        <vt:lpwstr>_Toc133405098</vt:lpwstr>
      </vt:variant>
      <vt:variant>
        <vt:i4>1835058</vt:i4>
      </vt:variant>
      <vt:variant>
        <vt:i4>506</vt:i4>
      </vt:variant>
      <vt:variant>
        <vt:i4>0</vt:i4>
      </vt:variant>
      <vt:variant>
        <vt:i4>5</vt:i4>
      </vt:variant>
      <vt:variant>
        <vt:lpwstr/>
      </vt:variant>
      <vt:variant>
        <vt:lpwstr>_Toc133405097</vt:lpwstr>
      </vt:variant>
      <vt:variant>
        <vt:i4>1835058</vt:i4>
      </vt:variant>
      <vt:variant>
        <vt:i4>500</vt:i4>
      </vt:variant>
      <vt:variant>
        <vt:i4>0</vt:i4>
      </vt:variant>
      <vt:variant>
        <vt:i4>5</vt:i4>
      </vt:variant>
      <vt:variant>
        <vt:lpwstr/>
      </vt:variant>
      <vt:variant>
        <vt:lpwstr>_Toc133405096</vt:lpwstr>
      </vt:variant>
      <vt:variant>
        <vt:i4>1835058</vt:i4>
      </vt:variant>
      <vt:variant>
        <vt:i4>494</vt:i4>
      </vt:variant>
      <vt:variant>
        <vt:i4>0</vt:i4>
      </vt:variant>
      <vt:variant>
        <vt:i4>5</vt:i4>
      </vt:variant>
      <vt:variant>
        <vt:lpwstr/>
      </vt:variant>
      <vt:variant>
        <vt:lpwstr>_Toc133405095</vt:lpwstr>
      </vt:variant>
      <vt:variant>
        <vt:i4>1835058</vt:i4>
      </vt:variant>
      <vt:variant>
        <vt:i4>485</vt:i4>
      </vt:variant>
      <vt:variant>
        <vt:i4>0</vt:i4>
      </vt:variant>
      <vt:variant>
        <vt:i4>5</vt:i4>
      </vt:variant>
      <vt:variant>
        <vt:lpwstr/>
      </vt:variant>
      <vt:variant>
        <vt:lpwstr>_Toc133405094</vt:lpwstr>
      </vt:variant>
      <vt:variant>
        <vt:i4>1835058</vt:i4>
      </vt:variant>
      <vt:variant>
        <vt:i4>479</vt:i4>
      </vt:variant>
      <vt:variant>
        <vt:i4>0</vt:i4>
      </vt:variant>
      <vt:variant>
        <vt:i4>5</vt:i4>
      </vt:variant>
      <vt:variant>
        <vt:lpwstr/>
      </vt:variant>
      <vt:variant>
        <vt:lpwstr>_Toc133405093</vt:lpwstr>
      </vt:variant>
      <vt:variant>
        <vt:i4>1835058</vt:i4>
      </vt:variant>
      <vt:variant>
        <vt:i4>473</vt:i4>
      </vt:variant>
      <vt:variant>
        <vt:i4>0</vt:i4>
      </vt:variant>
      <vt:variant>
        <vt:i4>5</vt:i4>
      </vt:variant>
      <vt:variant>
        <vt:lpwstr/>
      </vt:variant>
      <vt:variant>
        <vt:lpwstr>_Toc133405092</vt:lpwstr>
      </vt:variant>
      <vt:variant>
        <vt:i4>1835058</vt:i4>
      </vt:variant>
      <vt:variant>
        <vt:i4>467</vt:i4>
      </vt:variant>
      <vt:variant>
        <vt:i4>0</vt:i4>
      </vt:variant>
      <vt:variant>
        <vt:i4>5</vt:i4>
      </vt:variant>
      <vt:variant>
        <vt:lpwstr/>
      </vt:variant>
      <vt:variant>
        <vt:lpwstr>_Toc133405091</vt:lpwstr>
      </vt:variant>
      <vt:variant>
        <vt:i4>1835058</vt:i4>
      </vt:variant>
      <vt:variant>
        <vt:i4>461</vt:i4>
      </vt:variant>
      <vt:variant>
        <vt:i4>0</vt:i4>
      </vt:variant>
      <vt:variant>
        <vt:i4>5</vt:i4>
      </vt:variant>
      <vt:variant>
        <vt:lpwstr/>
      </vt:variant>
      <vt:variant>
        <vt:lpwstr>_Toc133405090</vt:lpwstr>
      </vt:variant>
      <vt:variant>
        <vt:i4>1900594</vt:i4>
      </vt:variant>
      <vt:variant>
        <vt:i4>455</vt:i4>
      </vt:variant>
      <vt:variant>
        <vt:i4>0</vt:i4>
      </vt:variant>
      <vt:variant>
        <vt:i4>5</vt:i4>
      </vt:variant>
      <vt:variant>
        <vt:lpwstr/>
      </vt:variant>
      <vt:variant>
        <vt:lpwstr>_Toc133405089</vt:lpwstr>
      </vt:variant>
      <vt:variant>
        <vt:i4>1900594</vt:i4>
      </vt:variant>
      <vt:variant>
        <vt:i4>449</vt:i4>
      </vt:variant>
      <vt:variant>
        <vt:i4>0</vt:i4>
      </vt:variant>
      <vt:variant>
        <vt:i4>5</vt:i4>
      </vt:variant>
      <vt:variant>
        <vt:lpwstr/>
      </vt:variant>
      <vt:variant>
        <vt:lpwstr>_Toc133405088</vt:lpwstr>
      </vt:variant>
      <vt:variant>
        <vt:i4>1900594</vt:i4>
      </vt:variant>
      <vt:variant>
        <vt:i4>443</vt:i4>
      </vt:variant>
      <vt:variant>
        <vt:i4>0</vt:i4>
      </vt:variant>
      <vt:variant>
        <vt:i4>5</vt:i4>
      </vt:variant>
      <vt:variant>
        <vt:lpwstr/>
      </vt:variant>
      <vt:variant>
        <vt:lpwstr>_Toc133405087</vt:lpwstr>
      </vt:variant>
      <vt:variant>
        <vt:i4>1900594</vt:i4>
      </vt:variant>
      <vt:variant>
        <vt:i4>437</vt:i4>
      </vt:variant>
      <vt:variant>
        <vt:i4>0</vt:i4>
      </vt:variant>
      <vt:variant>
        <vt:i4>5</vt:i4>
      </vt:variant>
      <vt:variant>
        <vt:lpwstr/>
      </vt:variant>
      <vt:variant>
        <vt:lpwstr>_Toc133405086</vt:lpwstr>
      </vt:variant>
      <vt:variant>
        <vt:i4>1900594</vt:i4>
      </vt:variant>
      <vt:variant>
        <vt:i4>431</vt:i4>
      </vt:variant>
      <vt:variant>
        <vt:i4>0</vt:i4>
      </vt:variant>
      <vt:variant>
        <vt:i4>5</vt:i4>
      </vt:variant>
      <vt:variant>
        <vt:lpwstr/>
      </vt:variant>
      <vt:variant>
        <vt:lpwstr>_Toc133405085</vt:lpwstr>
      </vt:variant>
      <vt:variant>
        <vt:i4>1900594</vt:i4>
      </vt:variant>
      <vt:variant>
        <vt:i4>425</vt:i4>
      </vt:variant>
      <vt:variant>
        <vt:i4>0</vt:i4>
      </vt:variant>
      <vt:variant>
        <vt:i4>5</vt:i4>
      </vt:variant>
      <vt:variant>
        <vt:lpwstr/>
      </vt:variant>
      <vt:variant>
        <vt:lpwstr>_Toc133405084</vt:lpwstr>
      </vt:variant>
      <vt:variant>
        <vt:i4>1900594</vt:i4>
      </vt:variant>
      <vt:variant>
        <vt:i4>419</vt:i4>
      </vt:variant>
      <vt:variant>
        <vt:i4>0</vt:i4>
      </vt:variant>
      <vt:variant>
        <vt:i4>5</vt:i4>
      </vt:variant>
      <vt:variant>
        <vt:lpwstr/>
      </vt:variant>
      <vt:variant>
        <vt:lpwstr>_Toc133405083</vt:lpwstr>
      </vt:variant>
      <vt:variant>
        <vt:i4>1900594</vt:i4>
      </vt:variant>
      <vt:variant>
        <vt:i4>413</vt:i4>
      </vt:variant>
      <vt:variant>
        <vt:i4>0</vt:i4>
      </vt:variant>
      <vt:variant>
        <vt:i4>5</vt:i4>
      </vt:variant>
      <vt:variant>
        <vt:lpwstr/>
      </vt:variant>
      <vt:variant>
        <vt:lpwstr>_Toc133405082</vt:lpwstr>
      </vt:variant>
      <vt:variant>
        <vt:i4>1900594</vt:i4>
      </vt:variant>
      <vt:variant>
        <vt:i4>407</vt:i4>
      </vt:variant>
      <vt:variant>
        <vt:i4>0</vt:i4>
      </vt:variant>
      <vt:variant>
        <vt:i4>5</vt:i4>
      </vt:variant>
      <vt:variant>
        <vt:lpwstr/>
      </vt:variant>
      <vt:variant>
        <vt:lpwstr>_Toc133405081</vt:lpwstr>
      </vt:variant>
      <vt:variant>
        <vt:i4>1900594</vt:i4>
      </vt:variant>
      <vt:variant>
        <vt:i4>401</vt:i4>
      </vt:variant>
      <vt:variant>
        <vt:i4>0</vt:i4>
      </vt:variant>
      <vt:variant>
        <vt:i4>5</vt:i4>
      </vt:variant>
      <vt:variant>
        <vt:lpwstr/>
      </vt:variant>
      <vt:variant>
        <vt:lpwstr>_Toc133405080</vt:lpwstr>
      </vt:variant>
      <vt:variant>
        <vt:i4>1179698</vt:i4>
      </vt:variant>
      <vt:variant>
        <vt:i4>395</vt:i4>
      </vt:variant>
      <vt:variant>
        <vt:i4>0</vt:i4>
      </vt:variant>
      <vt:variant>
        <vt:i4>5</vt:i4>
      </vt:variant>
      <vt:variant>
        <vt:lpwstr/>
      </vt:variant>
      <vt:variant>
        <vt:lpwstr>_Toc133405079</vt:lpwstr>
      </vt:variant>
      <vt:variant>
        <vt:i4>5439539</vt:i4>
      </vt:variant>
      <vt:variant>
        <vt:i4>389</vt:i4>
      </vt:variant>
      <vt:variant>
        <vt:i4>0</vt:i4>
      </vt:variant>
      <vt:variant>
        <vt:i4>5</vt:i4>
      </vt:variant>
      <vt:variant>
        <vt:lpwstr>https://hubkaho-my.sharepoint.com/personal/roy_devolder_student_odisee_be/Documents/PWR/rapporteren/Het maken en sturen van een robotarm versie1.docx</vt:lpwstr>
      </vt:variant>
      <vt:variant>
        <vt:lpwstr>_Toc133405078</vt:lpwstr>
      </vt:variant>
      <vt:variant>
        <vt:i4>5439539</vt:i4>
      </vt:variant>
      <vt:variant>
        <vt:i4>383</vt:i4>
      </vt:variant>
      <vt:variant>
        <vt:i4>0</vt:i4>
      </vt:variant>
      <vt:variant>
        <vt:i4>5</vt:i4>
      </vt:variant>
      <vt:variant>
        <vt:lpwstr>https://hubkaho-my.sharepoint.com/personal/roy_devolder_student_odisee_be/Documents/PWR/rapporteren/Het maken en sturen van een robotarm versie1.docx</vt:lpwstr>
      </vt:variant>
      <vt:variant>
        <vt:lpwstr>_Toc133405077</vt:lpwstr>
      </vt:variant>
      <vt:variant>
        <vt:i4>1179698</vt:i4>
      </vt:variant>
      <vt:variant>
        <vt:i4>377</vt:i4>
      </vt:variant>
      <vt:variant>
        <vt:i4>0</vt:i4>
      </vt:variant>
      <vt:variant>
        <vt:i4>5</vt:i4>
      </vt:variant>
      <vt:variant>
        <vt:lpwstr/>
      </vt:variant>
      <vt:variant>
        <vt:lpwstr>_Toc133405076</vt:lpwstr>
      </vt:variant>
      <vt:variant>
        <vt:i4>5439539</vt:i4>
      </vt:variant>
      <vt:variant>
        <vt:i4>371</vt:i4>
      </vt:variant>
      <vt:variant>
        <vt:i4>0</vt:i4>
      </vt:variant>
      <vt:variant>
        <vt:i4>5</vt:i4>
      </vt:variant>
      <vt:variant>
        <vt:lpwstr>https://hubkaho-my.sharepoint.com/personal/roy_devolder_student_odisee_be/Documents/PWR/rapporteren/Het maken en sturen van een robotarm versie1.docx</vt:lpwstr>
      </vt:variant>
      <vt:variant>
        <vt:lpwstr>_Toc133405075</vt:lpwstr>
      </vt:variant>
      <vt:variant>
        <vt:i4>1179698</vt:i4>
      </vt:variant>
      <vt:variant>
        <vt:i4>365</vt:i4>
      </vt:variant>
      <vt:variant>
        <vt:i4>0</vt:i4>
      </vt:variant>
      <vt:variant>
        <vt:i4>5</vt:i4>
      </vt:variant>
      <vt:variant>
        <vt:lpwstr/>
      </vt:variant>
      <vt:variant>
        <vt:lpwstr>_Toc133405074</vt:lpwstr>
      </vt:variant>
      <vt:variant>
        <vt:i4>1179698</vt:i4>
      </vt:variant>
      <vt:variant>
        <vt:i4>359</vt:i4>
      </vt:variant>
      <vt:variant>
        <vt:i4>0</vt:i4>
      </vt:variant>
      <vt:variant>
        <vt:i4>5</vt:i4>
      </vt:variant>
      <vt:variant>
        <vt:lpwstr/>
      </vt:variant>
      <vt:variant>
        <vt:lpwstr>_Toc133405073</vt:lpwstr>
      </vt:variant>
      <vt:variant>
        <vt:i4>5439539</vt:i4>
      </vt:variant>
      <vt:variant>
        <vt:i4>353</vt:i4>
      </vt:variant>
      <vt:variant>
        <vt:i4>0</vt:i4>
      </vt:variant>
      <vt:variant>
        <vt:i4>5</vt:i4>
      </vt:variant>
      <vt:variant>
        <vt:lpwstr>https://hubkaho-my.sharepoint.com/personal/roy_devolder_student_odisee_be/Documents/PWR/rapporteren/Het maken en sturen van een robotarm versie1.docx</vt:lpwstr>
      </vt:variant>
      <vt:variant>
        <vt:lpwstr>_Toc133405072</vt:lpwstr>
      </vt:variant>
      <vt:variant>
        <vt:i4>1179698</vt:i4>
      </vt:variant>
      <vt:variant>
        <vt:i4>347</vt:i4>
      </vt:variant>
      <vt:variant>
        <vt:i4>0</vt:i4>
      </vt:variant>
      <vt:variant>
        <vt:i4>5</vt:i4>
      </vt:variant>
      <vt:variant>
        <vt:lpwstr/>
      </vt:variant>
      <vt:variant>
        <vt:lpwstr>_Toc133405071</vt:lpwstr>
      </vt:variant>
      <vt:variant>
        <vt:i4>1179698</vt:i4>
      </vt:variant>
      <vt:variant>
        <vt:i4>341</vt:i4>
      </vt:variant>
      <vt:variant>
        <vt:i4>0</vt:i4>
      </vt:variant>
      <vt:variant>
        <vt:i4>5</vt:i4>
      </vt:variant>
      <vt:variant>
        <vt:lpwstr/>
      </vt:variant>
      <vt:variant>
        <vt:lpwstr>_Toc133405070</vt:lpwstr>
      </vt:variant>
      <vt:variant>
        <vt:i4>1245234</vt:i4>
      </vt:variant>
      <vt:variant>
        <vt:i4>335</vt:i4>
      </vt:variant>
      <vt:variant>
        <vt:i4>0</vt:i4>
      </vt:variant>
      <vt:variant>
        <vt:i4>5</vt:i4>
      </vt:variant>
      <vt:variant>
        <vt:lpwstr/>
      </vt:variant>
      <vt:variant>
        <vt:lpwstr>_Toc133405069</vt:lpwstr>
      </vt:variant>
      <vt:variant>
        <vt:i4>1245234</vt:i4>
      </vt:variant>
      <vt:variant>
        <vt:i4>329</vt:i4>
      </vt:variant>
      <vt:variant>
        <vt:i4>0</vt:i4>
      </vt:variant>
      <vt:variant>
        <vt:i4>5</vt:i4>
      </vt:variant>
      <vt:variant>
        <vt:lpwstr/>
      </vt:variant>
      <vt:variant>
        <vt:lpwstr>_Toc133405068</vt:lpwstr>
      </vt:variant>
      <vt:variant>
        <vt:i4>1245234</vt:i4>
      </vt:variant>
      <vt:variant>
        <vt:i4>323</vt:i4>
      </vt:variant>
      <vt:variant>
        <vt:i4>0</vt:i4>
      </vt:variant>
      <vt:variant>
        <vt:i4>5</vt:i4>
      </vt:variant>
      <vt:variant>
        <vt:lpwstr/>
      </vt:variant>
      <vt:variant>
        <vt:lpwstr>_Toc133405067</vt:lpwstr>
      </vt:variant>
      <vt:variant>
        <vt:i4>5374003</vt:i4>
      </vt:variant>
      <vt:variant>
        <vt:i4>317</vt:i4>
      </vt:variant>
      <vt:variant>
        <vt:i4>0</vt:i4>
      </vt:variant>
      <vt:variant>
        <vt:i4>5</vt:i4>
      </vt:variant>
      <vt:variant>
        <vt:lpwstr>https://hubkaho-my.sharepoint.com/personal/roy_devolder_student_odisee_be/Documents/PWR/rapporteren/Het maken en sturen van een robotarm versie1.docx</vt:lpwstr>
      </vt:variant>
      <vt:variant>
        <vt:lpwstr>_Toc133405066</vt:lpwstr>
      </vt:variant>
      <vt:variant>
        <vt:i4>5374003</vt:i4>
      </vt:variant>
      <vt:variant>
        <vt:i4>311</vt:i4>
      </vt:variant>
      <vt:variant>
        <vt:i4>0</vt:i4>
      </vt:variant>
      <vt:variant>
        <vt:i4>5</vt:i4>
      </vt:variant>
      <vt:variant>
        <vt:lpwstr>https://hubkaho-my.sharepoint.com/personal/roy_devolder_student_odisee_be/Documents/PWR/rapporteren/Het maken en sturen van een robotarm versie1.docx</vt:lpwstr>
      </vt:variant>
      <vt:variant>
        <vt:lpwstr>_Toc133405065</vt:lpwstr>
      </vt:variant>
      <vt:variant>
        <vt:i4>1245234</vt:i4>
      </vt:variant>
      <vt:variant>
        <vt:i4>302</vt:i4>
      </vt:variant>
      <vt:variant>
        <vt:i4>0</vt:i4>
      </vt:variant>
      <vt:variant>
        <vt:i4>5</vt:i4>
      </vt:variant>
      <vt:variant>
        <vt:lpwstr/>
      </vt:variant>
      <vt:variant>
        <vt:lpwstr>_Toc133405064</vt:lpwstr>
      </vt:variant>
      <vt:variant>
        <vt:i4>1245234</vt:i4>
      </vt:variant>
      <vt:variant>
        <vt:i4>296</vt:i4>
      </vt:variant>
      <vt:variant>
        <vt:i4>0</vt:i4>
      </vt:variant>
      <vt:variant>
        <vt:i4>5</vt:i4>
      </vt:variant>
      <vt:variant>
        <vt:lpwstr/>
      </vt:variant>
      <vt:variant>
        <vt:lpwstr>_Toc133405063</vt:lpwstr>
      </vt:variant>
      <vt:variant>
        <vt:i4>1245234</vt:i4>
      </vt:variant>
      <vt:variant>
        <vt:i4>290</vt:i4>
      </vt:variant>
      <vt:variant>
        <vt:i4>0</vt:i4>
      </vt:variant>
      <vt:variant>
        <vt:i4>5</vt:i4>
      </vt:variant>
      <vt:variant>
        <vt:lpwstr/>
      </vt:variant>
      <vt:variant>
        <vt:lpwstr>_Toc133405062</vt:lpwstr>
      </vt:variant>
      <vt:variant>
        <vt:i4>1245234</vt:i4>
      </vt:variant>
      <vt:variant>
        <vt:i4>284</vt:i4>
      </vt:variant>
      <vt:variant>
        <vt:i4>0</vt:i4>
      </vt:variant>
      <vt:variant>
        <vt:i4>5</vt:i4>
      </vt:variant>
      <vt:variant>
        <vt:lpwstr/>
      </vt:variant>
      <vt:variant>
        <vt:lpwstr>_Toc133405061</vt:lpwstr>
      </vt:variant>
      <vt:variant>
        <vt:i4>1245234</vt:i4>
      </vt:variant>
      <vt:variant>
        <vt:i4>278</vt:i4>
      </vt:variant>
      <vt:variant>
        <vt:i4>0</vt:i4>
      </vt:variant>
      <vt:variant>
        <vt:i4>5</vt:i4>
      </vt:variant>
      <vt:variant>
        <vt:lpwstr/>
      </vt:variant>
      <vt:variant>
        <vt:lpwstr>_Toc133405060</vt:lpwstr>
      </vt:variant>
      <vt:variant>
        <vt:i4>1048626</vt:i4>
      </vt:variant>
      <vt:variant>
        <vt:i4>272</vt:i4>
      </vt:variant>
      <vt:variant>
        <vt:i4>0</vt:i4>
      </vt:variant>
      <vt:variant>
        <vt:i4>5</vt:i4>
      </vt:variant>
      <vt:variant>
        <vt:lpwstr/>
      </vt:variant>
      <vt:variant>
        <vt:lpwstr>_Toc133405059</vt:lpwstr>
      </vt:variant>
      <vt:variant>
        <vt:i4>1048626</vt:i4>
      </vt:variant>
      <vt:variant>
        <vt:i4>266</vt:i4>
      </vt:variant>
      <vt:variant>
        <vt:i4>0</vt:i4>
      </vt:variant>
      <vt:variant>
        <vt:i4>5</vt:i4>
      </vt:variant>
      <vt:variant>
        <vt:lpwstr/>
      </vt:variant>
      <vt:variant>
        <vt:lpwstr>_Toc133405058</vt:lpwstr>
      </vt:variant>
      <vt:variant>
        <vt:i4>1048626</vt:i4>
      </vt:variant>
      <vt:variant>
        <vt:i4>260</vt:i4>
      </vt:variant>
      <vt:variant>
        <vt:i4>0</vt:i4>
      </vt:variant>
      <vt:variant>
        <vt:i4>5</vt:i4>
      </vt:variant>
      <vt:variant>
        <vt:lpwstr/>
      </vt:variant>
      <vt:variant>
        <vt:lpwstr>_Toc133405057</vt:lpwstr>
      </vt:variant>
      <vt:variant>
        <vt:i4>1048626</vt:i4>
      </vt:variant>
      <vt:variant>
        <vt:i4>254</vt:i4>
      </vt:variant>
      <vt:variant>
        <vt:i4>0</vt:i4>
      </vt:variant>
      <vt:variant>
        <vt:i4>5</vt:i4>
      </vt:variant>
      <vt:variant>
        <vt:lpwstr/>
      </vt:variant>
      <vt:variant>
        <vt:lpwstr>_Toc133405056</vt:lpwstr>
      </vt:variant>
      <vt:variant>
        <vt:i4>1048626</vt:i4>
      </vt:variant>
      <vt:variant>
        <vt:i4>248</vt:i4>
      </vt:variant>
      <vt:variant>
        <vt:i4>0</vt:i4>
      </vt:variant>
      <vt:variant>
        <vt:i4>5</vt:i4>
      </vt:variant>
      <vt:variant>
        <vt:lpwstr/>
      </vt:variant>
      <vt:variant>
        <vt:lpwstr>_Toc133405055</vt:lpwstr>
      </vt:variant>
      <vt:variant>
        <vt:i4>1048626</vt:i4>
      </vt:variant>
      <vt:variant>
        <vt:i4>242</vt:i4>
      </vt:variant>
      <vt:variant>
        <vt:i4>0</vt:i4>
      </vt:variant>
      <vt:variant>
        <vt:i4>5</vt:i4>
      </vt:variant>
      <vt:variant>
        <vt:lpwstr/>
      </vt:variant>
      <vt:variant>
        <vt:lpwstr>_Toc133405054</vt:lpwstr>
      </vt:variant>
      <vt:variant>
        <vt:i4>1048626</vt:i4>
      </vt:variant>
      <vt:variant>
        <vt:i4>236</vt:i4>
      </vt:variant>
      <vt:variant>
        <vt:i4>0</vt:i4>
      </vt:variant>
      <vt:variant>
        <vt:i4>5</vt:i4>
      </vt:variant>
      <vt:variant>
        <vt:lpwstr/>
      </vt:variant>
      <vt:variant>
        <vt:lpwstr>_Toc133405053</vt:lpwstr>
      </vt:variant>
      <vt:variant>
        <vt:i4>1048626</vt:i4>
      </vt:variant>
      <vt:variant>
        <vt:i4>230</vt:i4>
      </vt:variant>
      <vt:variant>
        <vt:i4>0</vt:i4>
      </vt:variant>
      <vt:variant>
        <vt:i4>5</vt:i4>
      </vt:variant>
      <vt:variant>
        <vt:lpwstr/>
      </vt:variant>
      <vt:variant>
        <vt:lpwstr>_Toc133405052</vt:lpwstr>
      </vt:variant>
      <vt:variant>
        <vt:i4>1048626</vt:i4>
      </vt:variant>
      <vt:variant>
        <vt:i4>224</vt:i4>
      </vt:variant>
      <vt:variant>
        <vt:i4>0</vt:i4>
      </vt:variant>
      <vt:variant>
        <vt:i4>5</vt:i4>
      </vt:variant>
      <vt:variant>
        <vt:lpwstr/>
      </vt:variant>
      <vt:variant>
        <vt:lpwstr>_Toc133405051</vt:lpwstr>
      </vt:variant>
      <vt:variant>
        <vt:i4>1048626</vt:i4>
      </vt:variant>
      <vt:variant>
        <vt:i4>218</vt:i4>
      </vt:variant>
      <vt:variant>
        <vt:i4>0</vt:i4>
      </vt:variant>
      <vt:variant>
        <vt:i4>5</vt:i4>
      </vt:variant>
      <vt:variant>
        <vt:lpwstr/>
      </vt:variant>
      <vt:variant>
        <vt:lpwstr>_Toc133405050</vt:lpwstr>
      </vt:variant>
      <vt:variant>
        <vt:i4>1114162</vt:i4>
      </vt:variant>
      <vt:variant>
        <vt:i4>212</vt:i4>
      </vt:variant>
      <vt:variant>
        <vt:i4>0</vt:i4>
      </vt:variant>
      <vt:variant>
        <vt:i4>5</vt:i4>
      </vt:variant>
      <vt:variant>
        <vt:lpwstr/>
      </vt:variant>
      <vt:variant>
        <vt:lpwstr>_Toc133405049</vt:lpwstr>
      </vt:variant>
      <vt:variant>
        <vt:i4>1114162</vt:i4>
      </vt:variant>
      <vt:variant>
        <vt:i4>206</vt:i4>
      </vt:variant>
      <vt:variant>
        <vt:i4>0</vt:i4>
      </vt:variant>
      <vt:variant>
        <vt:i4>5</vt:i4>
      </vt:variant>
      <vt:variant>
        <vt:lpwstr/>
      </vt:variant>
      <vt:variant>
        <vt:lpwstr>_Toc133405048</vt:lpwstr>
      </vt:variant>
      <vt:variant>
        <vt:i4>1114162</vt:i4>
      </vt:variant>
      <vt:variant>
        <vt:i4>200</vt:i4>
      </vt:variant>
      <vt:variant>
        <vt:i4>0</vt:i4>
      </vt:variant>
      <vt:variant>
        <vt:i4>5</vt:i4>
      </vt:variant>
      <vt:variant>
        <vt:lpwstr/>
      </vt:variant>
      <vt:variant>
        <vt:lpwstr>_Toc133405047</vt:lpwstr>
      </vt:variant>
      <vt:variant>
        <vt:i4>1114162</vt:i4>
      </vt:variant>
      <vt:variant>
        <vt:i4>194</vt:i4>
      </vt:variant>
      <vt:variant>
        <vt:i4>0</vt:i4>
      </vt:variant>
      <vt:variant>
        <vt:i4>5</vt:i4>
      </vt:variant>
      <vt:variant>
        <vt:lpwstr/>
      </vt:variant>
      <vt:variant>
        <vt:lpwstr>_Toc133405046</vt:lpwstr>
      </vt:variant>
      <vt:variant>
        <vt:i4>1114162</vt:i4>
      </vt:variant>
      <vt:variant>
        <vt:i4>188</vt:i4>
      </vt:variant>
      <vt:variant>
        <vt:i4>0</vt:i4>
      </vt:variant>
      <vt:variant>
        <vt:i4>5</vt:i4>
      </vt:variant>
      <vt:variant>
        <vt:lpwstr/>
      </vt:variant>
      <vt:variant>
        <vt:lpwstr>_Toc133405045</vt:lpwstr>
      </vt:variant>
      <vt:variant>
        <vt:i4>1114162</vt:i4>
      </vt:variant>
      <vt:variant>
        <vt:i4>182</vt:i4>
      </vt:variant>
      <vt:variant>
        <vt:i4>0</vt:i4>
      </vt:variant>
      <vt:variant>
        <vt:i4>5</vt:i4>
      </vt:variant>
      <vt:variant>
        <vt:lpwstr/>
      </vt:variant>
      <vt:variant>
        <vt:lpwstr>_Toc133405044</vt:lpwstr>
      </vt:variant>
      <vt:variant>
        <vt:i4>1114162</vt:i4>
      </vt:variant>
      <vt:variant>
        <vt:i4>176</vt:i4>
      </vt:variant>
      <vt:variant>
        <vt:i4>0</vt:i4>
      </vt:variant>
      <vt:variant>
        <vt:i4>5</vt:i4>
      </vt:variant>
      <vt:variant>
        <vt:lpwstr/>
      </vt:variant>
      <vt:variant>
        <vt:lpwstr>_Toc133405043</vt:lpwstr>
      </vt:variant>
      <vt:variant>
        <vt:i4>1114162</vt:i4>
      </vt:variant>
      <vt:variant>
        <vt:i4>170</vt:i4>
      </vt:variant>
      <vt:variant>
        <vt:i4>0</vt:i4>
      </vt:variant>
      <vt:variant>
        <vt:i4>5</vt:i4>
      </vt:variant>
      <vt:variant>
        <vt:lpwstr/>
      </vt:variant>
      <vt:variant>
        <vt:lpwstr>_Toc133405042</vt:lpwstr>
      </vt:variant>
      <vt:variant>
        <vt:i4>1114162</vt:i4>
      </vt:variant>
      <vt:variant>
        <vt:i4>164</vt:i4>
      </vt:variant>
      <vt:variant>
        <vt:i4>0</vt:i4>
      </vt:variant>
      <vt:variant>
        <vt:i4>5</vt:i4>
      </vt:variant>
      <vt:variant>
        <vt:lpwstr/>
      </vt:variant>
      <vt:variant>
        <vt:lpwstr>_Toc133405041</vt:lpwstr>
      </vt:variant>
      <vt:variant>
        <vt:i4>1114162</vt:i4>
      </vt:variant>
      <vt:variant>
        <vt:i4>158</vt:i4>
      </vt:variant>
      <vt:variant>
        <vt:i4>0</vt:i4>
      </vt:variant>
      <vt:variant>
        <vt:i4>5</vt:i4>
      </vt:variant>
      <vt:variant>
        <vt:lpwstr/>
      </vt:variant>
      <vt:variant>
        <vt:lpwstr>_Toc133405040</vt:lpwstr>
      </vt:variant>
      <vt:variant>
        <vt:i4>1441842</vt:i4>
      </vt:variant>
      <vt:variant>
        <vt:i4>152</vt:i4>
      </vt:variant>
      <vt:variant>
        <vt:i4>0</vt:i4>
      </vt:variant>
      <vt:variant>
        <vt:i4>5</vt:i4>
      </vt:variant>
      <vt:variant>
        <vt:lpwstr/>
      </vt:variant>
      <vt:variant>
        <vt:lpwstr>_Toc133405039</vt:lpwstr>
      </vt:variant>
      <vt:variant>
        <vt:i4>1441842</vt:i4>
      </vt:variant>
      <vt:variant>
        <vt:i4>146</vt:i4>
      </vt:variant>
      <vt:variant>
        <vt:i4>0</vt:i4>
      </vt:variant>
      <vt:variant>
        <vt:i4>5</vt:i4>
      </vt:variant>
      <vt:variant>
        <vt:lpwstr/>
      </vt:variant>
      <vt:variant>
        <vt:lpwstr>_Toc133405038</vt:lpwstr>
      </vt:variant>
      <vt:variant>
        <vt:i4>1441842</vt:i4>
      </vt:variant>
      <vt:variant>
        <vt:i4>140</vt:i4>
      </vt:variant>
      <vt:variant>
        <vt:i4>0</vt:i4>
      </vt:variant>
      <vt:variant>
        <vt:i4>5</vt:i4>
      </vt:variant>
      <vt:variant>
        <vt:lpwstr/>
      </vt:variant>
      <vt:variant>
        <vt:lpwstr>_Toc133405037</vt:lpwstr>
      </vt:variant>
      <vt:variant>
        <vt:i4>1441842</vt:i4>
      </vt:variant>
      <vt:variant>
        <vt:i4>134</vt:i4>
      </vt:variant>
      <vt:variant>
        <vt:i4>0</vt:i4>
      </vt:variant>
      <vt:variant>
        <vt:i4>5</vt:i4>
      </vt:variant>
      <vt:variant>
        <vt:lpwstr/>
      </vt:variant>
      <vt:variant>
        <vt:lpwstr>_Toc133405036</vt:lpwstr>
      </vt:variant>
      <vt:variant>
        <vt:i4>1441842</vt:i4>
      </vt:variant>
      <vt:variant>
        <vt:i4>128</vt:i4>
      </vt:variant>
      <vt:variant>
        <vt:i4>0</vt:i4>
      </vt:variant>
      <vt:variant>
        <vt:i4>5</vt:i4>
      </vt:variant>
      <vt:variant>
        <vt:lpwstr/>
      </vt:variant>
      <vt:variant>
        <vt:lpwstr>_Toc133405035</vt:lpwstr>
      </vt:variant>
      <vt:variant>
        <vt:i4>1441842</vt:i4>
      </vt:variant>
      <vt:variant>
        <vt:i4>122</vt:i4>
      </vt:variant>
      <vt:variant>
        <vt:i4>0</vt:i4>
      </vt:variant>
      <vt:variant>
        <vt:i4>5</vt:i4>
      </vt:variant>
      <vt:variant>
        <vt:lpwstr/>
      </vt:variant>
      <vt:variant>
        <vt:lpwstr>_Toc133405034</vt:lpwstr>
      </vt:variant>
      <vt:variant>
        <vt:i4>1441842</vt:i4>
      </vt:variant>
      <vt:variant>
        <vt:i4>116</vt:i4>
      </vt:variant>
      <vt:variant>
        <vt:i4>0</vt:i4>
      </vt:variant>
      <vt:variant>
        <vt:i4>5</vt:i4>
      </vt:variant>
      <vt:variant>
        <vt:lpwstr/>
      </vt:variant>
      <vt:variant>
        <vt:lpwstr>_Toc133405033</vt:lpwstr>
      </vt:variant>
      <vt:variant>
        <vt:i4>1441842</vt:i4>
      </vt:variant>
      <vt:variant>
        <vt:i4>110</vt:i4>
      </vt:variant>
      <vt:variant>
        <vt:i4>0</vt:i4>
      </vt:variant>
      <vt:variant>
        <vt:i4>5</vt:i4>
      </vt:variant>
      <vt:variant>
        <vt:lpwstr/>
      </vt:variant>
      <vt:variant>
        <vt:lpwstr>_Toc133405032</vt:lpwstr>
      </vt:variant>
      <vt:variant>
        <vt:i4>1441842</vt:i4>
      </vt:variant>
      <vt:variant>
        <vt:i4>104</vt:i4>
      </vt:variant>
      <vt:variant>
        <vt:i4>0</vt:i4>
      </vt:variant>
      <vt:variant>
        <vt:i4>5</vt:i4>
      </vt:variant>
      <vt:variant>
        <vt:lpwstr/>
      </vt:variant>
      <vt:variant>
        <vt:lpwstr>_Toc133405031</vt:lpwstr>
      </vt:variant>
      <vt:variant>
        <vt:i4>1441842</vt:i4>
      </vt:variant>
      <vt:variant>
        <vt:i4>98</vt:i4>
      </vt:variant>
      <vt:variant>
        <vt:i4>0</vt:i4>
      </vt:variant>
      <vt:variant>
        <vt:i4>5</vt:i4>
      </vt:variant>
      <vt:variant>
        <vt:lpwstr/>
      </vt:variant>
      <vt:variant>
        <vt:lpwstr>_Toc133405030</vt:lpwstr>
      </vt:variant>
      <vt:variant>
        <vt:i4>1507378</vt:i4>
      </vt:variant>
      <vt:variant>
        <vt:i4>92</vt:i4>
      </vt:variant>
      <vt:variant>
        <vt:i4>0</vt:i4>
      </vt:variant>
      <vt:variant>
        <vt:i4>5</vt:i4>
      </vt:variant>
      <vt:variant>
        <vt:lpwstr/>
      </vt:variant>
      <vt:variant>
        <vt:lpwstr>_Toc133405029</vt:lpwstr>
      </vt:variant>
      <vt:variant>
        <vt:i4>1507378</vt:i4>
      </vt:variant>
      <vt:variant>
        <vt:i4>86</vt:i4>
      </vt:variant>
      <vt:variant>
        <vt:i4>0</vt:i4>
      </vt:variant>
      <vt:variant>
        <vt:i4>5</vt:i4>
      </vt:variant>
      <vt:variant>
        <vt:lpwstr/>
      </vt:variant>
      <vt:variant>
        <vt:lpwstr>_Toc133405028</vt:lpwstr>
      </vt:variant>
      <vt:variant>
        <vt:i4>1507378</vt:i4>
      </vt:variant>
      <vt:variant>
        <vt:i4>80</vt:i4>
      </vt:variant>
      <vt:variant>
        <vt:i4>0</vt:i4>
      </vt:variant>
      <vt:variant>
        <vt:i4>5</vt:i4>
      </vt:variant>
      <vt:variant>
        <vt:lpwstr/>
      </vt:variant>
      <vt:variant>
        <vt:lpwstr>_Toc133405027</vt:lpwstr>
      </vt:variant>
      <vt:variant>
        <vt:i4>1507378</vt:i4>
      </vt:variant>
      <vt:variant>
        <vt:i4>74</vt:i4>
      </vt:variant>
      <vt:variant>
        <vt:i4>0</vt:i4>
      </vt:variant>
      <vt:variant>
        <vt:i4>5</vt:i4>
      </vt:variant>
      <vt:variant>
        <vt:lpwstr/>
      </vt:variant>
      <vt:variant>
        <vt:lpwstr>_Toc133405026</vt:lpwstr>
      </vt:variant>
      <vt:variant>
        <vt:i4>1507378</vt:i4>
      </vt:variant>
      <vt:variant>
        <vt:i4>68</vt:i4>
      </vt:variant>
      <vt:variant>
        <vt:i4>0</vt:i4>
      </vt:variant>
      <vt:variant>
        <vt:i4>5</vt:i4>
      </vt:variant>
      <vt:variant>
        <vt:lpwstr/>
      </vt:variant>
      <vt:variant>
        <vt:lpwstr>_Toc133405025</vt:lpwstr>
      </vt:variant>
      <vt:variant>
        <vt:i4>1507378</vt:i4>
      </vt:variant>
      <vt:variant>
        <vt:i4>62</vt:i4>
      </vt:variant>
      <vt:variant>
        <vt:i4>0</vt:i4>
      </vt:variant>
      <vt:variant>
        <vt:i4>5</vt:i4>
      </vt:variant>
      <vt:variant>
        <vt:lpwstr/>
      </vt:variant>
      <vt:variant>
        <vt:lpwstr>_Toc133405024</vt:lpwstr>
      </vt:variant>
      <vt:variant>
        <vt:i4>1507378</vt:i4>
      </vt:variant>
      <vt:variant>
        <vt:i4>56</vt:i4>
      </vt:variant>
      <vt:variant>
        <vt:i4>0</vt:i4>
      </vt:variant>
      <vt:variant>
        <vt:i4>5</vt:i4>
      </vt:variant>
      <vt:variant>
        <vt:lpwstr/>
      </vt:variant>
      <vt:variant>
        <vt:lpwstr>_Toc133405023</vt:lpwstr>
      </vt:variant>
      <vt:variant>
        <vt:i4>1507378</vt:i4>
      </vt:variant>
      <vt:variant>
        <vt:i4>50</vt:i4>
      </vt:variant>
      <vt:variant>
        <vt:i4>0</vt:i4>
      </vt:variant>
      <vt:variant>
        <vt:i4>5</vt:i4>
      </vt:variant>
      <vt:variant>
        <vt:lpwstr/>
      </vt:variant>
      <vt:variant>
        <vt:lpwstr>_Toc133405022</vt:lpwstr>
      </vt:variant>
      <vt:variant>
        <vt:i4>1507378</vt:i4>
      </vt:variant>
      <vt:variant>
        <vt:i4>44</vt:i4>
      </vt:variant>
      <vt:variant>
        <vt:i4>0</vt:i4>
      </vt:variant>
      <vt:variant>
        <vt:i4>5</vt:i4>
      </vt:variant>
      <vt:variant>
        <vt:lpwstr/>
      </vt:variant>
      <vt:variant>
        <vt:lpwstr>_Toc133405021</vt:lpwstr>
      </vt:variant>
      <vt:variant>
        <vt:i4>1507378</vt:i4>
      </vt:variant>
      <vt:variant>
        <vt:i4>38</vt:i4>
      </vt:variant>
      <vt:variant>
        <vt:i4>0</vt:i4>
      </vt:variant>
      <vt:variant>
        <vt:i4>5</vt:i4>
      </vt:variant>
      <vt:variant>
        <vt:lpwstr/>
      </vt:variant>
      <vt:variant>
        <vt:lpwstr>_Toc133405020</vt:lpwstr>
      </vt:variant>
      <vt:variant>
        <vt:i4>1310770</vt:i4>
      </vt:variant>
      <vt:variant>
        <vt:i4>32</vt:i4>
      </vt:variant>
      <vt:variant>
        <vt:i4>0</vt:i4>
      </vt:variant>
      <vt:variant>
        <vt:i4>5</vt:i4>
      </vt:variant>
      <vt:variant>
        <vt:lpwstr/>
      </vt:variant>
      <vt:variant>
        <vt:lpwstr>_Toc133405019</vt:lpwstr>
      </vt:variant>
      <vt:variant>
        <vt:i4>1310770</vt:i4>
      </vt:variant>
      <vt:variant>
        <vt:i4>26</vt:i4>
      </vt:variant>
      <vt:variant>
        <vt:i4>0</vt:i4>
      </vt:variant>
      <vt:variant>
        <vt:i4>5</vt:i4>
      </vt:variant>
      <vt:variant>
        <vt:lpwstr/>
      </vt:variant>
      <vt:variant>
        <vt:lpwstr>_Toc133405018</vt:lpwstr>
      </vt:variant>
      <vt:variant>
        <vt:i4>1310770</vt:i4>
      </vt:variant>
      <vt:variant>
        <vt:i4>20</vt:i4>
      </vt:variant>
      <vt:variant>
        <vt:i4>0</vt:i4>
      </vt:variant>
      <vt:variant>
        <vt:i4>5</vt:i4>
      </vt:variant>
      <vt:variant>
        <vt:lpwstr/>
      </vt:variant>
      <vt:variant>
        <vt:lpwstr>_Toc133405017</vt:lpwstr>
      </vt:variant>
      <vt:variant>
        <vt:i4>1310770</vt:i4>
      </vt:variant>
      <vt:variant>
        <vt:i4>14</vt:i4>
      </vt:variant>
      <vt:variant>
        <vt:i4>0</vt:i4>
      </vt:variant>
      <vt:variant>
        <vt:i4>5</vt:i4>
      </vt:variant>
      <vt:variant>
        <vt:lpwstr/>
      </vt:variant>
      <vt:variant>
        <vt:lpwstr>_Toc133405016</vt:lpwstr>
      </vt:variant>
      <vt:variant>
        <vt:i4>1310770</vt:i4>
      </vt:variant>
      <vt:variant>
        <vt:i4>8</vt:i4>
      </vt:variant>
      <vt:variant>
        <vt:i4>0</vt:i4>
      </vt:variant>
      <vt:variant>
        <vt:i4>5</vt:i4>
      </vt:variant>
      <vt:variant>
        <vt:lpwstr/>
      </vt:variant>
      <vt:variant>
        <vt:lpwstr>_Toc133405015</vt:lpwstr>
      </vt:variant>
      <vt:variant>
        <vt:i4>1310770</vt:i4>
      </vt:variant>
      <vt:variant>
        <vt:i4>2</vt:i4>
      </vt:variant>
      <vt:variant>
        <vt:i4>0</vt:i4>
      </vt:variant>
      <vt:variant>
        <vt:i4>5</vt:i4>
      </vt:variant>
      <vt:variant>
        <vt:lpwstr/>
      </vt:variant>
      <vt:variant>
        <vt:lpwstr>_Toc133405014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Verschraegen</dc:creator>
  <cp:keywords/>
  <dc:description/>
  <cp:lastModifiedBy>Lukas Verschraegen</cp:lastModifiedBy>
  <cp:revision>3</cp:revision>
  <cp:lastPrinted>2023-04-26T10:41:00Z</cp:lastPrinted>
  <dcterms:created xsi:type="dcterms:W3CDTF">2023-04-26T10:40:00Z</dcterms:created>
  <dcterms:modified xsi:type="dcterms:W3CDTF">2023-04-26T10:41:00Z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0x01010073234981591A014E8078D6EA956CB342</vt:lpwstr>
  </property>
</Properties>
</file>