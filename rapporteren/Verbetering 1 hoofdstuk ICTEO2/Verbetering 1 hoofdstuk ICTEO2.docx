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15313" w14:textId="715D7412" w:rsidR="009C641E" w:rsidRDefault="00F03A93" w:rsidP="00237303">
      <w:pPr>
        <w:rPr>
          <w:b/>
          <w:bCs/>
          <w:sz w:val="28"/>
          <w:szCs w:val="24"/>
          <w:lang w:val="nl-NL"/>
        </w:rPr>
      </w:pPr>
      <w:r>
        <w:rPr>
          <w:b/>
          <w:noProof/>
        </w:rPr>
        <w:drawing>
          <wp:anchor distT="0" distB="0" distL="114300" distR="114300" simplePos="0" relativeHeight="251658245" behindDoc="1" locked="0" layoutInCell="1" allowOverlap="1" wp14:anchorId="4CA32E45" wp14:editId="7352F587">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sidR="00AF1B8E">
        <w:rPr>
          <w:b/>
          <w:noProof/>
        </w:rPr>
        <mc:AlternateContent>
          <mc:Choice Requires="wps">
            <w:drawing>
              <wp:anchor distT="0" distB="0" distL="114300" distR="114300" simplePos="0" relativeHeight="251658243" behindDoc="1" locked="0" layoutInCell="1" allowOverlap="1" wp14:anchorId="74A2E6BE" wp14:editId="27AD4E51">
                <wp:simplePos x="0" y="0"/>
                <wp:positionH relativeFrom="column">
                  <wp:posOffset>-937684</wp:posOffset>
                </wp:positionH>
                <wp:positionV relativeFrom="paragraph">
                  <wp:posOffset>-1022138</wp:posOffset>
                </wp:positionV>
                <wp:extent cx="8129270" cy="10241003"/>
                <wp:effectExtent l="0" t="0" r="5080" b="8255"/>
                <wp:wrapNone/>
                <wp:docPr id="50" name="Vrije vorm: vorm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7E251E06" id="Vrije vorm: vorm 50" o:spid="_x0000_s1026" alt="&quot;&quot;" style="position:absolute;margin-left:-73.85pt;margin-top:-80.5pt;width:640.1pt;height:806.4pt;z-index:-25165823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sidR="000D5A9C">
        <w:rPr>
          <w:b/>
          <w:noProof/>
        </w:rPr>
        <mc:AlternateContent>
          <mc:Choice Requires="wpg">
            <w:drawing>
              <wp:anchor distT="0" distB="0" distL="114300" distR="114300" simplePos="0" relativeHeight="251658242" behindDoc="1" locked="0" layoutInCell="1" allowOverlap="1" wp14:anchorId="64597F7E" wp14:editId="16CBE8C3">
                <wp:simplePos x="0" y="0"/>
                <wp:positionH relativeFrom="column">
                  <wp:posOffset>-930275</wp:posOffset>
                </wp:positionH>
                <wp:positionV relativeFrom="paragraph">
                  <wp:posOffset>-922655</wp:posOffset>
                </wp:positionV>
                <wp:extent cx="7772400" cy="10831830"/>
                <wp:effectExtent l="0" t="0" r="0" b="26670"/>
                <wp:wrapNone/>
                <wp:docPr id="46" name="Groep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7"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48"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49"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1A3E9161" id="Groep 46" o:spid="_x0000_s1026" alt="&quot;&quot;" style="position:absolute;margin-left:-73.25pt;margin-top:-72.65pt;width:612pt;height:852.9pt;z-index:-251658238"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00237303" w:rsidRPr="00576A3C">
        <w:rPr>
          <w:sz w:val="28"/>
          <w:szCs w:val="28"/>
          <w:lang w:val="nl-NL"/>
        </w:rPr>
        <w:t>Professionele bachelor Elektronica-ICT</w:t>
      </w:r>
      <w:r w:rsidR="009C641E" w:rsidRPr="009C641E">
        <w:rPr>
          <w:b/>
          <w:bCs/>
          <w:sz w:val="28"/>
          <w:szCs w:val="24"/>
          <w:lang w:val="nl-NL"/>
        </w:rPr>
        <w:t xml:space="preserve"> </w:t>
      </w:r>
    </w:p>
    <w:p w14:paraId="0901E6E2" w14:textId="62EA72BF" w:rsidR="009D7AA2" w:rsidRPr="00576A3C" w:rsidRDefault="009C641E" w:rsidP="00237303">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78C817F5" w14:textId="33187913" w:rsidR="009D7AA2" w:rsidRPr="00E72E0E" w:rsidRDefault="009D7AA2" w:rsidP="00237303">
      <w:pPr>
        <w:pStyle w:val="Titel"/>
        <w:rPr>
          <w:lang w:val="nl-NL"/>
        </w:rPr>
      </w:pPr>
    </w:p>
    <w:p w14:paraId="7EC52140" w14:textId="77777777" w:rsidR="00237303" w:rsidRPr="00E72E0E" w:rsidRDefault="00237303" w:rsidP="00237303">
      <w:pPr>
        <w:pStyle w:val="Titel"/>
        <w:rPr>
          <w:lang w:val="nl-NL"/>
        </w:rPr>
      </w:pPr>
    </w:p>
    <w:p w14:paraId="1609DA11" w14:textId="544F4ACC" w:rsidR="009D7AA2" w:rsidRDefault="009D7AA2" w:rsidP="009D7AA2">
      <w:pPr>
        <w:pStyle w:val="Titel"/>
        <w:jc w:val="center"/>
        <w:rPr>
          <w:lang w:val="nl-NL"/>
        </w:rPr>
      </w:pPr>
    </w:p>
    <w:p w14:paraId="231A5B10" w14:textId="77777777" w:rsidR="00237303" w:rsidRPr="00237303" w:rsidRDefault="00237303" w:rsidP="00237303">
      <w:pPr>
        <w:pStyle w:val="Titel"/>
        <w:rPr>
          <w:lang w:val="nl-NL"/>
        </w:rPr>
      </w:pPr>
    </w:p>
    <w:p w14:paraId="6FF0E038" w14:textId="199C74D9" w:rsidR="009D7AA2" w:rsidRDefault="009D7AA2" w:rsidP="009D7AA2">
      <w:pPr>
        <w:pStyle w:val="Titel"/>
        <w:jc w:val="center"/>
        <w:rPr>
          <w:lang w:val="nl-NL"/>
        </w:rPr>
      </w:pPr>
    </w:p>
    <w:p w14:paraId="7927D60D" w14:textId="6672B6D5" w:rsidR="009D7AA2" w:rsidRDefault="009D7AA2" w:rsidP="009D7AA2">
      <w:pPr>
        <w:pStyle w:val="Titel"/>
        <w:jc w:val="center"/>
        <w:rPr>
          <w:lang w:val="nl-NL"/>
        </w:rPr>
      </w:pPr>
    </w:p>
    <w:p w14:paraId="5C75D2E8" w14:textId="3E9C6307" w:rsidR="009D7AA2" w:rsidRDefault="009D7AA2" w:rsidP="009D7AA2">
      <w:pPr>
        <w:pStyle w:val="Titel"/>
        <w:jc w:val="center"/>
        <w:rPr>
          <w:lang w:val="nl-NL"/>
        </w:rPr>
      </w:pPr>
    </w:p>
    <w:p w14:paraId="2F6CE667" w14:textId="108FE028" w:rsidR="009D7AA2" w:rsidRDefault="00DE6C0C" w:rsidP="009D7AA2">
      <w:pPr>
        <w:rPr>
          <w:lang w:val="nl-NL"/>
        </w:rPr>
      </w:pPr>
      <w:r>
        <w:rPr>
          <w:noProof/>
          <w:lang w:val="nl-NL"/>
        </w:rPr>
        <mc:AlternateContent>
          <mc:Choice Requires="wps">
            <w:drawing>
              <wp:anchor distT="0" distB="0" distL="114300" distR="114300" simplePos="0" relativeHeight="251658241" behindDoc="0" locked="0" layoutInCell="1" allowOverlap="1" wp14:anchorId="7E4E2011" wp14:editId="4DFA4F95">
                <wp:simplePos x="0" y="0"/>
                <wp:positionH relativeFrom="column">
                  <wp:posOffset>-1356995</wp:posOffset>
                </wp:positionH>
                <wp:positionV relativeFrom="paragraph">
                  <wp:posOffset>264069</wp:posOffset>
                </wp:positionV>
                <wp:extent cx="8187055" cy="1808027"/>
                <wp:effectExtent l="0" t="0" r="23495" b="20955"/>
                <wp:wrapNone/>
                <wp:docPr id="3" name="Tekstvak 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E2011" id="_x0000_t202" coordsize="21600,21600" o:spt="202" path="m,l,21600r21600,l21600,xe">
                <v:stroke joinstyle="miter"/>
                <v:path gradientshapeok="t" o:connecttype="rect"/>
              </v:shapetype>
              <v:shape id="Tekstvak 3" o:spid="_x0000_s1026" type="#_x0000_t202" style="position:absolute;margin-left:-106.85pt;margin-top:20.8pt;width:644.65pt;height:142.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" fillcolor="#d2ddf1" strokecolor="#d2ddf1" strokeweight=".5pt">
                <v:textbo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v:textbox>
              </v:shape>
            </w:pict>
          </mc:Fallback>
        </mc:AlternateContent>
      </w:r>
    </w:p>
    <w:p w14:paraId="5F6B7FB9" w14:textId="4B6ED8CE" w:rsidR="009D7AA2" w:rsidRDefault="009D7AA2" w:rsidP="009D7AA2">
      <w:pPr>
        <w:rPr>
          <w:lang w:val="nl-NL"/>
        </w:rPr>
      </w:pPr>
    </w:p>
    <w:p w14:paraId="0851B5D4" w14:textId="2FC0C6D8" w:rsidR="009D7AA2" w:rsidRDefault="009D7AA2" w:rsidP="009D7AA2">
      <w:pPr>
        <w:rPr>
          <w:lang w:val="nl-NL"/>
        </w:rPr>
      </w:pPr>
    </w:p>
    <w:p w14:paraId="78E83390" w14:textId="7F0F2434" w:rsidR="009D7AA2" w:rsidRDefault="009D7AA2" w:rsidP="009D7AA2">
      <w:pPr>
        <w:rPr>
          <w:lang w:val="nl-NL"/>
        </w:rPr>
      </w:pPr>
    </w:p>
    <w:p w14:paraId="02ECD9B4" w14:textId="536876C7" w:rsidR="009D7AA2" w:rsidRDefault="009D7AA2" w:rsidP="009D7AA2">
      <w:pPr>
        <w:rPr>
          <w:lang w:val="nl-NL"/>
        </w:rPr>
      </w:pPr>
    </w:p>
    <w:p w14:paraId="69A18676" w14:textId="630ED71E" w:rsidR="009D7AA2" w:rsidRDefault="009D7AA2" w:rsidP="009D7AA2">
      <w:pPr>
        <w:rPr>
          <w:lang w:val="nl-NL"/>
        </w:rPr>
      </w:pPr>
    </w:p>
    <w:p w14:paraId="29FB4F3A" w14:textId="291B20D7" w:rsidR="009D7AA2" w:rsidRDefault="009D7AA2" w:rsidP="009D7AA2">
      <w:pPr>
        <w:rPr>
          <w:lang w:val="nl-NL"/>
        </w:rPr>
      </w:pPr>
    </w:p>
    <w:p w14:paraId="5F74EA7A" w14:textId="4B5F76BC" w:rsidR="009D7AA2" w:rsidRDefault="002957BD" w:rsidP="009D7AA2">
      <w:pPr>
        <w:rPr>
          <w:lang w:val="nl-NL"/>
        </w:rPr>
      </w:pPr>
      <w:r>
        <w:rPr>
          <w:noProof/>
          <w:lang w:val="nl-NL"/>
        </w:rPr>
        <mc:AlternateContent>
          <mc:Choice Requires="wps">
            <w:drawing>
              <wp:anchor distT="0" distB="0" distL="114300" distR="114300" simplePos="0" relativeHeight="251658244" behindDoc="0" locked="0" layoutInCell="1" allowOverlap="1" wp14:anchorId="0E7092F1" wp14:editId="3EA24C39">
                <wp:simplePos x="0" y="0"/>
                <wp:positionH relativeFrom="column">
                  <wp:posOffset>2757805</wp:posOffset>
                </wp:positionH>
                <wp:positionV relativeFrom="paragraph">
                  <wp:posOffset>150495</wp:posOffset>
                </wp:positionV>
                <wp:extent cx="3743325" cy="2333625"/>
                <wp:effectExtent l="0" t="0" r="9525" b="9525"/>
                <wp:wrapNone/>
                <wp:docPr id="10" name="Tekstvak 10"/>
                <wp:cNvGraphicFramePr/>
                <a:graphic xmlns:a="http://schemas.openxmlformats.org/drawingml/2006/main">
                  <a:graphicData uri="http://schemas.microsoft.com/office/word/2010/wordprocessingShape">
                    <wps:wsp>
                      <wps:cNvSpPr txBox="1"/>
                      <wps:spPr>
                        <a:xfrm>
                          <a:off x="0" y="0"/>
                          <a:ext cx="3743325" cy="2333625"/>
                        </a:xfrm>
                        <a:prstGeom prst="rect">
                          <a:avLst/>
                        </a:prstGeom>
                        <a:solidFill>
                          <a:schemeClr val="lt1"/>
                        </a:solidFill>
                        <a:ln w="6350">
                          <a:noFill/>
                        </a:ln>
                      </wps:spPr>
                      <wps:txb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Lennert De Geeter</w:t>
                            </w:r>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2F1" id="Tekstvak 10" o:spid="_x0000_s1027" type="#_x0000_t202" style="position:absolute;margin-left:217.15pt;margin-top:11.85pt;width:294.75pt;height:183.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" fillcolor="white [3201]" stroked="f" strokeweight=".5pt">
                <v:textbo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Lennert De Geeter</w:t>
                      </w:r>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v:textbox>
              </v:shape>
            </w:pict>
          </mc:Fallback>
        </mc:AlternateContent>
      </w:r>
    </w:p>
    <w:p w14:paraId="6F6BFA03" w14:textId="154B51DF" w:rsidR="009D7AA2" w:rsidRDefault="009D7AA2" w:rsidP="009D7AA2">
      <w:pPr>
        <w:rPr>
          <w:lang w:val="nl-NL"/>
        </w:rPr>
      </w:pPr>
    </w:p>
    <w:p w14:paraId="30B28101" w14:textId="77777777" w:rsidR="00995550" w:rsidRPr="00F94C4D" w:rsidRDefault="00995550" w:rsidP="00995550">
      <w:pPr>
        <w:rPr>
          <w:lang w:val="nl-NL"/>
        </w:rPr>
        <w:sectPr w:rsidR="00995550" w:rsidRPr="00F94C4D" w:rsidSect="00995550">
          <w:footerReference w:type="default" r:id="rId9"/>
          <w:type w:val="continuous"/>
          <w:pgSz w:w="11906" w:h="16838"/>
          <w:pgMar w:top="1417" w:right="1417" w:bottom="1417" w:left="1417" w:header="708" w:footer="708" w:gutter="0"/>
          <w:cols w:space="708"/>
          <w:titlePg/>
          <w:docGrid w:linePitch="360"/>
        </w:sectPr>
      </w:pPr>
    </w:p>
    <w:p w14:paraId="6F9E7665" w14:textId="00DE5833" w:rsidR="00E95CBD" w:rsidRDefault="00E95CBD" w:rsidP="009D7AA2">
      <w:pPr>
        <w:rPr>
          <w:b/>
          <w:bCs/>
          <w:color w:val="00B050"/>
          <w:sz w:val="36"/>
          <w:szCs w:val="40"/>
          <w:lang w:val="nl-NL"/>
        </w:rPr>
        <w:sectPr w:rsidR="00E95CBD" w:rsidSect="006C4091">
          <w:pgSz w:w="11906" w:h="16838"/>
          <w:pgMar w:top="1418" w:right="1418" w:bottom="1418" w:left="1418" w:header="709" w:footer="709" w:gutter="0"/>
          <w:cols w:space="708"/>
          <w:titlePg/>
          <w:docGrid w:linePitch="360"/>
        </w:sectPr>
      </w:pPr>
    </w:p>
    <w:p w14:paraId="356C5D55" w14:textId="77777777" w:rsidR="009C641E" w:rsidRDefault="009C641E" w:rsidP="009C641E">
      <w:pPr>
        <w:rPr>
          <w:b/>
          <w:bCs/>
          <w:sz w:val="28"/>
          <w:szCs w:val="24"/>
          <w:lang w:val="nl-NL"/>
        </w:rPr>
      </w:pPr>
      <w:r>
        <w:rPr>
          <w:b/>
          <w:noProof/>
        </w:rPr>
        <w:lastRenderedPageBreak/>
        <w:drawing>
          <wp:anchor distT="0" distB="0" distL="114300" distR="114300" simplePos="0" relativeHeight="251658252" behindDoc="1" locked="0" layoutInCell="1" allowOverlap="1" wp14:anchorId="22A03F1B" wp14:editId="53E90494">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Pr>
          <w:b/>
          <w:noProof/>
        </w:rPr>
        <mc:AlternateContent>
          <mc:Choice Requires="wps">
            <w:drawing>
              <wp:anchor distT="0" distB="0" distL="114300" distR="114300" simplePos="0" relativeHeight="251658249" behindDoc="1" locked="0" layoutInCell="1" allowOverlap="1" wp14:anchorId="6FEC2D5F" wp14:editId="43BAD3CB">
                <wp:simplePos x="0" y="0"/>
                <wp:positionH relativeFrom="column">
                  <wp:posOffset>-937684</wp:posOffset>
                </wp:positionH>
                <wp:positionV relativeFrom="paragraph">
                  <wp:posOffset>-1022138</wp:posOffset>
                </wp:positionV>
                <wp:extent cx="8129270" cy="10241003"/>
                <wp:effectExtent l="0" t="0" r="5080" b="8255"/>
                <wp:wrapNone/>
                <wp:docPr id="43" name="Vrije vorm: vorm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13106681" id="Vrije vorm: vorm 43" o:spid="_x0000_s1026" alt="&quot;&quot;" style="position:absolute;margin-left:-73.85pt;margin-top:-80.5pt;width:640.1pt;height:806.4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8" behindDoc="1" locked="0" layoutInCell="1" allowOverlap="1" wp14:anchorId="5032D880" wp14:editId="0DCE7067">
                <wp:simplePos x="0" y="0"/>
                <wp:positionH relativeFrom="column">
                  <wp:posOffset>-930275</wp:posOffset>
                </wp:positionH>
                <wp:positionV relativeFrom="paragraph">
                  <wp:posOffset>-922655</wp:posOffset>
                </wp:positionV>
                <wp:extent cx="7772400" cy="10831830"/>
                <wp:effectExtent l="0" t="0" r="0" b="26670"/>
                <wp:wrapNone/>
                <wp:docPr id="44" name="Groep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5"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5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5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3DF4FEB6" id="Groep 44" o:spid="_x0000_s1026" alt="&quot;&quot;" style="position:absolute;margin-left:-73.25pt;margin-top:-72.65pt;width:612pt;height:852.9pt;z-index:-251658232"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kRwgAAANsAAAAPAAAAZHJzL2Rvd25yZXYueG1sRI9Ra8JA&#10;EITfC/6HYwXf6sWC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CarHkR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HtvwgAAANsAAAAPAAAAZHJzL2Rvd25yZXYueG1sRI9Bi8Iw&#10;FITvC/6H8ARva6qg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Cv0Htv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Pr="00576A3C">
        <w:rPr>
          <w:sz w:val="28"/>
          <w:szCs w:val="28"/>
          <w:lang w:val="nl-NL"/>
        </w:rPr>
        <w:t>Professionele bachelor Elektronica-ICT</w:t>
      </w:r>
      <w:r w:rsidRPr="009C641E">
        <w:rPr>
          <w:b/>
          <w:bCs/>
          <w:sz w:val="28"/>
          <w:szCs w:val="24"/>
          <w:lang w:val="nl-NL"/>
        </w:rPr>
        <w:t xml:space="preserve"> </w:t>
      </w:r>
    </w:p>
    <w:p w14:paraId="19455921" w14:textId="2E147C1F" w:rsidR="009C641E" w:rsidRPr="00576A3C" w:rsidRDefault="009C641E" w:rsidP="009C641E">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14790149" w14:textId="77777777" w:rsidR="009C641E" w:rsidRPr="00E72E0E" w:rsidRDefault="009C641E" w:rsidP="009C641E">
      <w:pPr>
        <w:pStyle w:val="Titel"/>
        <w:rPr>
          <w:lang w:val="nl-NL"/>
        </w:rPr>
      </w:pPr>
    </w:p>
    <w:p w14:paraId="01330D23" w14:textId="77777777" w:rsidR="009C641E" w:rsidRPr="00E72E0E" w:rsidRDefault="009C641E" w:rsidP="009C641E">
      <w:pPr>
        <w:pStyle w:val="Titel"/>
        <w:rPr>
          <w:lang w:val="nl-NL"/>
        </w:rPr>
      </w:pPr>
    </w:p>
    <w:p w14:paraId="1E8BB35C" w14:textId="77777777" w:rsidR="009C641E" w:rsidRDefault="009C641E" w:rsidP="009C641E">
      <w:pPr>
        <w:pStyle w:val="Titel"/>
        <w:jc w:val="center"/>
        <w:rPr>
          <w:lang w:val="nl-NL"/>
        </w:rPr>
      </w:pPr>
    </w:p>
    <w:p w14:paraId="706C9A60" w14:textId="77777777" w:rsidR="009C641E" w:rsidRPr="00237303" w:rsidRDefault="009C641E" w:rsidP="009C641E">
      <w:pPr>
        <w:pStyle w:val="Titel"/>
        <w:rPr>
          <w:lang w:val="nl-NL"/>
        </w:rPr>
      </w:pPr>
    </w:p>
    <w:p w14:paraId="116B44EF" w14:textId="77777777" w:rsidR="009C641E" w:rsidRDefault="009C641E" w:rsidP="009C641E">
      <w:pPr>
        <w:pStyle w:val="Titel"/>
        <w:jc w:val="center"/>
        <w:rPr>
          <w:lang w:val="nl-NL"/>
        </w:rPr>
      </w:pPr>
    </w:p>
    <w:p w14:paraId="5B403DD8" w14:textId="77777777" w:rsidR="009C641E" w:rsidRDefault="009C641E" w:rsidP="009C641E">
      <w:pPr>
        <w:pStyle w:val="Titel"/>
        <w:jc w:val="center"/>
        <w:rPr>
          <w:lang w:val="nl-NL"/>
        </w:rPr>
      </w:pPr>
    </w:p>
    <w:p w14:paraId="4A916A13" w14:textId="77777777" w:rsidR="009C641E" w:rsidRDefault="009C641E" w:rsidP="009C641E">
      <w:pPr>
        <w:pStyle w:val="Titel"/>
        <w:jc w:val="center"/>
        <w:rPr>
          <w:lang w:val="nl-NL"/>
        </w:rPr>
      </w:pPr>
    </w:p>
    <w:p w14:paraId="479F363D" w14:textId="77777777" w:rsidR="009C641E" w:rsidRDefault="009C641E" w:rsidP="009C641E">
      <w:pPr>
        <w:rPr>
          <w:lang w:val="nl-NL"/>
        </w:rPr>
      </w:pPr>
      <w:r>
        <w:rPr>
          <w:noProof/>
          <w:lang w:val="nl-NL"/>
        </w:rPr>
        <mc:AlternateContent>
          <mc:Choice Requires="wps">
            <w:drawing>
              <wp:anchor distT="0" distB="0" distL="114300" distR="114300" simplePos="0" relativeHeight="251658250" behindDoc="0" locked="0" layoutInCell="1" allowOverlap="1" wp14:anchorId="63ABD49B" wp14:editId="715BEB4F">
                <wp:simplePos x="0" y="0"/>
                <wp:positionH relativeFrom="column">
                  <wp:posOffset>-1356995</wp:posOffset>
                </wp:positionH>
                <wp:positionV relativeFrom="paragraph">
                  <wp:posOffset>264069</wp:posOffset>
                </wp:positionV>
                <wp:extent cx="8187055" cy="1808027"/>
                <wp:effectExtent l="0" t="0" r="23495" b="20955"/>
                <wp:wrapNone/>
                <wp:docPr id="53" name="Tekstvak 5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BD49B" id="Tekstvak 53" o:spid="_x0000_s1028" type="#_x0000_t202" style="position:absolute;margin-left:-106.85pt;margin-top:20.8pt;width:644.65pt;height:142.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" fillcolor="#d2ddf1" strokecolor="#d2ddf1" strokeweight=".5pt">
                <v:textbo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v:textbox>
              </v:shape>
            </w:pict>
          </mc:Fallback>
        </mc:AlternateContent>
      </w:r>
    </w:p>
    <w:p w14:paraId="41F0AC1C" w14:textId="77777777" w:rsidR="009C641E" w:rsidRDefault="009C641E" w:rsidP="009C641E">
      <w:pPr>
        <w:rPr>
          <w:lang w:val="nl-NL"/>
        </w:rPr>
      </w:pPr>
    </w:p>
    <w:p w14:paraId="490781DE" w14:textId="77777777" w:rsidR="009C641E" w:rsidRDefault="009C641E" w:rsidP="009C641E">
      <w:pPr>
        <w:rPr>
          <w:lang w:val="nl-NL"/>
        </w:rPr>
      </w:pPr>
    </w:p>
    <w:p w14:paraId="400DF75E" w14:textId="77777777" w:rsidR="009C641E" w:rsidRDefault="009C641E" w:rsidP="009C641E">
      <w:pPr>
        <w:rPr>
          <w:lang w:val="nl-NL"/>
        </w:rPr>
      </w:pPr>
    </w:p>
    <w:p w14:paraId="72D7A331" w14:textId="77777777" w:rsidR="009C641E" w:rsidRDefault="009C641E" w:rsidP="009C641E">
      <w:pPr>
        <w:rPr>
          <w:lang w:val="nl-NL"/>
        </w:rPr>
      </w:pPr>
    </w:p>
    <w:p w14:paraId="559C8B08" w14:textId="77777777" w:rsidR="009C641E" w:rsidRDefault="009C641E" w:rsidP="009C641E">
      <w:pPr>
        <w:rPr>
          <w:lang w:val="nl-NL"/>
        </w:rPr>
      </w:pPr>
    </w:p>
    <w:p w14:paraId="718E9209" w14:textId="77777777" w:rsidR="009C641E" w:rsidRDefault="009C641E" w:rsidP="009C641E">
      <w:pPr>
        <w:rPr>
          <w:lang w:val="nl-NL"/>
        </w:rPr>
      </w:pPr>
    </w:p>
    <w:p w14:paraId="05856533" w14:textId="77777777" w:rsidR="009C641E" w:rsidRDefault="009C641E" w:rsidP="009C641E">
      <w:pPr>
        <w:rPr>
          <w:lang w:val="nl-NL"/>
        </w:rPr>
      </w:pPr>
      <w:r>
        <w:rPr>
          <w:noProof/>
          <w:lang w:val="nl-NL"/>
        </w:rPr>
        <mc:AlternateContent>
          <mc:Choice Requires="wps">
            <w:drawing>
              <wp:anchor distT="0" distB="0" distL="114300" distR="114300" simplePos="0" relativeHeight="251658251" behindDoc="0" locked="0" layoutInCell="1" allowOverlap="1" wp14:anchorId="209261EE" wp14:editId="6E5F2A5C">
                <wp:simplePos x="0" y="0"/>
                <wp:positionH relativeFrom="column">
                  <wp:posOffset>2757805</wp:posOffset>
                </wp:positionH>
                <wp:positionV relativeFrom="paragraph">
                  <wp:posOffset>153217</wp:posOffset>
                </wp:positionV>
                <wp:extent cx="3743325" cy="2220686"/>
                <wp:effectExtent l="0" t="0" r="9525" b="8255"/>
                <wp:wrapNone/>
                <wp:docPr id="54" name="Tekstvak 54"/>
                <wp:cNvGraphicFramePr/>
                <a:graphic xmlns:a="http://schemas.openxmlformats.org/drawingml/2006/main">
                  <a:graphicData uri="http://schemas.microsoft.com/office/word/2010/wordprocessingShape">
                    <wps:wsp>
                      <wps:cNvSpPr txBox="1"/>
                      <wps:spPr>
                        <a:xfrm>
                          <a:off x="0" y="0"/>
                          <a:ext cx="3743325" cy="2220686"/>
                        </a:xfrm>
                        <a:prstGeom prst="rect">
                          <a:avLst/>
                        </a:prstGeom>
                        <a:solidFill>
                          <a:schemeClr val="lt1"/>
                        </a:solidFill>
                        <a:ln w="6350">
                          <a:noFill/>
                        </a:ln>
                      </wps:spPr>
                      <wps:txb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Lennert De Geeter</w:t>
                            </w:r>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261EE" id="Tekstvak 54" o:spid="_x0000_s1029" type="#_x0000_t202" style="position:absolute;margin-left:217.15pt;margin-top:12.05pt;width:294.75pt;height:174.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ChMgIAAFw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" fillcolor="white [3201]" stroked="f" strokeweight=".5pt">
                <v:textbo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Lennert De Geeter</w:t>
                      </w:r>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v:textbox>
              </v:shape>
            </w:pict>
          </mc:Fallback>
        </mc:AlternateContent>
      </w:r>
    </w:p>
    <w:p w14:paraId="698807CD" w14:textId="77777777" w:rsidR="009C641E" w:rsidRDefault="009C641E" w:rsidP="009C641E">
      <w:pPr>
        <w:rPr>
          <w:lang w:val="nl-NL"/>
        </w:rPr>
      </w:pPr>
    </w:p>
    <w:p w14:paraId="7B9D1EC9" w14:textId="77777777" w:rsidR="009C641E" w:rsidRDefault="009C641E" w:rsidP="009D7AA2">
      <w:pPr>
        <w:rPr>
          <w:b/>
          <w:bCs/>
          <w:color w:val="3BB497"/>
          <w:sz w:val="36"/>
          <w:szCs w:val="40"/>
          <w:lang w:val="nl-NL"/>
        </w:rPr>
        <w:sectPr w:rsidR="009C641E" w:rsidSect="00995550">
          <w:pgSz w:w="11906" w:h="16838"/>
          <w:pgMar w:top="1417" w:right="1417" w:bottom="1417" w:left="1417" w:header="708" w:footer="708" w:gutter="0"/>
          <w:cols w:space="708"/>
          <w:titlePg/>
          <w:docGrid w:linePitch="360"/>
        </w:sectPr>
      </w:pPr>
    </w:p>
    <w:p w14:paraId="0D8D0B4C" w14:textId="1A7A0183" w:rsidR="00B50594" w:rsidRDefault="00B50594" w:rsidP="00B50594">
      <w:pPr>
        <w:rPr>
          <w:b/>
          <w:bCs/>
          <w:color w:val="3BB497"/>
          <w:sz w:val="36"/>
          <w:szCs w:val="40"/>
          <w:lang w:val="nl-NL"/>
        </w:rPr>
      </w:pPr>
      <w:r>
        <w:rPr>
          <w:b/>
          <w:bCs/>
          <w:color w:val="3BB497"/>
          <w:sz w:val="36"/>
          <w:szCs w:val="40"/>
          <w:lang w:val="nl-NL"/>
        </w:rPr>
        <w:lastRenderedPageBreak/>
        <w:t>Abstract</w:t>
      </w:r>
    </w:p>
    <w:p w14:paraId="60556C6E" w14:textId="77777777" w:rsidR="00B50594" w:rsidRPr="00975241" w:rsidRDefault="00B50594" w:rsidP="00B50594">
      <w:pPr>
        <w:rPr>
          <w:lang w:val="nl-NL"/>
        </w:rPr>
      </w:pPr>
    </w:p>
    <w:p w14:paraId="4608495B" w14:textId="77FFF78F" w:rsidR="00B50594" w:rsidRDefault="00B50594" w:rsidP="009D7AA2">
      <w:pPr>
        <w:rPr>
          <w:b/>
          <w:bCs/>
          <w:color w:val="3BB497"/>
          <w:sz w:val="36"/>
          <w:szCs w:val="40"/>
          <w:lang w:val="nl-NL"/>
        </w:rPr>
        <w:sectPr w:rsidR="00B50594" w:rsidSect="00995550">
          <w:pgSz w:w="11906" w:h="16838"/>
          <w:pgMar w:top="1417" w:right="1417" w:bottom="1417" w:left="1417" w:header="708" w:footer="708" w:gutter="0"/>
          <w:cols w:space="708"/>
          <w:titlePg/>
          <w:docGrid w:linePitch="360"/>
        </w:sectPr>
      </w:pPr>
    </w:p>
    <w:p w14:paraId="028727EC" w14:textId="77777777" w:rsidR="00B50594" w:rsidRPr="00975241" w:rsidRDefault="00B50594" w:rsidP="00B50594">
      <w:pPr>
        <w:rPr>
          <w:b/>
          <w:bCs/>
          <w:color w:val="3BB497"/>
          <w:sz w:val="36"/>
          <w:szCs w:val="40"/>
          <w:lang w:val="nl-NL"/>
        </w:rPr>
      </w:pPr>
      <w:r w:rsidRPr="00975241">
        <w:rPr>
          <w:b/>
          <w:bCs/>
          <w:color w:val="3BB497"/>
          <w:sz w:val="36"/>
          <w:szCs w:val="40"/>
          <w:lang w:val="nl-NL"/>
        </w:rPr>
        <w:lastRenderedPageBreak/>
        <w:t>Inhoudsopgave</w:t>
      </w:r>
    </w:p>
    <w:p w14:paraId="411C12B8" w14:textId="1318514F" w:rsidR="00581908" w:rsidRDefault="00056A8F">
      <w:pPr>
        <w:pStyle w:val="Inhopg1"/>
        <w:rPr>
          <w:rFonts w:eastAsiaTheme="minorEastAsia"/>
          <w:b w:val="0"/>
          <w:noProof/>
          <w:sz w:val="22"/>
          <w:lang w:eastAsia="nl-BE"/>
        </w:rPr>
      </w:pPr>
      <w:r>
        <w:rPr>
          <w:b w:val="0"/>
        </w:rPr>
        <w:fldChar w:fldCharType="begin"/>
      </w:r>
      <w:r>
        <w:instrText xml:space="preserve"> TOC \h \z \t "Kop 1;2;Kop 2;3;Kop 3;4;Geen afstand;1;Bijlagen;5" </w:instrText>
      </w:r>
      <w:r>
        <w:rPr>
          <w:b w:val="0"/>
        </w:rPr>
        <w:fldChar w:fldCharType="separate"/>
      </w:r>
      <w:hyperlink w:anchor="_Toc131008928" w:history="1">
        <w:r w:rsidR="00581908" w:rsidRPr="00F62CAD">
          <w:rPr>
            <w:rStyle w:val="Hyperlink"/>
            <w:noProof/>
            <w:lang w:val="nl-NL"/>
          </w:rPr>
          <w:t>Figurenlijst</w:t>
        </w:r>
        <w:r w:rsidR="00581908">
          <w:rPr>
            <w:noProof/>
            <w:webHidden/>
          </w:rPr>
          <w:tab/>
        </w:r>
        <w:r w:rsidR="00581908">
          <w:rPr>
            <w:noProof/>
            <w:webHidden/>
          </w:rPr>
          <w:fldChar w:fldCharType="begin"/>
        </w:r>
        <w:r w:rsidR="00581908">
          <w:rPr>
            <w:noProof/>
            <w:webHidden/>
          </w:rPr>
          <w:instrText xml:space="preserve"> PAGEREF _Toc131008928 \h </w:instrText>
        </w:r>
        <w:r w:rsidR="00581908">
          <w:rPr>
            <w:noProof/>
            <w:webHidden/>
          </w:rPr>
        </w:r>
        <w:r w:rsidR="00581908">
          <w:rPr>
            <w:noProof/>
            <w:webHidden/>
          </w:rPr>
          <w:fldChar w:fldCharType="separate"/>
        </w:r>
        <w:r w:rsidR="00A93571">
          <w:rPr>
            <w:noProof/>
            <w:webHidden/>
          </w:rPr>
          <w:t>7</w:t>
        </w:r>
        <w:r w:rsidR="00581908">
          <w:rPr>
            <w:noProof/>
            <w:webHidden/>
          </w:rPr>
          <w:fldChar w:fldCharType="end"/>
        </w:r>
      </w:hyperlink>
    </w:p>
    <w:p w14:paraId="6D06EDEA" w14:textId="346A2666" w:rsidR="00581908" w:rsidRDefault="00581908">
      <w:pPr>
        <w:pStyle w:val="Inhopg1"/>
        <w:rPr>
          <w:rFonts w:eastAsiaTheme="minorEastAsia"/>
          <w:b w:val="0"/>
          <w:noProof/>
          <w:sz w:val="22"/>
          <w:lang w:eastAsia="nl-BE"/>
        </w:rPr>
      </w:pPr>
      <w:hyperlink w:anchor="_Toc131008929" w:history="1">
        <w:r w:rsidRPr="00F62CAD">
          <w:rPr>
            <w:rStyle w:val="Hyperlink"/>
            <w:noProof/>
            <w:lang w:val="nl-NL"/>
          </w:rPr>
          <w:t>Tabellenlijst</w:t>
        </w:r>
        <w:r>
          <w:rPr>
            <w:noProof/>
            <w:webHidden/>
          </w:rPr>
          <w:tab/>
        </w:r>
        <w:r>
          <w:rPr>
            <w:noProof/>
            <w:webHidden/>
          </w:rPr>
          <w:fldChar w:fldCharType="begin"/>
        </w:r>
        <w:r>
          <w:rPr>
            <w:noProof/>
            <w:webHidden/>
          </w:rPr>
          <w:instrText xml:space="preserve"> PAGEREF _Toc131008929 \h </w:instrText>
        </w:r>
        <w:r>
          <w:rPr>
            <w:noProof/>
            <w:webHidden/>
          </w:rPr>
        </w:r>
        <w:r>
          <w:rPr>
            <w:noProof/>
            <w:webHidden/>
          </w:rPr>
          <w:fldChar w:fldCharType="separate"/>
        </w:r>
        <w:r w:rsidR="00A93571">
          <w:rPr>
            <w:noProof/>
            <w:webHidden/>
          </w:rPr>
          <w:t>8</w:t>
        </w:r>
        <w:r>
          <w:rPr>
            <w:noProof/>
            <w:webHidden/>
          </w:rPr>
          <w:fldChar w:fldCharType="end"/>
        </w:r>
      </w:hyperlink>
    </w:p>
    <w:p w14:paraId="3DE21861" w14:textId="00357A3D" w:rsidR="00581908" w:rsidRDefault="00581908">
      <w:pPr>
        <w:pStyle w:val="Inhopg1"/>
        <w:rPr>
          <w:rFonts w:eastAsiaTheme="minorEastAsia"/>
          <w:b w:val="0"/>
          <w:noProof/>
          <w:sz w:val="22"/>
          <w:lang w:eastAsia="nl-BE"/>
        </w:rPr>
      </w:pPr>
      <w:hyperlink w:anchor="_Toc131008930" w:history="1">
        <w:r w:rsidRPr="00F62CAD">
          <w:rPr>
            <w:rStyle w:val="Hyperlink"/>
            <w:noProof/>
          </w:rPr>
          <w:t>Afkortingenlijst</w:t>
        </w:r>
        <w:r>
          <w:rPr>
            <w:noProof/>
            <w:webHidden/>
          </w:rPr>
          <w:tab/>
        </w:r>
        <w:r>
          <w:rPr>
            <w:noProof/>
            <w:webHidden/>
          </w:rPr>
          <w:fldChar w:fldCharType="begin"/>
        </w:r>
        <w:r>
          <w:rPr>
            <w:noProof/>
            <w:webHidden/>
          </w:rPr>
          <w:instrText xml:space="preserve"> PAGEREF _Toc131008930 \h </w:instrText>
        </w:r>
        <w:r>
          <w:rPr>
            <w:noProof/>
            <w:webHidden/>
          </w:rPr>
        </w:r>
        <w:r>
          <w:rPr>
            <w:noProof/>
            <w:webHidden/>
          </w:rPr>
          <w:fldChar w:fldCharType="separate"/>
        </w:r>
        <w:r w:rsidR="00A93571">
          <w:rPr>
            <w:noProof/>
            <w:webHidden/>
          </w:rPr>
          <w:t>9</w:t>
        </w:r>
        <w:r>
          <w:rPr>
            <w:noProof/>
            <w:webHidden/>
          </w:rPr>
          <w:fldChar w:fldCharType="end"/>
        </w:r>
      </w:hyperlink>
    </w:p>
    <w:p w14:paraId="25CE0A25" w14:textId="5BB0FC84" w:rsidR="00581908" w:rsidRDefault="00581908">
      <w:pPr>
        <w:pStyle w:val="Inhopg1"/>
        <w:rPr>
          <w:rFonts w:eastAsiaTheme="minorEastAsia"/>
          <w:b w:val="0"/>
          <w:noProof/>
          <w:sz w:val="22"/>
          <w:lang w:eastAsia="nl-BE"/>
        </w:rPr>
      </w:pPr>
      <w:hyperlink w:anchor="_Toc131008931" w:history="1">
        <w:r w:rsidRPr="00F62CAD">
          <w:rPr>
            <w:rStyle w:val="Hyperlink"/>
            <w:noProof/>
          </w:rPr>
          <w:t>Begrippenlijst</w:t>
        </w:r>
        <w:r>
          <w:rPr>
            <w:noProof/>
            <w:webHidden/>
          </w:rPr>
          <w:tab/>
        </w:r>
        <w:r>
          <w:rPr>
            <w:noProof/>
            <w:webHidden/>
          </w:rPr>
          <w:fldChar w:fldCharType="begin"/>
        </w:r>
        <w:r>
          <w:rPr>
            <w:noProof/>
            <w:webHidden/>
          </w:rPr>
          <w:instrText xml:space="preserve"> PAGEREF _Toc131008931 \h </w:instrText>
        </w:r>
        <w:r>
          <w:rPr>
            <w:noProof/>
            <w:webHidden/>
          </w:rPr>
        </w:r>
        <w:r>
          <w:rPr>
            <w:noProof/>
            <w:webHidden/>
          </w:rPr>
          <w:fldChar w:fldCharType="separate"/>
        </w:r>
        <w:r w:rsidR="00A93571">
          <w:rPr>
            <w:noProof/>
            <w:webHidden/>
          </w:rPr>
          <w:t>11</w:t>
        </w:r>
        <w:r>
          <w:rPr>
            <w:noProof/>
            <w:webHidden/>
          </w:rPr>
          <w:fldChar w:fldCharType="end"/>
        </w:r>
      </w:hyperlink>
    </w:p>
    <w:p w14:paraId="6C67FD2A" w14:textId="7B4F2682" w:rsidR="00581908" w:rsidRDefault="00581908">
      <w:pPr>
        <w:pStyle w:val="Inhopg1"/>
        <w:rPr>
          <w:rFonts w:eastAsiaTheme="minorEastAsia"/>
          <w:b w:val="0"/>
          <w:noProof/>
          <w:sz w:val="22"/>
          <w:lang w:eastAsia="nl-BE"/>
        </w:rPr>
      </w:pPr>
      <w:hyperlink w:anchor="_Toc131008932" w:history="1">
        <w:r w:rsidRPr="00F62CAD">
          <w:rPr>
            <w:rStyle w:val="Hyperlink"/>
            <w:noProof/>
            <w:lang w:val="nl-NL"/>
          </w:rPr>
          <w:t>Inleiding</w:t>
        </w:r>
        <w:r>
          <w:rPr>
            <w:noProof/>
            <w:webHidden/>
          </w:rPr>
          <w:tab/>
        </w:r>
        <w:r>
          <w:rPr>
            <w:noProof/>
            <w:webHidden/>
          </w:rPr>
          <w:fldChar w:fldCharType="begin"/>
        </w:r>
        <w:r>
          <w:rPr>
            <w:noProof/>
            <w:webHidden/>
          </w:rPr>
          <w:instrText xml:space="preserve"> PAGEREF _Toc131008932 \h </w:instrText>
        </w:r>
        <w:r>
          <w:rPr>
            <w:noProof/>
            <w:webHidden/>
          </w:rPr>
        </w:r>
        <w:r>
          <w:rPr>
            <w:noProof/>
            <w:webHidden/>
          </w:rPr>
          <w:fldChar w:fldCharType="separate"/>
        </w:r>
        <w:r w:rsidR="00A93571">
          <w:rPr>
            <w:noProof/>
            <w:webHidden/>
          </w:rPr>
          <w:t>12</w:t>
        </w:r>
        <w:r>
          <w:rPr>
            <w:noProof/>
            <w:webHidden/>
          </w:rPr>
          <w:fldChar w:fldCharType="end"/>
        </w:r>
      </w:hyperlink>
    </w:p>
    <w:p w14:paraId="6C681849" w14:textId="61144181" w:rsidR="00581908" w:rsidRDefault="00581908">
      <w:pPr>
        <w:pStyle w:val="Inhopg2"/>
        <w:tabs>
          <w:tab w:val="left" w:pos="851"/>
          <w:tab w:val="right" w:pos="9062"/>
        </w:tabs>
        <w:rPr>
          <w:rFonts w:eastAsiaTheme="minorEastAsia"/>
          <w:b w:val="0"/>
          <w:noProof/>
          <w:sz w:val="22"/>
          <w:lang w:eastAsia="nl-BE"/>
        </w:rPr>
      </w:pPr>
      <w:hyperlink w:anchor="_Toc131008933" w:history="1">
        <w:r w:rsidRPr="00F62CAD">
          <w:rPr>
            <w:rStyle w:val="Hyperlink"/>
            <w:noProof/>
            <w:lang w:val="nl-NL"/>
          </w:rPr>
          <w:t>1</w:t>
        </w:r>
        <w:r>
          <w:rPr>
            <w:rFonts w:eastAsiaTheme="minorEastAsia"/>
            <w:b w:val="0"/>
            <w:noProof/>
            <w:sz w:val="22"/>
            <w:lang w:eastAsia="nl-BE"/>
          </w:rPr>
          <w:tab/>
        </w:r>
        <w:r w:rsidRPr="00F62CAD">
          <w:rPr>
            <w:rStyle w:val="Hyperlink"/>
            <w:noProof/>
            <w:lang w:val="nl-NL"/>
          </w:rPr>
          <w:t>Onderzoek</w:t>
        </w:r>
        <w:r>
          <w:rPr>
            <w:noProof/>
            <w:webHidden/>
          </w:rPr>
          <w:tab/>
        </w:r>
        <w:r>
          <w:rPr>
            <w:noProof/>
            <w:webHidden/>
          </w:rPr>
          <w:fldChar w:fldCharType="begin"/>
        </w:r>
        <w:r>
          <w:rPr>
            <w:noProof/>
            <w:webHidden/>
          </w:rPr>
          <w:instrText xml:space="preserve"> PAGEREF _Toc131008933 \h </w:instrText>
        </w:r>
        <w:r>
          <w:rPr>
            <w:noProof/>
            <w:webHidden/>
          </w:rPr>
        </w:r>
        <w:r>
          <w:rPr>
            <w:noProof/>
            <w:webHidden/>
          </w:rPr>
          <w:fldChar w:fldCharType="separate"/>
        </w:r>
        <w:r w:rsidR="00A93571">
          <w:rPr>
            <w:noProof/>
            <w:webHidden/>
          </w:rPr>
          <w:t>13</w:t>
        </w:r>
        <w:r>
          <w:rPr>
            <w:noProof/>
            <w:webHidden/>
          </w:rPr>
          <w:fldChar w:fldCharType="end"/>
        </w:r>
      </w:hyperlink>
    </w:p>
    <w:p w14:paraId="7078953D" w14:textId="6A87936E" w:rsidR="00581908" w:rsidRDefault="00581908">
      <w:pPr>
        <w:pStyle w:val="Inhopg3"/>
        <w:tabs>
          <w:tab w:val="left" w:pos="851"/>
          <w:tab w:val="right" w:pos="9062"/>
        </w:tabs>
        <w:rPr>
          <w:rFonts w:eastAsiaTheme="minorEastAsia"/>
          <w:b w:val="0"/>
          <w:noProof/>
          <w:lang w:eastAsia="nl-BE"/>
        </w:rPr>
      </w:pPr>
      <w:hyperlink w:anchor="_Toc131008934" w:history="1">
        <w:r w:rsidRPr="00F62CAD">
          <w:rPr>
            <w:rStyle w:val="Hyperlink"/>
            <w:noProof/>
            <w:lang w:val="nl-NL"/>
          </w:rPr>
          <w:t>1.1</w:t>
        </w:r>
        <w:r>
          <w:rPr>
            <w:rFonts w:eastAsiaTheme="minorEastAsia"/>
            <w:b w:val="0"/>
            <w:noProof/>
            <w:lang w:eastAsia="nl-BE"/>
          </w:rPr>
          <w:tab/>
        </w:r>
        <w:r w:rsidRPr="00F62CAD">
          <w:rPr>
            <w:rStyle w:val="Hyperlink"/>
            <w:noProof/>
            <w:lang w:val="nl-NL"/>
          </w:rPr>
          <w:t>Motoren</w:t>
        </w:r>
        <w:r>
          <w:rPr>
            <w:noProof/>
            <w:webHidden/>
          </w:rPr>
          <w:tab/>
        </w:r>
        <w:r>
          <w:rPr>
            <w:noProof/>
            <w:webHidden/>
          </w:rPr>
          <w:fldChar w:fldCharType="begin"/>
        </w:r>
        <w:r>
          <w:rPr>
            <w:noProof/>
            <w:webHidden/>
          </w:rPr>
          <w:instrText xml:space="preserve"> PAGEREF _Toc131008934 \h </w:instrText>
        </w:r>
        <w:r>
          <w:rPr>
            <w:noProof/>
            <w:webHidden/>
          </w:rPr>
        </w:r>
        <w:r>
          <w:rPr>
            <w:noProof/>
            <w:webHidden/>
          </w:rPr>
          <w:fldChar w:fldCharType="separate"/>
        </w:r>
        <w:r w:rsidR="00A93571">
          <w:rPr>
            <w:noProof/>
            <w:webHidden/>
          </w:rPr>
          <w:t>13</w:t>
        </w:r>
        <w:r>
          <w:rPr>
            <w:noProof/>
            <w:webHidden/>
          </w:rPr>
          <w:fldChar w:fldCharType="end"/>
        </w:r>
      </w:hyperlink>
    </w:p>
    <w:p w14:paraId="5D023494" w14:textId="3981A99A" w:rsidR="00581908" w:rsidRDefault="00581908">
      <w:pPr>
        <w:pStyle w:val="Inhopg4"/>
        <w:tabs>
          <w:tab w:val="right" w:pos="9062"/>
        </w:tabs>
        <w:rPr>
          <w:rFonts w:eastAsiaTheme="minorEastAsia"/>
          <w:noProof/>
          <w:sz w:val="22"/>
          <w:lang w:eastAsia="nl-BE"/>
        </w:rPr>
      </w:pPr>
      <w:hyperlink w:anchor="_Toc131008935" w:history="1">
        <w:r w:rsidRPr="00F62CAD">
          <w:rPr>
            <w:rStyle w:val="Hyperlink"/>
            <w:noProof/>
          </w:rPr>
          <w:t>1.1.1</w:t>
        </w:r>
        <w:r>
          <w:rPr>
            <w:rFonts w:eastAsiaTheme="minorEastAsia"/>
            <w:noProof/>
            <w:sz w:val="22"/>
            <w:lang w:eastAsia="nl-BE"/>
          </w:rPr>
          <w:tab/>
        </w:r>
        <w:r w:rsidRPr="00F62CAD">
          <w:rPr>
            <w:rStyle w:val="Hyperlink"/>
            <w:noProof/>
            <w:lang w:val="nl-NL"/>
          </w:rPr>
          <w:t>Stappenmotor</w:t>
        </w:r>
        <w:r>
          <w:rPr>
            <w:noProof/>
            <w:webHidden/>
          </w:rPr>
          <w:tab/>
        </w:r>
        <w:r>
          <w:rPr>
            <w:noProof/>
            <w:webHidden/>
          </w:rPr>
          <w:fldChar w:fldCharType="begin"/>
        </w:r>
        <w:r>
          <w:rPr>
            <w:noProof/>
            <w:webHidden/>
          </w:rPr>
          <w:instrText xml:space="preserve"> PAGEREF _Toc131008935 \h </w:instrText>
        </w:r>
        <w:r>
          <w:rPr>
            <w:noProof/>
            <w:webHidden/>
          </w:rPr>
        </w:r>
        <w:r>
          <w:rPr>
            <w:noProof/>
            <w:webHidden/>
          </w:rPr>
          <w:fldChar w:fldCharType="separate"/>
        </w:r>
        <w:r w:rsidR="00A93571">
          <w:rPr>
            <w:noProof/>
            <w:webHidden/>
          </w:rPr>
          <w:t>14</w:t>
        </w:r>
        <w:r>
          <w:rPr>
            <w:noProof/>
            <w:webHidden/>
          </w:rPr>
          <w:fldChar w:fldCharType="end"/>
        </w:r>
      </w:hyperlink>
    </w:p>
    <w:p w14:paraId="38A7EF80" w14:textId="41805725" w:rsidR="00581908" w:rsidRDefault="00581908">
      <w:pPr>
        <w:pStyle w:val="Inhopg4"/>
        <w:tabs>
          <w:tab w:val="right" w:pos="9062"/>
        </w:tabs>
        <w:rPr>
          <w:rFonts w:eastAsiaTheme="minorEastAsia"/>
          <w:noProof/>
          <w:sz w:val="22"/>
          <w:lang w:eastAsia="nl-BE"/>
        </w:rPr>
      </w:pPr>
      <w:hyperlink w:anchor="_Toc131008936" w:history="1">
        <w:r w:rsidRPr="00F62CAD">
          <w:rPr>
            <w:rStyle w:val="Hyperlink"/>
            <w:noProof/>
            <w:lang w:val="nl-NL"/>
          </w:rPr>
          <w:t>1.1.2</w:t>
        </w:r>
        <w:r>
          <w:rPr>
            <w:rFonts w:eastAsiaTheme="minorEastAsia"/>
            <w:noProof/>
            <w:sz w:val="22"/>
            <w:lang w:eastAsia="nl-BE"/>
          </w:rPr>
          <w:tab/>
        </w:r>
        <w:r w:rsidRPr="00F62CAD">
          <w:rPr>
            <w:rStyle w:val="Hyperlink"/>
            <w:noProof/>
            <w:lang w:val="nl-NL"/>
          </w:rPr>
          <w:t>Servomotor</w:t>
        </w:r>
        <w:r>
          <w:rPr>
            <w:noProof/>
            <w:webHidden/>
          </w:rPr>
          <w:tab/>
        </w:r>
        <w:r>
          <w:rPr>
            <w:noProof/>
            <w:webHidden/>
          </w:rPr>
          <w:fldChar w:fldCharType="begin"/>
        </w:r>
        <w:r>
          <w:rPr>
            <w:noProof/>
            <w:webHidden/>
          </w:rPr>
          <w:instrText xml:space="preserve"> PAGEREF _Toc131008936 \h </w:instrText>
        </w:r>
        <w:r>
          <w:rPr>
            <w:noProof/>
            <w:webHidden/>
          </w:rPr>
        </w:r>
        <w:r>
          <w:rPr>
            <w:noProof/>
            <w:webHidden/>
          </w:rPr>
          <w:fldChar w:fldCharType="separate"/>
        </w:r>
        <w:r w:rsidR="00A93571">
          <w:rPr>
            <w:noProof/>
            <w:webHidden/>
          </w:rPr>
          <w:t>14</w:t>
        </w:r>
        <w:r>
          <w:rPr>
            <w:noProof/>
            <w:webHidden/>
          </w:rPr>
          <w:fldChar w:fldCharType="end"/>
        </w:r>
      </w:hyperlink>
    </w:p>
    <w:p w14:paraId="1D9BE442" w14:textId="4095F4EB" w:rsidR="00581908" w:rsidRDefault="00581908">
      <w:pPr>
        <w:pStyle w:val="Inhopg4"/>
        <w:tabs>
          <w:tab w:val="right" w:pos="9062"/>
        </w:tabs>
        <w:rPr>
          <w:rFonts w:eastAsiaTheme="minorEastAsia"/>
          <w:noProof/>
          <w:sz w:val="22"/>
          <w:lang w:eastAsia="nl-BE"/>
        </w:rPr>
      </w:pPr>
      <w:hyperlink w:anchor="_Toc131008937" w:history="1">
        <w:r w:rsidRPr="00F62CAD">
          <w:rPr>
            <w:rStyle w:val="Hyperlink"/>
            <w:noProof/>
            <w:lang w:val="nl-NL"/>
          </w:rPr>
          <w:t>1.1.3</w:t>
        </w:r>
        <w:r>
          <w:rPr>
            <w:rFonts w:eastAsiaTheme="minorEastAsia"/>
            <w:noProof/>
            <w:sz w:val="22"/>
            <w:lang w:eastAsia="nl-BE"/>
          </w:rPr>
          <w:tab/>
        </w:r>
        <w:r w:rsidRPr="00F62CAD">
          <w:rPr>
            <w:rStyle w:val="Hyperlink"/>
            <w:noProof/>
            <w:lang w:val="nl-NL"/>
          </w:rPr>
          <w:t>DC-motoren</w:t>
        </w:r>
        <w:r>
          <w:rPr>
            <w:noProof/>
            <w:webHidden/>
          </w:rPr>
          <w:tab/>
        </w:r>
        <w:r>
          <w:rPr>
            <w:noProof/>
            <w:webHidden/>
          </w:rPr>
          <w:fldChar w:fldCharType="begin"/>
        </w:r>
        <w:r>
          <w:rPr>
            <w:noProof/>
            <w:webHidden/>
          </w:rPr>
          <w:instrText xml:space="preserve"> PAGEREF _Toc131008937 \h </w:instrText>
        </w:r>
        <w:r>
          <w:rPr>
            <w:noProof/>
            <w:webHidden/>
          </w:rPr>
        </w:r>
        <w:r>
          <w:rPr>
            <w:noProof/>
            <w:webHidden/>
          </w:rPr>
          <w:fldChar w:fldCharType="separate"/>
        </w:r>
        <w:r w:rsidR="00A93571">
          <w:rPr>
            <w:noProof/>
            <w:webHidden/>
          </w:rPr>
          <w:t>14</w:t>
        </w:r>
        <w:r>
          <w:rPr>
            <w:noProof/>
            <w:webHidden/>
          </w:rPr>
          <w:fldChar w:fldCharType="end"/>
        </w:r>
      </w:hyperlink>
    </w:p>
    <w:p w14:paraId="00907AE4" w14:textId="13F4B5AC" w:rsidR="00581908" w:rsidRDefault="00581908">
      <w:pPr>
        <w:pStyle w:val="Inhopg4"/>
        <w:tabs>
          <w:tab w:val="right" w:pos="9062"/>
        </w:tabs>
        <w:rPr>
          <w:rFonts w:eastAsiaTheme="minorEastAsia"/>
          <w:noProof/>
          <w:sz w:val="22"/>
          <w:lang w:eastAsia="nl-BE"/>
        </w:rPr>
      </w:pPr>
      <w:hyperlink w:anchor="_Toc131008938" w:history="1">
        <w:r w:rsidRPr="00F62CAD">
          <w:rPr>
            <w:rStyle w:val="Hyperlink"/>
            <w:noProof/>
            <w:lang w:val="nl-NL"/>
          </w:rPr>
          <w:t>1.1.4</w:t>
        </w:r>
        <w:r>
          <w:rPr>
            <w:rFonts w:eastAsiaTheme="minorEastAsia"/>
            <w:noProof/>
            <w:sz w:val="22"/>
            <w:lang w:eastAsia="nl-BE"/>
          </w:rPr>
          <w:tab/>
        </w:r>
        <w:r w:rsidRPr="00F62CAD">
          <w:rPr>
            <w:rStyle w:val="Hyperlink"/>
            <w:noProof/>
            <w:lang w:val="nl-NL"/>
          </w:rPr>
          <w:t>Brushless DC-motoren</w:t>
        </w:r>
        <w:r>
          <w:rPr>
            <w:noProof/>
            <w:webHidden/>
          </w:rPr>
          <w:tab/>
        </w:r>
        <w:r>
          <w:rPr>
            <w:noProof/>
            <w:webHidden/>
          </w:rPr>
          <w:fldChar w:fldCharType="begin"/>
        </w:r>
        <w:r>
          <w:rPr>
            <w:noProof/>
            <w:webHidden/>
          </w:rPr>
          <w:instrText xml:space="preserve"> PAGEREF _Toc131008938 \h </w:instrText>
        </w:r>
        <w:r>
          <w:rPr>
            <w:noProof/>
            <w:webHidden/>
          </w:rPr>
        </w:r>
        <w:r>
          <w:rPr>
            <w:noProof/>
            <w:webHidden/>
          </w:rPr>
          <w:fldChar w:fldCharType="separate"/>
        </w:r>
        <w:r w:rsidR="00A93571">
          <w:rPr>
            <w:noProof/>
            <w:webHidden/>
          </w:rPr>
          <w:t>14</w:t>
        </w:r>
        <w:r>
          <w:rPr>
            <w:noProof/>
            <w:webHidden/>
          </w:rPr>
          <w:fldChar w:fldCharType="end"/>
        </w:r>
      </w:hyperlink>
    </w:p>
    <w:p w14:paraId="41C7382C" w14:textId="106E63D1" w:rsidR="00581908" w:rsidRDefault="00581908">
      <w:pPr>
        <w:pStyle w:val="Inhopg3"/>
        <w:tabs>
          <w:tab w:val="left" w:pos="851"/>
          <w:tab w:val="right" w:pos="9062"/>
        </w:tabs>
        <w:rPr>
          <w:rFonts w:eastAsiaTheme="minorEastAsia"/>
          <w:b w:val="0"/>
          <w:noProof/>
          <w:lang w:eastAsia="nl-BE"/>
        </w:rPr>
      </w:pPr>
      <w:hyperlink w:anchor="_Toc131008939" w:history="1">
        <w:r w:rsidRPr="00F62CAD">
          <w:rPr>
            <w:rStyle w:val="Hyperlink"/>
            <w:noProof/>
            <w:lang w:val="nl-NL"/>
          </w:rPr>
          <w:t>1.2</w:t>
        </w:r>
        <w:r>
          <w:rPr>
            <w:rFonts w:eastAsiaTheme="minorEastAsia"/>
            <w:b w:val="0"/>
            <w:noProof/>
            <w:lang w:eastAsia="nl-BE"/>
          </w:rPr>
          <w:tab/>
        </w:r>
        <w:r w:rsidRPr="00F62CAD">
          <w:rPr>
            <w:rStyle w:val="Hyperlink"/>
            <w:noProof/>
            <w:lang w:val="nl-NL"/>
          </w:rPr>
          <w:t>Sensoren</w:t>
        </w:r>
        <w:r>
          <w:rPr>
            <w:noProof/>
            <w:webHidden/>
          </w:rPr>
          <w:tab/>
        </w:r>
        <w:r>
          <w:rPr>
            <w:noProof/>
            <w:webHidden/>
          </w:rPr>
          <w:fldChar w:fldCharType="begin"/>
        </w:r>
        <w:r>
          <w:rPr>
            <w:noProof/>
            <w:webHidden/>
          </w:rPr>
          <w:instrText xml:space="preserve"> PAGEREF _Toc131008939 \h </w:instrText>
        </w:r>
        <w:r>
          <w:rPr>
            <w:noProof/>
            <w:webHidden/>
          </w:rPr>
        </w:r>
        <w:r>
          <w:rPr>
            <w:noProof/>
            <w:webHidden/>
          </w:rPr>
          <w:fldChar w:fldCharType="separate"/>
        </w:r>
        <w:r w:rsidR="00A93571">
          <w:rPr>
            <w:noProof/>
            <w:webHidden/>
          </w:rPr>
          <w:t>17</w:t>
        </w:r>
        <w:r>
          <w:rPr>
            <w:noProof/>
            <w:webHidden/>
          </w:rPr>
          <w:fldChar w:fldCharType="end"/>
        </w:r>
      </w:hyperlink>
    </w:p>
    <w:p w14:paraId="12C2C46F" w14:textId="43F1603B" w:rsidR="00581908" w:rsidRDefault="00581908">
      <w:pPr>
        <w:pStyle w:val="Inhopg4"/>
        <w:tabs>
          <w:tab w:val="right" w:pos="9062"/>
        </w:tabs>
        <w:rPr>
          <w:rFonts w:eastAsiaTheme="minorEastAsia"/>
          <w:noProof/>
          <w:sz w:val="22"/>
          <w:lang w:eastAsia="nl-BE"/>
        </w:rPr>
      </w:pPr>
      <w:hyperlink w:anchor="_Toc131008940" w:history="1">
        <w:r w:rsidRPr="00F62CAD">
          <w:rPr>
            <w:rStyle w:val="Hyperlink"/>
            <w:noProof/>
            <w:lang w:val="nl-NL"/>
          </w:rPr>
          <w:t>1.2.1</w:t>
        </w:r>
        <w:r>
          <w:rPr>
            <w:rFonts w:eastAsiaTheme="minorEastAsia"/>
            <w:noProof/>
            <w:sz w:val="22"/>
            <w:lang w:eastAsia="nl-BE"/>
          </w:rPr>
          <w:tab/>
        </w:r>
        <w:r w:rsidRPr="00F62CAD">
          <w:rPr>
            <w:rStyle w:val="Hyperlink"/>
            <w:noProof/>
            <w:lang w:val="nl-NL"/>
          </w:rPr>
          <w:t>Voeding</w:t>
        </w:r>
        <w:r>
          <w:rPr>
            <w:noProof/>
            <w:webHidden/>
          </w:rPr>
          <w:tab/>
        </w:r>
        <w:r>
          <w:rPr>
            <w:noProof/>
            <w:webHidden/>
          </w:rPr>
          <w:fldChar w:fldCharType="begin"/>
        </w:r>
        <w:r>
          <w:rPr>
            <w:noProof/>
            <w:webHidden/>
          </w:rPr>
          <w:instrText xml:space="preserve"> PAGEREF _Toc131008940 \h </w:instrText>
        </w:r>
        <w:r>
          <w:rPr>
            <w:noProof/>
            <w:webHidden/>
          </w:rPr>
        </w:r>
        <w:r>
          <w:rPr>
            <w:noProof/>
            <w:webHidden/>
          </w:rPr>
          <w:fldChar w:fldCharType="separate"/>
        </w:r>
        <w:r w:rsidR="00A93571">
          <w:rPr>
            <w:noProof/>
            <w:webHidden/>
          </w:rPr>
          <w:t>19</w:t>
        </w:r>
        <w:r>
          <w:rPr>
            <w:noProof/>
            <w:webHidden/>
          </w:rPr>
          <w:fldChar w:fldCharType="end"/>
        </w:r>
      </w:hyperlink>
    </w:p>
    <w:p w14:paraId="54F68A19" w14:textId="56020358" w:rsidR="00581908" w:rsidRDefault="00581908">
      <w:pPr>
        <w:pStyle w:val="Inhopg4"/>
        <w:tabs>
          <w:tab w:val="right" w:pos="9062"/>
        </w:tabs>
        <w:rPr>
          <w:rFonts w:eastAsiaTheme="minorEastAsia"/>
          <w:noProof/>
          <w:sz w:val="22"/>
          <w:lang w:eastAsia="nl-BE"/>
        </w:rPr>
      </w:pPr>
      <w:hyperlink w:anchor="_Toc131008941" w:history="1">
        <w:r w:rsidRPr="00F62CAD">
          <w:rPr>
            <w:rStyle w:val="Hyperlink"/>
            <w:noProof/>
            <w:lang w:val="nl-NL"/>
          </w:rPr>
          <w:t>1.2.2</w:t>
        </w:r>
        <w:r>
          <w:rPr>
            <w:rFonts w:eastAsiaTheme="minorEastAsia"/>
            <w:noProof/>
            <w:sz w:val="22"/>
            <w:lang w:eastAsia="nl-BE"/>
          </w:rPr>
          <w:tab/>
        </w:r>
        <w:r w:rsidRPr="00F62CAD">
          <w:rPr>
            <w:rStyle w:val="Hyperlink"/>
            <w:noProof/>
            <w:lang w:val="nl-NL"/>
          </w:rPr>
          <w:t>Communicatie</w:t>
        </w:r>
        <w:r>
          <w:rPr>
            <w:noProof/>
            <w:webHidden/>
          </w:rPr>
          <w:tab/>
        </w:r>
        <w:r>
          <w:rPr>
            <w:noProof/>
            <w:webHidden/>
          </w:rPr>
          <w:fldChar w:fldCharType="begin"/>
        </w:r>
        <w:r>
          <w:rPr>
            <w:noProof/>
            <w:webHidden/>
          </w:rPr>
          <w:instrText xml:space="preserve"> PAGEREF _Toc131008941 \h </w:instrText>
        </w:r>
        <w:r>
          <w:rPr>
            <w:noProof/>
            <w:webHidden/>
          </w:rPr>
        </w:r>
        <w:r>
          <w:rPr>
            <w:noProof/>
            <w:webHidden/>
          </w:rPr>
          <w:fldChar w:fldCharType="separate"/>
        </w:r>
        <w:r w:rsidR="00A93571">
          <w:rPr>
            <w:noProof/>
            <w:webHidden/>
          </w:rPr>
          <w:t>21</w:t>
        </w:r>
        <w:r>
          <w:rPr>
            <w:noProof/>
            <w:webHidden/>
          </w:rPr>
          <w:fldChar w:fldCharType="end"/>
        </w:r>
      </w:hyperlink>
    </w:p>
    <w:p w14:paraId="111CCEA1" w14:textId="11C8369E" w:rsidR="00581908" w:rsidRDefault="00581908">
      <w:pPr>
        <w:pStyle w:val="Inhopg4"/>
        <w:tabs>
          <w:tab w:val="right" w:pos="9062"/>
        </w:tabs>
        <w:rPr>
          <w:rFonts w:eastAsiaTheme="minorEastAsia"/>
          <w:noProof/>
          <w:sz w:val="22"/>
          <w:lang w:eastAsia="nl-BE"/>
        </w:rPr>
      </w:pPr>
      <w:hyperlink w:anchor="_Toc131008942" w:history="1">
        <w:r w:rsidRPr="00F62CAD">
          <w:rPr>
            <w:rStyle w:val="Hyperlink"/>
            <w:noProof/>
            <w:lang w:val="nl-NL"/>
          </w:rPr>
          <w:t>1.2.3</w:t>
        </w:r>
        <w:r>
          <w:rPr>
            <w:rFonts w:eastAsiaTheme="minorEastAsia"/>
            <w:noProof/>
            <w:sz w:val="22"/>
            <w:lang w:eastAsia="nl-BE"/>
          </w:rPr>
          <w:tab/>
        </w:r>
        <w:r w:rsidRPr="00F62CAD">
          <w:rPr>
            <w:rStyle w:val="Hyperlink"/>
            <w:noProof/>
            <w:lang w:val="nl-NL"/>
          </w:rPr>
          <w:t>Programmatiecircuit</w:t>
        </w:r>
        <w:r>
          <w:rPr>
            <w:noProof/>
            <w:webHidden/>
          </w:rPr>
          <w:tab/>
        </w:r>
        <w:r>
          <w:rPr>
            <w:noProof/>
            <w:webHidden/>
          </w:rPr>
          <w:fldChar w:fldCharType="begin"/>
        </w:r>
        <w:r>
          <w:rPr>
            <w:noProof/>
            <w:webHidden/>
          </w:rPr>
          <w:instrText xml:space="preserve"> PAGEREF _Toc131008942 \h </w:instrText>
        </w:r>
        <w:r>
          <w:rPr>
            <w:noProof/>
            <w:webHidden/>
          </w:rPr>
        </w:r>
        <w:r>
          <w:rPr>
            <w:noProof/>
            <w:webHidden/>
          </w:rPr>
          <w:fldChar w:fldCharType="separate"/>
        </w:r>
        <w:r w:rsidR="00A93571">
          <w:rPr>
            <w:noProof/>
            <w:webHidden/>
          </w:rPr>
          <w:t>21</w:t>
        </w:r>
        <w:r>
          <w:rPr>
            <w:noProof/>
            <w:webHidden/>
          </w:rPr>
          <w:fldChar w:fldCharType="end"/>
        </w:r>
      </w:hyperlink>
    </w:p>
    <w:p w14:paraId="192FBF65" w14:textId="6C68380C" w:rsidR="00581908" w:rsidRDefault="00581908">
      <w:pPr>
        <w:pStyle w:val="Inhopg4"/>
        <w:tabs>
          <w:tab w:val="right" w:pos="9062"/>
        </w:tabs>
        <w:rPr>
          <w:rFonts w:eastAsiaTheme="minorEastAsia"/>
          <w:noProof/>
          <w:sz w:val="22"/>
          <w:lang w:eastAsia="nl-BE"/>
        </w:rPr>
      </w:pPr>
      <w:hyperlink w:anchor="_Toc131008943" w:history="1">
        <w:r w:rsidRPr="00F62CAD">
          <w:rPr>
            <w:rStyle w:val="Hyperlink"/>
            <w:noProof/>
            <w:lang w:val="nl-NL"/>
          </w:rPr>
          <w:t>1.2.4</w:t>
        </w:r>
        <w:r>
          <w:rPr>
            <w:rFonts w:eastAsiaTheme="minorEastAsia"/>
            <w:noProof/>
            <w:sz w:val="22"/>
            <w:lang w:eastAsia="nl-BE"/>
          </w:rPr>
          <w:tab/>
        </w:r>
        <w:r w:rsidRPr="00F62CAD">
          <w:rPr>
            <w:rStyle w:val="Hyperlink"/>
            <w:noProof/>
            <w:lang w:val="nl-NL"/>
          </w:rPr>
          <w:t>Sensor voor het aansturen van de stappenmotor</w:t>
        </w:r>
        <w:r>
          <w:rPr>
            <w:noProof/>
            <w:webHidden/>
          </w:rPr>
          <w:tab/>
        </w:r>
        <w:r>
          <w:rPr>
            <w:noProof/>
            <w:webHidden/>
          </w:rPr>
          <w:fldChar w:fldCharType="begin"/>
        </w:r>
        <w:r>
          <w:rPr>
            <w:noProof/>
            <w:webHidden/>
          </w:rPr>
          <w:instrText xml:space="preserve"> PAGEREF _Toc131008943 \h </w:instrText>
        </w:r>
        <w:r>
          <w:rPr>
            <w:noProof/>
            <w:webHidden/>
          </w:rPr>
        </w:r>
        <w:r>
          <w:rPr>
            <w:noProof/>
            <w:webHidden/>
          </w:rPr>
          <w:fldChar w:fldCharType="separate"/>
        </w:r>
        <w:r w:rsidR="00A93571">
          <w:rPr>
            <w:noProof/>
            <w:webHidden/>
          </w:rPr>
          <w:t>22</w:t>
        </w:r>
        <w:r>
          <w:rPr>
            <w:noProof/>
            <w:webHidden/>
          </w:rPr>
          <w:fldChar w:fldCharType="end"/>
        </w:r>
      </w:hyperlink>
    </w:p>
    <w:p w14:paraId="57CE556A" w14:textId="75CBDE87" w:rsidR="00581908" w:rsidRDefault="00581908">
      <w:pPr>
        <w:pStyle w:val="Inhopg3"/>
        <w:tabs>
          <w:tab w:val="left" w:pos="851"/>
          <w:tab w:val="right" w:pos="9062"/>
        </w:tabs>
        <w:rPr>
          <w:rFonts w:eastAsiaTheme="minorEastAsia"/>
          <w:b w:val="0"/>
          <w:noProof/>
          <w:lang w:eastAsia="nl-BE"/>
        </w:rPr>
      </w:pPr>
      <w:hyperlink w:anchor="_Toc131008944" w:history="1">
        <w:r w:rsidRPr="00F62CAD">
          <w:rPr>
            <w:rStyle w:val="Hyperlink"/>
            <w:noProof/>
            <w:lang w:val="nl-NL"/>
          </w:rPr>
          <w:t>1.3</w:t>
        </w:r>
        <w:r>
          <w:rPr>
            <w:rFonts w:eastAsiaTheme="minorEastAsia"/>
            <w:b w:val="0"/>
            <w:noProof/>
            <w:lang w:eastAsia="nl-BE"/>
          </w:rPr>
          <w:tab/>
        </w:r>
        <w:r w:rsidRPr="00F62CAD">
          <w:rPr>
            <w:rStyle w:val="Hyperlink"/>
            <w:noProof/>
            <w:lang w:val="nl-NL"/>
          </w:rPr>
          <w:t>Mechanica</w:t>
        </w:r>
        <w:r>
          <w:rPr>
            <w:noProof/>
            <w:webHidden/>
          </w:rPr>
          <w:tab/>
        </w:r>
        <w:r>
          <w:rPr>
            <w:noProof/>
            <w:webHidden/>
          </w:rPr>
          <w:fldChar w:fldCharType="begin"/>
        </w:r>
        <w:r>
          <w:rPr>
            <w:noProof/>
            <w:webHidden/>
          </w:rPr>
          <w:instrText xml:space="preserve"> PAGEREF _Toc131008944 \h </w:instrText>
        </w:r>
        <w:r>
          <w:rPr>
            <w:noProof/>
            <w:webHidden/>
          </w:rPr>
        </w:r>
        <w:r>
          <w:rPr>
            <w:noProof/>
            <w:webHidden/>
          </w:rPr>
          <w:fldChar w:fldCharType="separate"/>
        </w:r>
        <w:r w:rsidR="00A93571">
          <w:rPr>
            <w:noProof/>
            <w:webHidden/>
          </w:rPr>
          <w:t>23</w:t>
        </w:r>
        <w:r>
          <w:rPr>
            <w:noProof/>
            <w:webHidden/>
          </w:rPr>
          <w:fldChar w:fldCharType="end"/>
        </w:r>
      </w:hyperlink>
    </w:p>
    <w:p w14:paraId="21AFA78A" w14:textId="03CE6313" w:rsidR="00581908" w:rsidRDefault="00581908">
      <w:pPr>
        <w:pStyle w:val="Inhopg4"/>
        <w:tabs>
          <w:tab w:val="right" w:pos="9062"/>
        </w:tabs>
        <w:rPr>
          <w:rFonts w:eastAsiaTheme="minorEastAsia"/>
          <w:noProof/>
          <w:sz w:val="22"/>
          <w:lang w:eastAsia="nl-BE"/>
        </w:rPr>
      </w:pPr>
      <w:hyperlink w:anchor="_Toc131008945" w:history="1">
        <w:r w:rsidRPr="00F62CAD">
          <w:rPr>
            <w:rStyle w:val="Hyperlink"/>
            <w:noProof/>
          </w:rPr>
          <w:t>1.3.1</w:t>
        </w:r>
        <w:r>
          <w:rPr>
            <w:rFonts w:eastAsiaTheme="minorEastAsia"/>
            <w:noProof/>
            <w:sz w:val="22"/>
            <w:lang w:eastAsia="nl-BE"/>
          </w:rPr>
          <w:tab/>
        </w:r>
        <w:r w:rsidRPr="00F62CAD">
          <w:rPr>
            <w:rStyle w:val="Hyperlink"/>
            <w:noProof/>
          </w:rPr>
          <w:t>Cartesische robotarm</w:t>
        </w:r>
        <w:r>
          <w:rPr>
            <w:noProof/>
            <w:webHidden/>
          </w:rPr>
          <w:tab/>
        </w:r>
        <w:r>
          <w:rPr>
            <w:noProof/>
            <w:webHidden/>
          </w:rPr>
          <w:fldChar w:fldCharType="begin"/>
        </w:r>
        <w:r>
          <w:rPr>
            <w:noProof/>
            <w:webHidden/>
          </w:rPr>
          <w:instrText xml:space="preserve"> PAGEREF _Toc131008945 \h </w:instrText>
        </w:r>
        <w:r>
          <w:rPr>
            <w:noProof/>
            <w:webHidden/>
          </w:rPr>
        </w:r>
        <w:r>
          <w:rPr>
            <w:noProof/>
            <w:webHidden/>
          </w:rPr>
          <w:fldChar w:fldCharType="separate"/>
        </w:r>
        <w:r w:rsidR="00A93571">
          <w:rPr>
            <w:noProof/>
            <w:webHidden/>
          </w:rPr>
          <w:t>23</w:t>
        </w:r>
        <w:r>
          <w:rPr>
            <w:noProof/>
            <w:webHidden/>
          </w:rPr>
          <w:fldChar w:fldCharType="end"/>
        </w:r>
      </w:hyperlink>
    </w:p>
    <w:p w14:paraId="6ABB1F6A" w14:textId="75646C29" w:rsidR="00581908" w:rsidRDefault="00581908">
      <w:pPr>
        <w:pStyle w:val="Inhopg4"/>
        <w:tabs>
          <w:tab w:val="right" w:pos="9062"/>
        </w:tabs>
        <w:rPr>
          <w:rFonts w:eastAsiaTheme="minorEastAsia"/>
          <w:noProof/>
          <w:sz w:val="22"/>
          <w:lang w:eastAsia="nl-BE"/>
        </w:rPr>
      </w:pPr>
      <w:hyperlink w:anchor="_Toc131008946" w:history="1">
        <w:r w:rsidRPr="00F62CAD">
          <w:rPr>
            <w:rStyle w:val="Hyperlink"/>
            <w:noProof/>
          </w:rPr>
          <w:t>1.3.2</w:t>
        </w:r>
        <w:r>
          <w:rPr>
            <w:rFonts w:eastAsiaTheme="minorEastAsia"/>
            <w:noProof/>
            <w:sz w:val="22"/>
            <w:lang w:eastAsia="nl-BE"/>
          </w:rPr>
          <w:tab/>
        </w:r>
        <w:r w:rsidRPr="00F62CAD">
          <w:rPr>
            <w:rStyle w:val="Hyperlink"/>
            <w:noProof/>
          </w:rPr>
          <w:t>Articulated robotarm</w:t>
        </w:r>
        <w:r>
          <w:rPr>
            <w:noProof/>
            <w:webHidden/>
          </w:rPr>
          <w:tab/>
        </w:r>
        <w:r>
          <w:rPr>
            <w:noProof/>
            <w:webHidden/>
          </w:rPr>
          <w:fldChar w:fldCharType="begin"/>
        </w:r>
        <w:r>
          <w:rPr>
            <w:noProof/>
            <w:webHidden/>
          </w:rPr>
          <w:instrText xml:space="preserve"> PAGEREF _Toc131008946 \h </w:instrText>
        </w:r>
        <w:r>
          <w:rPr>
            <w:noProof/>
            <w:webHidden/>
          </w:rPr>
        </w:r>
        <w:r>
          <w:rPr>
            <w:noProof/>
            <w:webHidden/>
          </w:rPr>
          <w:fldChar w:fldCharType="separate"/>
        </w:r>
        <w:r w:rsidR="00A93571">
          <w:rPr>
            <w:noProof/>
            <w:webHidden/>
          </w:rPr>
          <w:t>24</w:t>
        </w:r>
        <w:r>
          <w:rPr>
            <w:noProof/>
            <w:webHidden/>
          </w:rPr>
          <w:fldChar w:fldCharType="end"/>
        </w:r>
      </w:hyperlink>
    </w:p>
    <w:p w14:paraId="27B10DE2" w14:textId="2AE9FB7C" w:rsidR="00581908" w:rsidRDefault="00581908">
      <w:pPr>
        <w:pStyle w:val="Inhopg4"/>
        <w:tabs>
          <w:tab w:val="right" w:pos="9062"/>
        </w:tabs>
        <w:rPr>
          <w:rFonts w:eastAsiaTheme="minorEastAsia"/>
          <w:noProof/>
          <w:sz w:val="22"/>
          <w:lang w:eastAsia="nl-BE"/>
        </w:rPr>
      </w:pPr>
      <w:hyperlink w:anchor="_Toc131008947" w:history="1">
        <w:r w:rsidRPr="00F62CAD">
          <w:rPr>
            <w:rStyle w:val="Hyperlink"/>
            <w:noProof/>
          </w:rPr>
          <w:t>1.3.3</w:t>
        </w:r>
        <w:r>
          <w:rPr>
            <w:rFonts w:eastAsiaTheme="minorEastAsia"/>
            <w:noProof/>
            <w:sz w:val="22"/>
            <w:lang w:eastAsia="nl-BE"/>
          </w:rPr>
          <w:tab/>
        </w:r>
        <w:r w:rsidRPr="00F62CAD">
          <w:rPr>
            <w:rStyle w:val="Hyperlink"/>
            <w:noProof/>
          </w:rPr>
          <w:t>SCARA-robotarm</w:t>
        </w:r>
        <w:r>
          <w:rPr>
            <w:noProof/>
            <w:webHidden/>
          </w:rPr>
          <w:tab/>
        </w:r>
        <w:r>
          <w:rPr>
            <w:noProof/>
            <w:webHidden/>
          </w:rPr>
          <w:fldChar w:fldCharType="begin"/>
        </w:r>
        <w:r>
          <w:rPr>
            <w:noProof/>
            <w:webHidden/>
          </w:rPr>
          <w:instrText xml:space="preserve"> PAGEREF _Toc131008947 \h </w:instrText>
        </w:r>
        <w:r>
          <w:rPr>
            <w:noProof/>
            <w:webHidden/>
          </w:rPr>
        </w:r>
        <w:r>
          <w:rPr>
            <w:noProof/>
            <w:webHidden/>
          </w:rPr>
          <w:fldChar w:fldCharType="separate"/>
        </w:r>
        <w:r w:rsidR="00A93571">
          <w:rPr>
            <w:noProof/>
            <w:webHidden/>
          </w:rPr>
          <w:t>25</w:t>
        </w:r>
        <w:r>
          <w:rPr>
            <w:noProof/>
            <w:webHidden/>
          </w:rPr>
          <w:fldChar w:fldCharType="end"/>
        </w:r>
      </w:hyperlink>
    </w:p>
    <w:p w14:paraId="4E6E71EA" w14:textId="52D39794" w:rsidR="00581908" w:rsidRDefault="00581908">
      <w:pPr>
        <w:pStyle w:val="Inhopg3"/>
        <w:tabs>
          <w:tab w:val="left" w:pos="851"/>
          <w:tab w:val="right" w:pos="9062"/>
        </w:tabs>
        <w:rPr>
          <w:rFonts w:eastAsiaTheme="minorEastAsia"/>
          <w:b w:val="0"/>
          <w:noProof/>
          <w:lang w:eastAsia="nl-BE"/>
        </w:rPr>
      </w:pPr>
      <w:hyperlink w:anchor="_Toc131008948" w:history="1">
        <w:r w:rsidRPr="00F62CAD">
          <w:rPr>
            <w:rStyle w:val="Hyperlink"/>
            <w:noProof/>
            <w:lang w:val="nl-NL"/>
          </w:rPr>
          <w:t>1.4</w:t>
        </w:r>
        <w:r>
          <w:rPr>
            <w:rFonts w:eastAsiaTheme="minorEastAsia"/>
            <w:b w:val="0"/>
            <w:noProof/>
            <w:lang w:eastAsia="nl-BE"/>
          </w:rPr>
          <w:tab/>
        </w:r>
        <w:r w:rsidRPr="00F62CAD">
          <w:rPr>
            <w:rStyle w:val="Hyperlink"/>
            <w:noProof/>
            <w:lang w:val="nl-NL"/>
          </w:rPr>
          <w:t>Veiligheid</w:t>
        </w:r>
        <w:r>
          <w:rPr>
            <w:noProof/>
            <w:webHidden/>
          </w:rPr>
          <w:tab/>
        </w:r>
        <w:r>
          <w:rPr>
            <w:noProof/>
            <w:webHidden/>
          </w:rPr>
          <w:fldChar w:fldCharType="begin"/>
        </w:r>
        <w:r>
          <w:rPr>
            <w:noProof/>
            <w:webHidden/>
          </w:rPr>
          <w:instrText xml:space="preserve"> PAGEREF _Toc131008948 \h </w:instrText>
        </w:r>
        <w:r>
          <w:rPr>
            <w:noProof/>
            <w:webHidden/>
          </w:rPr>
        </w:r>
        <w:r>
          <w:rPr>
            <w:noProof/>
            <w:webHidden/>
          </w:rPr>
          <w:fldChar w:fldCharType="separate"/>
        </w:r>
        <w:r w:rsidR="00A93571">
          <w:rPr>
            <w:noProof/>
            <w:webHidden/>
          </w:rPr>
          <w:t>26</w:t>
        </w:r>
        <w:r>
          <w:rPr>
            <w:noProof/>
            <w:webHidden/>
          </w:rPr>
          <w:fldChar w:fldCharType="end"/>
        </w:r>
      </w:hyperlink>
    </w:p>
    <w:p w14:paraId="7E14FD8A" w14:textId="13335296" w:rsidR="00581908" w:rsidRDefault="00581908">
      <w:pPr>
        <w:pStyle w:val="Inhopg3"/>
        <w:tabs>
          <w:tab w:val="left" w:pos="851"/>
          <w:tab w:val="right" w:pos="9062"/>
        </w:tabs>
        <w:rPr>
          <w:rFonts w:eastAsiaTheme="minorEastAsia"/>
          <w:b w:val="0"/>
          <w:noProof/>
          <w:lang w:eastAsia="nl-BE"/>
        </w:rPr>
      </w:pPr>
      <w:hyperlink w:anchor="_Toc131008949" w:history="1">
        <w:r w:rsidRPr="00F62CAD">
          <w:rPr>
            <w:rStyle w:val="Hyperlink"/>
            <w:noProof/>
            <w:lang w:val="nl-NL"/>
          </w:rPr>
          <w:t>1.5</w:t>
        </w:r>
        <w:r>
          <w:rPr>
            <w:rFonts w:eastAsiaTheme="minorEastAsia"/>
            <w:b w:val="0"/>
            <w:noProof/>
            <w:lang w:eastAsia="nl-BE"/>
          </w:rPr>
          <w:tab/>
        </w:r>
        <w:r w:rsidRPr="00F62CAD">
          <w:rPr>
            <w:rStyle w:val="Hyperlink"/>
            <w:noProof/>
            <w:lang w:val="nl-NL"/>
          </w:rPr>
          <w:t>Opzetstuk</w:t>
        </w:r>
        <w:r>
          <w:rPr>
            <w:noProof/>
            <w:webHidden/>
          </w:rPr>
          <w:tab/>
        </w:r>
        <w:r>
          <w:rPr>
            <w:noProof/>
            <w:webHidden/>
          </w:rPr>
          <w:fldChar w:fldCharType="begin"/>
        </w:r>
        <w:r>
          <w:rPr>
            <w:noProof/>
            <w:webHidden/>
          </w:rPr>
          <w:instrText xml:space="preserve"> PAGEREF _Toc131008949 \h </w:instrText>
        </w:r>
        <w:r>
          <w:rPr>
            <w:noProof/>
            <w:webHidden/>
          </w:rPr>
        </w:r>
        <w:r>
          <w:rPr>
            <w:noProof/>
            <w:webHidden/>
          </w:rPr>
          <w:fldChar w:fldCharType="separate"/>
        </w:r>
        <w:r w:rsidR="00A93571">
          <w:rPr>
            <w:noProof/>
            <w:webHidden/>
          </w:rPr>
          <w:t>27</w:t>
        </w:r>
        <w:r>
          <w:rPr>
            <w:noProof/>
            <w:webHidden/>
          </w:rPr>
          <w:fldChar w:fldCharType="end"/>
        </w:r>
      </w:hyperlink>
    </w:p>
    <w:p w14:paraId="064F87AE" w14:textId="53C4BF0B" w:rsidR="00581908" w:rsidRDefault="00581908">
      <w:pPr>
        <w:pStyle w:val="Inhopg2"/>
        <w:tabs>
          <w:tab w:val="left" w:pos="851"/>
          <w:tab w:val="right" w:pos="9062"/>
        </w:tabs>
        <w:rPr>
          <w:rFonts w:eastAsiaTheme="minorEastAsia"/>
          <w:b w:val="0"/>
          <w:noProof/>
          <w:sz w:val="22"/>
          <w:lang w:eastAsia="nl-BE"/>
        </w:rPr>
      </w:pPr>
      <w:hyperlink w:anchor="_Toc131008950" w:history="1">
        <w:r w:rsidRPr="00F62CAD">
          <w:rPr>
            <w:rStyle w:val="Hyperlink"/>
            <w:noProof/>
          </w:rPr>
          <w:t>2</w:t>
        </w:r>
        <w:r>
          <w:rPr>
            <w:rFonts w:eastAsiaTheme="minorEastAsia"/>
            <w:b w:val="0"/>
            <w:noProof/>
            <w:sz w:val="22"/>
            <w:lang w:eastAsia="nl-BE"/>
          </w:rPr>
          <w:tab/>
        </w:r>
        <w:r w:rsidRPr="00F62CAD">
          <w:rPr>
            <w:rStyle w:val="Hyperlink"/>
            <w:noProof/>
          </w:rPr>
          <w:t>Ontwerp</w:t>
        </w:r>
        <w:r>
          <w:rPr>
            <w:noProof/>
            <w:webHidden/>
          </w:rPr>
          <w:tab/>
        </w:r>
        <w:r>
          <w:rPr>
            <w:noProof/>
            <w:webHidden/>
          </w:rPr>
          <w:fldChar w:fldCharType="begin"/>
        </w:r>
        <w:r>
          <w:rPr>
            <w:noProof/>
            <w:webHidden/>
          </w:rPr>
          <w:instrText xml:space="preserve"> PAGEREF _Toc131008950 \h </w:instrText>
        </w:r>
        <w:r>
          <w:rPr>
            <w:noProof/>
            <w:webHidden/>
          </w:rPr>
        </w:r>
        <w:r>
          <w:rPr>
            <w:noProof/>
            <w:webHidden/>
          </w:rPr>
          <w:fldChar w:fldCharType="separate"/>
        </w:r>
        <w:r w:rsidR="00A93571">
          <w:rPr>
            <w:noProof/>
            <w:webHidden/>
          </w:rPr>
          <w:t>29</w:t>
        </w:r>
        <w:r>
          <w:rPr>
            <w:noProof/>
            <w:webHidden/>
          </w:rPr>
          <w:fldChar w:fldCharType="end"/>
        </w:r>
      </w:hyperlink>
    </w:p>
    <w:p w14:paraId="3414CB18" w14:textId="1CFEC678" w:rsidR="00581908" w:rsidRDefault="00581908">
      <w:pPr>
        <w:pStyle w:val="Inhopg3"/>
        <w:tabs>
          <w:tab w:val="left" w:pos="851"/>
          <w:tab w:val="right" w:pos="9062"/>
        </w:tabs>
        <w:rPr>
          <w:rFonts w:eastAsiaTheme="minorEastAsia"/>
          <w:b w:val="0"/>
          <w:noProof/>
          <w:lang w:eastAsia="nl-BE"/>
        </w:rPr>
      </w:pPr>
      <w:hyperlink w:anchor="_Toc131008951" w:history="1">
        <w:r w:rsidRPr="00F62CAD">
          <w:rPr>
            <w:rStyle w:val="Hyperlink"/>
            <w:noProof/>
          </w:rPr>
          <w:t>2.1</w:t>
        </w:r>
        <w:r>
          <w:rPr>
            <w:rFonts w:eastAsiaTheme="minorEastAsia"/>
            <w:b w:val="0"/>
            <w:noProof/>
            <w:lang w:eastAsia="nl-BE"/>
          </w:rPr>
          <w:tab/>
        </w:r>
        <w:r w:rsidRPr="00F62CAD">
          <w:rPr>
            <w:rStyle w:val="Hyperlink"/>
            <w:noProof/>
          </w:rPr>
          <w:t>Blokschema</w:t>
        </w:r>
        <w:r>
          <w:rPr>
            <w:noProof/>
            <w:webHidden/>
          </w:rPr>
          <w:tab/>
        </w:r>
        <w:r>
          <w:rPr>
            <w:noProof/>
            <w:webHidden/>
          </w:rPr>
          <w:fldChar w:fldCharType="begin"/>
        </w:r>
        <w:r>
          <w:rPr>
            <w:noProof/>
            <w:webHidden/>
          </w:rPr>
          <w:instrText xml:space="preserve"> PAGEREF _Toc131008951 \h </w:instrText>
        </w:r>
        <w:r>
          <w:rPr>
            <w:noProof/>
            <w:webHidden/>
          </w:rPr>
        </w:r>
        <w:r>
          <w:rPr>
            <w:noProof/>
            <w:webHidden/>
          </w:rPr>
          <w:fldChar w:fldCharType="separate"/>
        </w:r>
        <w:r w:rsidR="00A93571">
          <w:rPr>
            <w:noProof/>
            <w:webHidden/>
          </w:rPr>
          <w:t>29</w:t>
        </w:r>
        <w:r>
          <w:rPr>
            <w:noProof/>
            <w:webHidden/>
          </w:rPr>
          <w:fldChar w:fldCharType="end"/>
        </w:r>
      </w:hyperlink>
    </w:p>
    <w:p w14:paraId="1CC029FE" w14:textId="1C51EB97" w:rsidR="00581908" w:rsidRDefault="00581908">
      <w:pPr>
        <w:pStyle w:val="Inhopg3"/>
        <w:tabs>
          <w:tab w:val="left" w:pos="851"/>
          <w:tab w:val="right" w:pos="9062"/>
        </w:tabs>
        <w:rPr>
          <w:rFonts w:eastAsiaTheme="minorEastAsia"/>
          <w:b w:val="0"/>
          <w:noProof/>
          <w:lang w:eastAsia="nl-BE"/>
        </w:rPr>
      </w:pPr>
      <w:hyperlink w:anchor="_Toc131008952" w:history="1">
        <w:r w:rsidRPr="00F62CAD">
          <w:rPr>
            <w:rStyle w:val="Hyperlink"/>
            <w:noProof/>
          </w:rPr>
          <w:t>2.2</w:t>
        </w:r>
        <w:r>
          <w:rPr>
            <w:rFonts w:eastAsiaTheme="minorEastAsia"/>
            <w:b w:val="0"/>
            <w:noProof/>
            <w:lang w:eastAsia="nl-BE"/>
          </w:rPr>
          <w:tab/>
        </w:r>
        <w:r w:rsidRPr="00F62CAD">
          <w:rPr>
            <w:rStyle w:val="Hyperlink"/>
            <w:noProof/>
          </w:rPr>
          <w:t>Componenten</w:t>
        </w:r>
        <w:r>
          <w:rPr>
            <w:noProof/>
            <w:webHidden/>
          </w:rPr>
          <w:tab/>
        </w:r>
        <w:r>
          <w:rPr>
            <w:noProof/>
            <w:webHidden/>
          </w:rPr>
          <w:fldChar w:fldCharType="begin"/>
        </w:r>
        <w:r>
          <w:rPr>
            <w:noProof/>
            <w:webHidden/>
          </w:rPr>
          <w:instrText xml:space="preserve"> PAGEREF _Toc131008952 \h </w:instrText>
        </w:r>
        <w:r>
          <w:rPr>
            <w:noProof/>
            <w:webHidden/>
          </w:rPr>
        </w:r>
        <w:r>
          <w:rPr>
            <w:noProof/>
            <w:webHidden/>
          </w:rPr>
          <w:fldChar w:fldCharType="separate"/>
        </w:r>
        <w:r w:rsidR="00A93571">
          <w:rPr>
            <w:noProof/>
            <w:webHidden/>
          </w:rPr>
          <w:t>29</w:t>
        </w:r>
        <w:r>
          <w:rPr>
            <w:noProof/>
            <w:webHidden/>
          </w:rPr>
          <w:fldChar w:fldCharType="end"/>
        </w:r>
      </w:hyperlink>
    </w:p>
    <w:p w14:paraId="1317B9B0" w14:textId="4193916A" w:rsidR="00581908" w:rsidRDefault="00581908">
      <w:pPr>
        <w:pStyle w:val="Inhopg3"/>
        <w:tabs>
          <w:tab w:val="left" w:pos="851"/>
          <w:tab w:val="right" w:pos="9062"/>
        </w:tabs>
        <w:rPr>
          <w:rFonts w:eastAsiaTheme="minorEastAsia"/>
          <w:b w:val="0"/>
          <w:noProof/>
          <w:lang w:eastAsia="nl-BE"/>
        </w:rPr>
      </w:pPr>
      <w:hyperlink w:anchor="_Toc131008953" w:history="1">
        <w:r w:rsidRPr="00F62CAD">
          <w:rPr>
            <w:rStyle w:val="Hyperlink"/>
            <w:noProof/>
          </w:rPr>
          <w:t>2.3</w:t>
        </w:r>
        <w:r>
          <w:rPr>
            <w:rFonts w:eastAsiaTheme="minorEastAsia"/>
            <w:b w:val="0"/>
            <w:noProof/>
            <w:lang w:eastAsia="nl-BE"/>
          </w:rPr>
          <w:tab/>
        </w:r>
        <w:r w:rsidRPr="00F62CAD">
          <w:rPr>
            <w:rStyle w:val="Hyperlink"/>
            <w:noProof/>
          </w:rPr>
          <w:t>BOM (Bill of Materials)</w:t>
        </w:r>
        <w:r>
          <w:rPr>
            <w:noProof/>
            <w:webHidden/>
          </w:rPr>
          <w:tab/>
        </w:r>
        <w:r>
          <w:rPr>
            <w:noProof/>
            <w:webHidden/>
          </w:rPr>
          <w:fldChar w:fldCharType="begin"/>
        </w:r>
        <w:r>
          <w:rPr>
            <w:noProof/>
            <w:webHidden/>
          </w:rPr>
          <w:instrText xml:space="preserve"> PAGEREF _Toc131008953 \h </w:instrText>
        </w:r>
        <w:r>
          <w:rPr>
            <w:noProof/>
            <w:webHidden/>
          </w:rPr>
        </w:r>
        <w:r>
          <w:rPr>
            <w:noProof/>
            <w:webHidden/>
          </w:rPr>
          <w:fldChar w:fldCharType="separate"/>
        </w:r>
        <w:r w:rsidR="00A93571">
          <w:rPr>
            <w:noProof/>
            <w:webHidden/>
          </w:rPr>
          <w:t>29</w:t>
        </w:r>
        <w:r>
          <w:rPr>
            <w:noProof/>
            <w:webHidden/>
          </w:rPr>
          <w:fldChar w:fldCharType="end"/>
        </w:r>
      </w:hyperlink>
    </w:p>
    <w:p w14:paraId="103B4233" w14:textId="53C72ABF" w:rsidR="00581908" w:rsidRDefault="00581908">
      <w:pPr>
        <w:pStyle w:val="Inhopg3"/>
        <w:tabs>
          <w:tab w:val="left" w:pos="851"/>
          <w:tab w:val="right" w:pos="9062"/>
        </w:tabs>
        <w:rPr>
          <w:rFonts w:eastAsiaTheme="minorEastAsia"/>
          <w:b w:val="0"/>
          <w:noProof/>
          <w:lang w:eastAsia="nl-BE"/>
        </w:rPr>
      </w:pPr>
      <w:hyperlink w:anchor="_Toc131008954" w:history="1">
        <w:r w:rsidRPr="00F62CAD">
          <w:rPr>
            <w:rStyle w:val="Hyperlink"/>
            <w:noProof/>
          </w:rPr>
          <w:t>2.4</w:t>
        </w:r>
        <w:r>
          <w:rPr>
            <w:rFonts w:eastAsiaTheme="minorEastAsia"/>
            <w:b w:val="0"/>
            <w:noProof/>
            <w:lang w:eastAsia="nl-BE"/>
          </w:rPr>
          <w:tab/>
        </w:r>
        <w:r w:rsidRPr="00F62CAD">
          <w:rPr>
            <w:rStyle w:val="Hyperlink"/>
            <w:noProof/>
          </w:rPr>
          <w:t>Schema</w:t>
        </w:r>
        <w:r>
          <w:rPr>
            <w:noProof/>
            <w:webHidden/>
          </w:rPr>
          <w:tab/>
        </w:r>
        <w:r>
          <w:rPr>
            <w:noProof/>
            <w:webHidden/>
          </w:rPr>
          <w:fldChar w:fldCharType="begin"/>
        </w:r>
        <w:r>
          <w:rPr>
            <w:noProof/>
            <w:webHidden/>
          </w:rPr>
          <w:instrText xml:space="preserve"> PAGEREF _Toc131008954 \h </w:instrText>
        </w:r>
        <w:r>
          <w:rPr>
            <w:noProof/>
            <w:webHidden/>
          </w:rPr>
        </w:r>
        <w:r>
          <w:rPr>
            <w:noProof/>
            <w:webHidden/>
          </w:rPr>
          <w:fldChar w:fldCharType="separate"/>
        </w:r>
        <w:r w:rsidR="00A93571">
          <w:rPr>
            <w:noProof/>
            <w:webHidden/>
          </w:rPr>
          <w:t>29</w:t>
        </w:r>
        <w:r>
          <w:rPr>
            <w:noProof/>
            <w:webHidden/>
          </w:rPr>
          <w:fldChar w:fldCharType="end"/>
        </w:r>
      </w:hyperlink>
    </w:p>
    <w:p w14:paraId="4C6746EA" w14:textId="4C7DC3B4" w:rsidR="00581908" w:rsidRDefault="00581908">
      <w:pPr>
        <w:pStyle w:val="Inhopg3"/>
        <w:tabs>
          <w:tab w:val="left" w:pos="851"/>
          <w:tab w:val="right" w:pos="9062"/>
        </w:tabs>
        <w:rPr>
          <w:rFonts w:eastAsiaTheme="minorEastAsia"/>
          <w:b w:val="0"/>
          <w:noProof/>
          <w:lang w:eastAsia="nl-BE"/>
        </w:rPr>
      </w:pPr>
      <w:hyperlink w:anchor="_Toc131008955" w:history="1">
        <w:r w:rsidRPr="00F62CAD">
          <w:rPr>
            <w:rStyle w:val="Hyperlink"/>
            <w:noProof/>
          </w:rPr>
          <w:t>2.5</w:t>
        </w:r>
        <w:r>
          <w:rPr>
            <w:rFonts w:eastAsiaTheme="minorEastAsia"/>
            <w:b w:val="0"/>
            <w:noProof/>
            <w:lang w:eastAsia="nl-BE"/>
          </w:rPr>
          <w:tab/>
        </w:r>
        <w:r w:rsidRPr="00F62CAD">
          <w:rPr>
            <w:rStyle w:val="Hyperlink"/>
            <w:noProof/>
          </w:rPr>
          <w:t>Board design</w:t>
        </w:r>
        <w:r>
          <w:rPr>
            <w:noProof/>
            <w:webHidden/>
          </w:rPr>
          <w:tab/>
        </w:r>
        <w:r>
          <w:rPr>
            <w:noProof/>
            <w:webHidden/>
          </w:rPr>
          <w:fldChar w:fldCharType="begin"/>
        </w:r>
        <w:r>
          <w:rPr>
            <w:noProof/>
            <w:webHidden/>
          </w:rPr>
          <w:instrText xml:space="preserve"> PAGEREF _Toc131008955 \h </w:instrText>
        </w:r>
        <w:r>
          <w:rPr>
            <w:noProof/>
            <w:webHidden/>
          </w:rPr>
        </w:r>
        <w:r>
          <w:rPr>
            <w:noProof/>
            <w:webHidden/>
          </w:rPr>
          <w:fldChar w:fldCharType="separate"/>
        </w:r>
        <w:r w:rsidR="00A93571">
          <w:rPr>
            <w:noProof/>
            <w:webHidden/>
          </w:rPr>
          <w:t>29</w:t>
        </w:r>
        <w:r>
          <w:rPr>
            <w:noProof/>
            <w:webHidden/>
          </w:rPr>
          <w:fldChar w:fldCharType="end"/>
        </w:r>
      </w:hyperlink>
    </w:p>
    <w:p w14:paraId="3118552D" w14:textId="451EBBEB" w:rsidR="00581908" w:rsidRDefault="00581908">
      <w:pPr>
        <w:pStyle w:val="Inhopg2"/>
        <w:tabs>
          <w:tab w:val="left" w:pos="851"/>
          <w:tab w:val="right" w:pos="9062"/>
        </w:tabs>
        <w:rPr>
          <w:rFonts w:eastAsiaTheme="minorEastAsia"/>
          <w:b w:val="0"/>
          <w:noProof/>
          <w:sz w:val="22"/>
          <w:lang w:eastAsia="nl-BE"/>
        </w:rPr>
      </w:pPr>
      <w:hyperlink w:anchor="_Toc131008956" w:history="1">
        <w:r w:rsidRPr="00F62CAD">
          <w:rPr>
            <w:rStyle w:val="Hyperlink"/>
            <w:noProof/>
          </w:rPr>
          <w:t>3</w:t>
        </w:r>
        <w:r>
          <w:rPr>
            <w:rFonts w:eastAsiaTheme="minorEastAsia"/>
            <w:b w:val="0"/>
            <w:noProof/>
            <w:sz w:val="22"/>
            <w:lang w:eastAsia="nl-BE"/>
          </w:rPr>
          <w:tab/>
        </w:r>
        <w:r w:rsidRPr="00F62CAD">
          <w:rPr>
            <w:rStyle w:val="Hyperlink"/>
            <w:noProof/>
          </w:rPr>
          <w:t>Realisatie</w:t>
        </w:r>
        <w:r>
          <w:rPr>
            <w:noProof/>
            <w:webHidden/>
          </w:rPr>
          <w:tab/>
        </w:r>
        <w:r>
          <w:rPr>
            <w:noProof/>
            <w:webHidden/>
          </w:rPr>
          <w:fldChar w:fldCharType="begin"/>
        </w:r>
        <w:r>
          <w:rPr>
            <w:noProof/>
            <w:webHidden/>
          </w:rPr>
          <w:instrText xml:space="preserve"> PAGEREF _Toc131008956 \h </w:instrText>
        </w:r>
        <w:r>
          <w:rPr>
            <w:noProof/>
            <w:webHidden/>
          </w:rPr>
        </w:r>
        <w:r>
          <w:rPr>
            <w:noProof/>
            <w:webHidden/>
          </w:rPr>
          <w:fldChar w:fldCharType="separate"/>
        </w:r>
        <w:r w:rsidR="00A93571">
          <w:rPr>
            <w:noProof/>
            <w:webHidden/>
          </w:rPr>
          <w:t>29</w:t>
        </w:r>
        <w:r>
          <w:rPr>
            <w:noProof/>
            <w:webHidden/>
          </w:rPr>
          <w:fldChar w:fldCharType="end"/>
        </w:r>
      </w:hyperlink>
    </w:p>
    <w:p w14:paraId="0D8874D8" w14:textId="17FBEC65" w:rsidR="00581908" w:rsidRDefault="00581908">
      <w:pPr>
        <w:pStyle w:val="Inhopg3"/>
        <w:tabs>
          <w:tab w:val="left" w:pos="851"/>
          <w:tab w:val="right" w:pos="9062"/>
        </w:tabs>
        <w:rPr>
          <w:rFonts w:eastAsiaTheme="minorEastAsia"/>
          <w:b w:val="0"/>
          <w:noProof/>
          <w:lang w:eastAsia="nl-BE"/>
        </w:rPr>
      </w:pPr>
      <w:hyperlink w:anchor="_Toc131008957" w:history="1">
        <w:r w:rsidRPr="00F62CAD">
          <w:rPr>
            <w:rStyle w:val="Hyperlink"/>
            <w:noProof/>
          </w:rPr>
          <w:t>3.1</w:t>
        </w:r>
        <w:r>
          <w:rPr>
            <w:rFonts w:eastAsiaTheme="minorEastAsia"/>
            <w:b w:val="0"/>
            <w:noProof/>
            <w:lang w:eastAsia="nl-BE"/>
          </w:rPr>
          <w:tab/>
        </w:r>
        <w:r w:rsidRPr="00F62CAD">
          <w:rPr>
            <w:rStyle w:val="Hyperlink"/>
            <w:noProof/>
          </w:rPr>
          <w:t>Bestukking</w:t>
        </w:r>
        <w:r>
          <w:rPr>
            <w:noProof/>
            <w:webHidden/>
          </w:rPr>
          <w:tab/>
        </w:r>
        <w:r>
          <w:rPr>
            <w:noProof/>
            <w:webHidden/>
          </w:rPr>
          <w:fldChar w:fldCharType="begin"/>
        </w:r>
        <w:r>
          <w:rPr>
            <w:noProof/>
            <w:webHidden/>
          </w:rPr>
          <w:instrText xml:space="preserve"> PAGEREF _Toc131008957 \h </w:instrText>
        </w:r>
        <w:r>
          <w:rPr>
            <w:noProof/>
            <w:webHidden/>
          </w:rPr>
        </w:r>
        <w:r>
          <w:rPr>
            <w:noProof/>
            <w:webHidden/>
          </w:rPr>
          <w:fldChar w:fldCharType="separate"/>
        </w:r>
        <w:r w:rsidR="00A93571">
          <w:rPr>
            <w:noProof/>
            <w:webHidden/>
          </w:rPr>
          <w:t>29</w:t>
        </w:r>
        <w:r>
          <w:rPr>
            <w:noProof/>
            <w:webHidden/>
          </w:rPr>
          <w:fldChar w:fldCharType="end"/>
        </w:r>
      </w:hyperlink>
    </w:p>
    <w:p w14:paraId="46F73F9C" w14:textId="7F3DE7C9" w:rsidR="00581908" w:rsidRDefault="00581908">
      <w:pPr>
        <w:pStyle w:val="Inhopg3"/>
        <w:tabs>
          <w:tab w:val="left" w:pos="851"/>
          <w:tab w:val="right" w:pos="9062"/>
        </w:tabs>
        <w:rPr>
          <w:rFonts w:eastAsiaTheme="minorEastAsia"/>
          <w:b w:val="0"/>
          <w:noProof/>
          <w:lang w:eastAsia="nl-BE"/>
        </w:rPr>
      </w:pPr>
      <w:hyperlink w:anchor="_Toc131008958" w:history="1">
        <w:r w:rsidRPr="00F62CAD">
          <w:rPr>
            <w:rStyle w:val="Hyperlink"/>
            <w:noProof/>
          </w:rPr>
          <w:t>3.2</w:t>
        </w:r>
        <w:r>
          <w:rPr>
            <w:rFonts w:eastAsiaTheme="minorEastAsia"/>
            <w:b w:val="0"/>
            <w:noProof/>
            <w:lang w:eastAsia="nl-BE"/>
          </w:rPr>
          <w:tab/>
        </w:r>
        <w:r w:rsidRPr="00F62CAD">
          <w:rPr>
            <w:rStyle w:val="Hyperlink"/>
            <w:noProof/>
          </w:rPr>
          <w:t>Programmatie</w:t>
        </w:r>
        <w:r>
          <w:rPr>
            <w:noProof/>
            <w:webHidden/>
          </w:rPr>
          <w:tab/>
        </w:r>
        <w:r>
          <w:rPr>
            <w:noProof/>
            <w:webHidden/>
          </w:rPr>
          <w:fldChar w:fldCharType="begin"/>
        </w:r>
        <w:r>
          <w:rPr>
            <w:noProof/>
            <w:webHidden/>
          </w:rPr>
          <w:instrText xml:space="preserve"> PAGEREF _Toc131008958 \h </w:instrText>
        </w:r>
        <w:r>
          <w:rPr>
            <w:noProof/>
            <w:webHidden/>
          </w:rPr>
        </w:r>
        <w:r>
          <w:rPr>
            <w:noProof/>
            <w:webHidden/>
          </w:rPr>
          <w:fldChar w:fldCharType="separate"/>
        </w:r>
        <w:r w:rsidR="00A93571">
          <w:rPr>
            <w:noProof/>
            <w:webHidden/>
          </w:rPr>
          <w:t>29</w:t>
        </w:r>
        <w:r>
          <w:rPr>
            <w:noProof/>
            <w:webHidden/>
          </w:rPr>
          <w:fldChar w:fldCharType="end"/>
        </w:r>
      </w:hyperlink>
    </w:p>
    <w:p w14:paraId="165025E8" w14:textId="538D8951" w:rsidR="00581908" w:rsidRDefault="00581908">
      <w:pPr>
        <w:pStyle w:val="Inhopg3"/>
        <w:tabs>
          <w:tab w:val="left" w:pos="851"/>
          <w:tab w:val="right" w:pos="9062"/>
        </w:tabs>
        <w:rPr>
          <w:rFonts w:eastAsiaTheme="minorEastAsia"/>
          <w:b w:val="0"/>
          <w:noProof/>
          <w:lang w:eastAsia="nl-BE"/>
        </w:rPr>
      </w:pPr>
      <w:hyperlink w:anchor="_Toc131008959" w:history="1">
        <w:r w:rsidRPr="00F62CAD">
          <w:rPr>
            <w:rStyle w:val="Hyperlink"/>
            <w:noProof/>
          </w:rPr>
          <w:t>3.3</w:t>
        </w:r>
        <w:r>
          <w:rPr>
            <w:rFonts w:eastAsiaTheme="minorEastAsia"/>
            <w:b w:val="0"/>
            <w:noProof/>
            <w:lang w:eastAsia="nl-BE"/>
          </w:rPr>
          <w:tab/>
        </w:r>
        <w:r w:rsidRPr="00F62CAD">
          <w:rPr>
            <w:rStyle w:val="Hyperlink"/>
            <w:noProof/>
          </w:rPr>
          <w:t>Motoren</w:t>
        </w:r>
        <w:r>
          <w:rPr>
            <w:noProof/>
            <w:webHidden/>
          </w:rPr>
          <w:tab/>
        </w:r>
        <w:r>
          <w:rPr>
            <w:noProof/>
            <w:webHidden/>
          </w:rPr>
          <w:fldChar w:fldCharType="begin"/>
        </w:r>
        <w:r>
          <w:rPr>
            <w:noProof/>
            <w:webHidden/>
          </w:rPr>
          <w:instrText xml:space="preserve"> PAGEREF _Toc131008959 \h </w:instrText>
        </w:r>
        <w:r>
          <w:rPr>
            <w:noProof/>
            <w:webHidden/>
          </w:rPr>
        </w:r>
        <w:r>
          <w:rPr>
            <w:noProof/>
            <w:webHidden/>
          </w:rPr>
          <w:fldChar w:fldCharType="separate"/>
        </w:r>
        <w:r w:rsidR="00A93571">
          <w:rPr>
            <w:noProof/>
            <w:webHidden/>
          </w:rPr>
          <w:t>29</w:t>
        </w:r>
        <w:r>
          <w:rPr>
            <w:noProof/>
            <w:webHidden/>
          </w:rPr>
          <w:fldChar w:fldCharType="end"/>
        </w:r>
      </w:hyperlink>
    </w:p>
    <w:p w14:paraId="1BCAEDC8" w14:textId="791B0F92" w:rsidR="00581908" w:rsidRDefault="00581908">
      <w:pPr>
        <w:pStyle w:val="Inhopg2"/>
        <w:tabs>
          <w:tab w:val="left" w:pos="851"/>
          <w:tab w:val="right" w:pos="9062"/>
        </w:tabs>
        <w:rPr>
          <w:rFonts w:eastAsiaTheme="minorEastAsia"/>
          <w:b w:val="0"/>
          <w:noProof/>
          <w:sz w:val="22"/>
          <w:lang w:eastAsia="nl-BE"/>
        </w:rPr>
      </w:pPr>
      <w:hyperlink w:anchor="_Toc131008960" w:history="1">
        <w:r w:rsidRPr="00F62CAD">
          <w:rPr>
            <w:rStyle w:val="Hyperlink"/>
            <w:noProof/>
          </w:rPr>
          <w:t>4</w:t>
        </w:r>
        <w:r>
          <w:rPr>
            <w:rFonts w:eastAsiaTheme="minorEastAsia"/>
            <w:b w:val="0"/>
            <w:noProof/>
            <w:sz w:val="22"/>
            <w:lang w:eastAsia="nl-BE"/>
          </w:rPr>
          <w:tab/>
        </w:r>
        <w:r w:rsidRPr="00F62CAD">
          <w:rPr>
            <w:rStyle w:val="Hyperlink"/>
            <w:noProof/>
          </w:rPr>
          <w:t>Testen</w:t>
        </w:r>
        <w:r>
          <w:rPr>
            <w:noProof/>
            <w:webHidden/>
          </w:rPr>
          <w:tab/>
        </w:r>
        <w:r>
          <w:rPr>
            <w:noProof/>
            <w:webHidden/>
          </w:rPr>
          <w:fldChar w:fldCharType="begin"/>
        </w:r>
        <w:r>
          <w:rPr>
            <w:noProof/>
            <w:webHidden/>
          </w:rPr>
          <w:instrText xml:space="preserve"> PAGEREF _Toc131008960 \h </w:instrText>
        </w:r>
        <w:r>
          <w:rPr>
            <w:noProof/>
            <w:webHidden/>
          </w:rPr>
        </w:r>
        <w:r>
          <w:rPr>
            <w:noProof/>
            <w:webHidden/>
          </w:rPr>
          <w:fldChar w:fldCharType="separate"/>
        </w:r>
        <w:r w:rsidR="00A93571">
          <w:rPr>
            <w:noProof/>
            <w:webHidden/>
          </w:rPr>
          <w:t>29</w:t>
        </w:r>
        <w:r>
          <w:rPr>
            <w:noProof/>
            <w:webHidden/>
          </w:rPr>
          <w:fldChar w:fldCharType="end"/>
        </w:r>
      </w:hyperlink>
    </w:p>
    <w:p w14:paraId="5310C37C" w14:textId="61C50AF2" w:rsidR="00581908" w:rsidRDefault="00581908">
      <w:pPr>
        <w:pStyle w:val="Inhopg3"/>
        <w:tabs>
          <w:tab w:val="left" w:pos="851"/>
          <w:tab w:val="right" w:pos="9062"/>
        </w:tabs>
        <w:rPr>
          <w:rFonts w:eastAsiaTheme="minorEastAsia"/>
          <w:b w:val="0"/>
          <w:noProof/>
          <w:lang w:eastAsia="nl-BE"/>
        </w:rPr>
      </w:pPr>
      <w:hyperlink w:anchor="_Toc131008961" w:history="1">
        <w:r w:rsidRPr="00F62CAD">
          <w:rPr>
            <w:rStyle w:val="Hyperlink"/>
            <w:noProof/>
          </w:rPr>
          <w:t>4.1</w:t>
        </w:r>
        <w:r>
          <w:rPr>
            <w:rFonts w:eastAsiaTheme="minorEastAsia"/>
            <w:b w:val="0"/>
            <w:noProof/>
            <w:lang w:eastAsia="nl-BE"/>
          </w:rPr>
          <w:tab/>
        </w:r>
        <w:r w:rsidRPr="00F62CAD">
          <w:rPr>
            <w:rStyle w:val="Hyperlink"/>
            <w:noProof/>
          </w:rPr>
          <w:t>Connecties</w:t>
        </w:r>
        <w:r>
          <w:rPr>
            <w:noProof/>
            <w:webHidden/>
          </w:rPr>
          <w:tab/>
        </w:r>
        <w:r>
          <w:rPr>
            <w:noProof/>
            <w:webHidden/>
          </w:rPr>
          <w:fldChar w:fldCharType="begin"/>
        </w:r>
        <w:r>
          <w:rPr>
            <w:noProof/>
            <w:webHidden/>
          </w:rPr>
          <w:instrText xml:space="preserve"> PAGEREF _Toc131008961 \h </w:instrText>
        </w:r>
        <w:r>
          <w:rPr>
            <w:noProof/>
            <w:webHidden/>
          </w:rPr>
        </w:r>
        <w:r>
          <w:rPr>
            <w:noProof/>
            <w:webHidden/>
          </w:rPr>
          <w:fldChar w:fldCharType="separate"/>
        </w:r>
        <w:r w:rsidR="00A93571">
          <w:rPr>
            <w:noProof/>
            <w:webHidden/>
          </w:rPr>
          <w:t>29</w:t>
        </w:r>
        <w:r>
          <w:rPr>
            <w:noProof/>
            <w:webHidden/>
          </w:rPr>
          <w:fldChar w:fldCharType="end"/>
        </w:r>
      </w:hyperlink>
    </w:p>
    <w:p w14:paraId="45283DDE" w14:textId="7BF557C9" w:rsidR="00581908" w:rsidRDefault="00581908">
      <w:pPr>
        <w:pStyle w:val="Inhopg3"/>
        <w:tabs>
          <w:tab w:val="left" w:pos="851"/>
          <w:tab w:val="right" w:pos="9062"/>
        </w:tabs>
        <w:rPr>
          <w:rFonts w:eastAsiaTheme="minorEastAsia"/>
          <w:b w:val="0"/>
          <w:noProof/>
          <w:lang w:eastAsia="nl-BE"/>
        </w:rPr>
      </w:pPr>
      <w:hyperlink w:anchor="_Toc131008962" w:history="1">
        <w:r w:rsidRPr="00F62CAD">
          <w:rPr>
            <w:rStyle w:val="Hyperlink"/>
            <w:noProof/>
          </w:rPr>
          <w:t>4.2</w:t>
        </w:r>
        <w:r>
          <w:rPr>
            <w:rFonts w:eastAsiaTheme="minorEastAsia"/>
            <w:b w:val="0"/>
            <w:noProof/>
            <w:lang w:eastAsia="nl-BE"/>
          </w:rPr>
          <w:tab/>
        </w:r>
        <w:r w:rsidRPr="00F62CAD">
          <w:rPr>
            <w:rStyle w:val="Hyperlink"/>
            <w:noProof/>
          </w:rPr>
          <w:t>Veiligheid</w:t>
        </w:r>
        <w:r>
          <w:rPr>
            <w:noProof/>
            <w:webHidden/>
          </w:rPr>
          <w:tab/>
        </w:r>
        <w:r>
          <w:rPr>
            <w:noProof/>
            <w:webHidden/>
          </w:rPr>
          <w:fldChar w:fldCharType="begin"/>
        </w:r>
        <w:r>
          <w:rPr>
            <w:noProof/>
            <w:webHidden/>
          </w:rPr>
          <w:instrText xml:space="preserve"> PAGEREF _Toc131008962 \h </w:instrText>
        </w:r>
        <w:r>
          <w:rPr>
            <w:noProof/>
            <w:webHidden/>
          </w:rPr>
        </w:r>
        <w:r>
          <w:rPr>
            <w:noProof/>
            <w:webHidden/>
          </w:rPr>
          <w:fldChar w:fldCharType="separate"/>
        </w:r>
        <w:r w:rsidR="00A93571">
          <w:rPr>
            <w:noProof/>
            <w:webHidden/>
          </w:rPr>
          <w:t>29</w:t>
        </w:r>
        <w:r>
          <w:rPr>
            <w:noProof/>
            <w:webHidden/>
          </w:rPr>
          <w:fldChar w:fldCharType="end"/>
        </w:r>
      </w:hyperlink>
    </w:p>
    <w:p w14:paraId="33DA54FA" w14:textId="3DD712CC" w:rsidR="00581908" w:rsidRDefault="00581908">
      <w:pPr>
        <w:pStyle w:val="Inhopg3"/>
        <w:tabs>
          <w:tab w:val="left" w:pos="851"/>
          <w:tab w:val="right" w:pos="9062"/>
        </w:tabs>
        <w:rPr>
          <w:rFonts w:eastAsiaTheme="minorEastAsia"/>
          <w:b w:val="0"/>
          <w:noProof/>
          <w:lang w:eastAsia="nl-BE"/>
        </w:rPr>
      </w:pPr>
      <w:hyperlink w:anchor="_Toc131008963" w:history="1">
        <w:r w:rsidRPr="00F62CAD">
          <w:rPr>
            <w:rStyle w:val="Hyperlink"/>
            <w:noProof/>
          </w:rPr>
          <w:t>4.3</w:t>
        </w:r>
        <w:r>
          <w:rPr>
            <w:rFonts w:eastAsiaTheme="minorEastAsia"/>
            <w:b w:val="0"/>
            <w:noProof/>
            <w:lang w:eastAsia="nl-BE"/>
          </w:rPr>
          <w:tab/>
        </w:r>
        <w:r w:rsidRPr="00F62CAD">
          <w:rPr>
            <w:rStyle w:val="Hyperlink"/>
            <w:noProof/>
          </w:rPr>
          <w:t>Functionaliteit</w:t>
        </w:r>
        <w:r>
          <w:rPr>
            <w:noProof/>
            <w:webHidden/>
          </w:rPr>
          <w:tab/>
        </w:r>
        <w:r>
          <w:rPr>
            <w:noProof/>
            <w:webHidden/>
          </w:rPr>
          <w:fldChar w:fldCharType="begin"/>
        </w:r>
        <w:r>
          <w:rPr>
            <w:noProof/>
            <w:webHidden/>
          </w:rPr>
          <w:instrText xml:space="preserve"> PAGEREF _Toc131008963 \h </w:instrText>
        </w:r>
        <w:r>
          <w:rPr>
            <w:noProof/>
            <w:webHidden/>
          </w:rPr>
        </w:r>
        <w:r>
          <w:rPr>
            <w:noProof/>
            <w:webHidden/>
          </w:rPr>
          <w:fldChar w:fldCharType="separate"/>
        </w:r>
        <w:r w:rsidR="00A93571">
          <w:rPr>
            <w:noProof/>
            <w:webHidden/>
          </w:rPr>
          <w:t>29</w:t>
        </w:r>
        <w:r>
          <w:rPr>
            <w:noProof/>
            <w:webHidden/>
          </w:rPr>
          <w:fldChar w:fldCharType="end"/>
        </w:r>
      </w:hyperlink>
    </w:p>
    <w:p w14:paraId="59FAC0CD" w14:textId="2F67E3CE" w:rsidR="00581908" w:rsidRDefault="00581908">
      <w:pPr>
        <w:pStyle w:val="Inhopg3"/>
        <w:tabs>
          <w:tab w:val="left" w:pos="851"/>
          <w:tab w:val="right" w:pos="9062"/>
        </w:tabs>
        <w:rPr>
          <w:rFonts w:eastAsiaTheme="minorEastAsia"/>
          <w:b w:val="0"/>
          <w:noProof/>
          <w:lang w:eastAsia="nl-BE"/>
        </w:rPr>
      </w:pPr>
      <w:hyperlink w:anchor="_Toc131008964" w:history="1">
        <w:r w:rsidRPr="00F62CAD">
          <w:rPr>
            <w:rStyle w:val="Hyperlink"/>
            <w:noProof/>
          </w:rPr>
          <w:t>4.4</w:t>
        </w:r>
        <w:r>
          <w:rPr>
            <w:rFonts w:eastAsiaTheme="minorEastAsia"/>
            <w:b w:val="0"/>
            <w:noProof/>
            <w:lang w:eastAsia="nl-BE"/>
          </w:rPr>
          <w:tab/>
        </w:r>
        <w:r w:rsidRPr="00F62CAD">
          <w:rPr>
            <w:rStyle w:val="Hyperlink"/>
            <w:noProof/>
          </w:rPr>
          <w:t>Programmatie</w:t>
        </w:r>
        <w:r>
          <w:rPr>
            <w:noProof/>
            <w:webHidden/>
          </w:rPr>
          <w:tab/>
        </w:r>
        <w:r>
          <w:rPr>
            <w:noProof/>
            <w:webHidden/>
          </w:rPr>
          <w:fldChar w:fldCharType="begin"/>
        </w:r>
        <w:r>
          <w:rPr>
            <w:noProof/>
            <w:webHidden/>
          </w:rPr>
          <w:instrText xml:space="preserve"> PAGEREF _Toc131008964 \h </w:instrText>
        </w:r>
        <w:r>
          <w:rPr>
            <w:noProof/>
            <w:webHidden/>
          </w:rPr>
        </w:r>
        <w:r>
          <w:rPr>
            <w:noProof/>
            <w:webHidden/>
          </w:rPr>
          <w:fldChar w:fldCharType="separate"/>
        </w:r>
        <w:r w:rsidR="00A93571">
          <w:rPr>
            <w:noProof/>
            <w:webHidden/>
          </w:rPr>
          <w:t>29</w:t>
        </w:r>
        <w:r>
          <w:rPr>
            <w:noProof/>
            <w:webHidden/>
          </w:rPr>
          <w:fldChar w:fldCharType="end"/>
        </w:r>
      </w:hyperlink>
    </w:p>
    <w:p w14:paraId="03C36B57" w14:textId="3DAF2679" w:rsidR="00581908" w:rsidRDefault="00581908">
      <w:pPr>
        <w:pStyle w:val="Inhopg3"/>
        <w:tabs>
          <w:tab w:val="left" w:pos="851"/>
          <w:tab w:val="right" w:pos="9062"/>
        </w:tabs>
        <w:rPr>
          <w:rFonts w:eastAsiaTheme="minorEastAsia"/>
          <w:b w:val="0"/>
          <w:noProof/>
          <w:lang w:eastAsia="nl-BE"/>
        </w:rPr>
      </w:pPr>
      <w:hyperlink w:anchor="_Toc131008965" w:history="1">
        <w:r w:rsidRPr="00F62CAD">
          <w:rPr>
            <w:rStyle w:val="Hyperlink"/>
            <w:noProof/>
          </w:rPr>
          <w:t>4.5</w:t>
        </w:r>
        <w:r>
          <w:rPr>
            <w:rFonts w:eastAsiaTheme="minorEastAsia"/>
            <w:b w:val="0"/>
            <w:noProof/>
            <w:lang w:eastAsia="nl-BE"/>
          </w:rPr>
          <w:tab/>
        </w:r>
        <w:r w:rsidRPr="00F62CAD">
          <w:rPr>
            <w:rStyle w:val="Hyperlink"/>
            <w:noProof/>
          </w:rPr>
          <w:t>Mechanische onderdelen</w:t>
        </w:r>
        <w:r>
          <w:rPr>
            <w:noProof/>
            <w:webHidden/>
          </w:rPr>
          <w:tab/>
        </w:r>
        <w:r>
          <w:rPr>
            <w:noProof/>
            <w:webHidden/>
          </w:rPr>
          <w:fldChar w:fldCharType="begin"/>
        </w:r>
        <w:r>
          <w:rPr>
            <w:noProof/>
            <w:webHidden/>
          </w:rPr>
          <w:instrText xml:space="preserve"> PAGEREF _Toc131008965 \h </w:instrText>
        </w:r>
        <w:r>
          <w:rPr>
            <w:noProof/>
            <w:webHidden/>
          </w:rPr>
        </w:r>
        <w:r>
          <w:rPr>
            <w:noProof/>
            <w:webHidden/>
          </w:rPr>
          <w:fldChar w:fldCharType="separate"/>
        </w:r>
        <w:r w:rsidR="00A93571">
          <w:rPr>
            <w:noProof/>
            <w:webHidden/>
          </w:rPr>
          <w:t>29</w:t>
        </w:r>
        <w:r>
          <w:rPr>
            <w:noProof/>
            <w:webHidden/>
          </w:rPr>
          <w:fldChar w:fldCharType="end"/>
        </w:r>
      </w:hyperlink>
    </w:p>
    <w:p w14:paraId="7AF9AD89" w14:textId="22C09122" w:rsidR="00581908" w:rsidRDefault="00581908">
      <w:pPr>
        <w:pStyle w:val="Inhopg1"/>
        <w:rPr>
          <w:rFonts w:eastAsiaTheme="minorEastAsia"/>
          <w:b w:val="0"/>
          <w:noProof/>
          <w:sz w:val="22"/>
          <w:lang w:eastAsia="nl-BE"/>
        </w:rPr>
      </w:pPr>
      <w:hyperlink w:anchor="_Toc131008966" w:history="1">
        <w:r w:rsidRPr="00F62CAD">
          <w:rPr>
            <w:rStyle w:val="Hyperlink"/>
            <w:noProof/>
            <w:lang w:val="nl-NL"/>
          </w:rPr>
          <w:t>Conclusie</w:t>
        </w:r>
        <w:r>
          <w:rPr>
            <w:noProof/>
            <w:webHidden/>
          </w:rPr>
          <w:tab/>
        </w:r>
        <w:r>
          <w:rPr>
            <w:noProof/>
            <w:webHidden/>
          </w:rPr>
          <w:fldChar w:fldCharType="begin"/>
        </w:r>
        <w:r>
          <w:rPr>
            <w:noProof/>
            <w:webHidden/>
          </w:rPr>
          <w:instrText xml:space="preserve"> PAGEREF _Toc131008966 \h </w:instrText>
        </w:r>
        <w:r>
          <w:rPr>
            <w:noProof/>
            <w:webHidden/>
          </w:rPr>
        </w:r>
        <w:r>
          <w:rPr>
            <w:noProof/>
            <w:webHidden/>
          </w:rPr>
          <w:fldChar w:fldCharType="separate"/>
        </w:r>
        <w:r w:rsidR="00A93571">
          <w:rPr>
            <w:noProof/>
            <w:webHidden/>
          </w:rPr>
          <w:t>29</w:t>
        </w:r>
        <w:r>
          <w:rPr>
            <w:noProof/>
            <w:webHidden/>
          </w:rPr>
          <w:fldChar w:fldCharType="end"/>
        </w:r>
      </w:hyperlink>
    </w:p>
    <w:p w14:paraId="5783652B" w14:textId="3AE9CD52" w:rsidR="00581908" w:rsidRDefault="00581908">
      <w:pPr>
        <w:pStyle w:val="Inhopg1"/>
        <w:rPr>
          <w:rFonts w:eastAsiaTheme="minorEastAsia"/>
          <w:b w:val="0"/>
          <w:noProof/>
          <w:sz w:val="22"/>
          <w:lang w:eastAsia="nl-BE"/>
        </w:rPr>
      </w:pPr>
      <w:hyperlink w:anchor="_Toc131008967" w:history="1">
        <w:r w:rsidRPr="00F62CAD">
          <w:rPr>
            <w:rStyle w:val="Hyperlink"/>
            <w:noProof/>
            <w:lang w:val="nl-NL"/>
          </w:rPr>
          <w:t>Literatuurlijst</w:t>
        </w:r>
        <w:r>
          <w:rPr>
            <w:noProof/>
            <w:webHidden/>
          </w:rPr>
          <w:tab/>
        </w:r>
        <w:r>
          <w:rPr>
            <w:noProof/>
            <w:webHidden/>
          </w:rPr>
          <w:fldChar w:fldCharType="begin"/>
        </w:r>
        <w:r>
          <w:rPr>
            <w:noProof/>
            <w:webHidden/>
          </w:rPr>
          <w:instrText xml:space="preserve"> PAGEREF _Toc131008967 \h </w:instrText>
        </w:r>
        <w:r>
          <w:rPr>
            <w:noProof/>
            <w:webHidden/>
          </w:rPr>
        </w:r>
        <w:r>
          <w:rPr>
            <w:noProof/>
            <w:webHidden/>
          </w:rPr>
          <w:fldChar w:fldCharType="separate"/>
        </w:r>
        <w:r w:rsidR="00A93571">
          <w:rPr>
            <w:noProof/>
            <w:webHidden/>
          </w:rPr>
          <w:t>30</w:t>
        </w:r>
        <w:r>
          <w:rPr>
            <w:noProof/>
            <w:webHidden/>
          </w:rPr>
          <w:fldChar w:fldCharType="end"/>
        </w:r>
      </w:hyperlink>
    </w:p>
    <w:p w14:paraId="66CCFAF6" w14:textId="00F60C0F" w:rsidR="00581908" w:rsidRDefault="00581908">
      <w:pPr>
        <w:pStyle w:val="Inhopg1"/>
        <w:rPr>
          <w:rFonts w:eastAsiaTheme="minorEastAsia"/>
          <w:b w:val="0"/>
          <w:noProof/>
          <w:sz w:val="22"/>
          <w:lang w:eastAsia="nl-BE"/>
        </w:rPr>
      </w:pPr>
      <w:hyperlink w:anchor="_Toc131008968" w:history="1">
        <w:r w:rsidRPr="00F62CAD">
          <w:rPr>
            <w:rStyle w:val="Hyperlink"/>
            <w:noProof/>
            <w:lang w:val="nl-NL"/>
          </w:rPr>
          <w:t>Bijlagenoverzicht</w:t>
        </w:r>
        <w:r>
          <w:rPr>
            <w:noProof/>
            <w:webHidden/>
          </w:rPr>
          <w:tab/>
        </w:r>
        <w:r>
          <w:rPr>
            <w:noProof/>
            <w:webHidden/>
          </w:rPr>
          <w:fldChar w:fldCharType="begin"/>
        </w:r>
        <w:r>
          <w:rPr>
            <w:noProof/>
            <w:webHidden/>
          </w:rPr>
          <w:instrText xml:space="preserve"> PAGEREF _Toc131008968 \h </w:instrText>
        </w:r>
        <w:r>
          <w:rPr>
            <w:noProof/>
            <w:webHidden/>
          </w:rPr>
        </w:r>
        <w:r>
          <w:rPr>
            <w:noProof/>
            <w:webHidden/>
          </w:rPr>
          <w:fldChar w:fldCharType="separate"/>
        </w:r>
        <w:r w:rsidR="00A93571">
          <w:rPr>
            <w:noProof/>
            <w:webHidden/>
          </w:rPr>
          <w:t>32</w:t>
        </w:r>
        <w:r>
          <w:rPr>
            <w:noProof/>
            <w:webHidden/>
          </w:rPr>
          <w:fldChar w:fldCharType="end"/>
        </w:r>
      </w:hyperlink>
    </w:p>
    <w:p w14:paraId="60C48F20" w14:textId="034AEF23" w:rsidR="00581908" w:rsidRDefault="00581908">
      <w:pPr>
        <w:pStyle w:val="Inhopg5"/>
        <w:tabs>
          <w:tab w:val="right" w:pos="9062"/>
        </w:tabs>
        <w:rPr>
          <w:rFonts w:eastAsiaTheme="minorEastAsia"/>
          <w:noProof/>
          <w:lang w:eastAsia="nl-BE"/>
        </w:rPr>
      </w:pPr>
      <w:hyperlink w:anchor="_Toc131008969" w:history="1">
        <w:r w:rsidRPr="00F62CAD">
          <w:rPr>
            <w:rStyle w:val="Hyperlink"/>
            <w:noProof/>
          </w:rPr>
          <w:t>Bijlage 1: Kopieën datasheets</w:t>
        </w:r>
        <w:r>
          <w:rPr>
            <w:noProof/>
            <w:webHidden/>
          </w:rPr>
          <w:tab/>
        </w:r>
        <w:r>
          <w:rPr>
            <w:noProof/>
            <w:webHidden/>
          </w:rPr>
          <w:fldChar w:fldCharType="begin"/>
        </w:r>
        <w:r>
          <w:rPr>
            <w:noProof/>
            <w:webHidden/>
          </w:rPr>
          <w:instrText xml:space="preserve"> PAGEREF _Toc131008969 \h </w:instrText>
        </w:r>
        <w:r>
          <w:rPr>
            <w:noProof/>
            <w:webHidden/>
          </w:rPr>
        </w:r>
        <w:r>
          <w:rPr>
            <w:noProof/>
            <w:webHidden/>
          </w:rPr>
          <w:fldChar w:fldCharType="separate"/>
        </w:r>
        <w:r w:rsidR="00A93571">
          <w:rPr>
            <w:noProof/>
            <w:webHidden/>
          </w:rPr>
          <w:t>32</w:t>
        </w:r>
        <w:r>
          <w:rPr>
            <w:noProof/>
            <w:webHidden/>
          </w:rPr>
          <w:fldChar w:fldCharType="end"/>
        </w:r>
      </w:hyperlink>
    </w:p>
    <w:p w14:paraId="6FB39DB5" w14:textId="5446750B" w:rsidR="00581908" w:rsidRDefault="00581908">
      <w:pPr>
        <w:pStyle w:val="Inhopg5"/>
        <w:tabs>
          <w:tab w:val="right" w:pos="9062"/>
        </w:tabs>
        <w:rPr>
          <w:rFonts w:eastAsiaTheme="minorEastAsia"/>
          <w:noProof/>
          <w:lang w:eastAsia="nl-BE"/>
        </w:rPr>
      </w:pPr>
      <w:hyperlink w:anchor="_Toc131008970" w:history="1">
        <w:r w:rsidRPr="00F62CAD">
          <w:rPr>
            <w:rStyle w:val="Hyperlink"/>
            <w:noProof/>
          </w:rPr>
          <w:t>Bijlage 2: Logboek rapporteren</w:t>
        </w:r>
        <w:r>
          <w:rPr>
            <w:noProof/>
            <w:webHidden/>
          </w:rPr>
          <w:tab/>
        </w:r>
        <w:r>
          <w:rPr>
            <w:noProof/>
            <w:webHidden/>
          </w:rPr>
          <w:fldChar w:fldCharType="begin"/>
        </w:r>
        <w:r>
          <w:rPr>
            <w:noProof/>
            <w:webHidden/>
          </w:rPr>
          <w:instrText xml:space="preserve"> PAGEREF _Toc131008970 \h </w:instrText>
        </w:r>
        <w:r>
          <w:rPr>
            <w:noProof/>
            <w:webHidden/>
          </w:rPr>
        </w:r>
        <w:r>
          <w:rPr>
            <w:noProof/>
            <w:webHidden/>
          </w:rPr>
          <w:fldChar w:fldCharType="separate"/>
        </w:r>
        <w:r w:rsidR="00A93571">
          <w:rPr>
            <w:noProof/>
            <w:webHidden/>
          </w:rPr>
          <w:t>33</w:t>
        </w:r>
        <w:r>
          <w:rPr>
            <w:noProof/>
            <w:webHidden/>
          </w:rPr>
          <w:fldChar w:fldCharType="end"/>
        </w:r>
      </w:hyperlink>
    </w:p>
    <w:p w14:paraId="4DF43079" w14:textId="58B615D9" w:rsidR="009D7AA2" w:rsidRDefault="00056A8F" w:rsidP="009D7AA2">
      <w:pPr>
        <w:rPr>
          <w:lang w:val="nl-NL"/>
        </w:rPr>
      </w:pPr>
      <w:r>
        <w:rPr>
          <w:b/>
        </w:rPr>
        <w:fldChar w:fldCharType="end"/>
      </w:r>
    </w:p>
    <w:p w14:paraId="04A4D523" w14:textId="77777777" w:rsidR="00995550" w:rsidRDefault="00995550">
      <w:pPr>
        <w:spacing w:before="0" w:after="160"/>
        <w:rPr>
          <w:lang w:val="nl-NL"/>
        </w:rPr>
      </w:pPr>
    </w:p>
    <w:p w14:paraId="0D891614" w14:textId="5F20B3F6" w:rsidR="00995550" w:rsidRDefault="00995550">
      <w:pPr>
        <w:spacing w:before="0" w:after="160"/>
        <w:rPr>
          <w:lang w:val="nl-NL"/>
        </w:rPr>
        <w:sectPr w:rsidR="00995550" w:rsidSect="00995550">
          <w:pgSz w:w="11906" w:h="16838"/>
          <w:pgMar w:top="1417" w:right="1417" w:bottom="1417" w:left="1417" w:header="708" w:footer="708" w:gutter="0"/>
          <w:cols w:space="708"/>
          <w:titlePg/>
          <w:docGrid w:linePitch="360"/>
        </w:sectPr>
      </w:pPr>
    </w:p>
    <w:p w14:paraId="3A3B2F9A" w14:textId="4895E268" w:rsidR="00F66CDE" w:rsidRPr="00D0539F" w:rsidRDefault="00F66CDE" w:rsidP="001A1E96">
      <w:pPr>
        <w:pStyle w:val="Geenafstand"/>
        <w:rPr>
          <w:lang w:val="nl-NL"/>
        </w:rPr>
      </w:pPr>
      <w:bookmarkStart w:id="0" w:name="_Toc131008928"/>
      <w:r w:rsidRPr="00D0539F">
        <w:rPr>
          <w:lang w:val="nl-NL"/>
        </w:rPr>
        <w:lastRenderedPageBreak/>
        <w:t>Figurenlijst</w:t>
      </w:r>
      <w:bookmarkEnd w:id="0"/>
    </w:p>
    <w:p w14:paraId="32FF159A" w14:textId="170E4DE3" w:rsidR="00581908" w:rsidRDefault="00CC49AB">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"Figuur" </w:instrText>
      </w:r>
      <w:r>
        <w:rPr>
          <w:lang w:val="nl-NL"/>
        </w:rPr>
        <w:fldChar w:fldCharType="separate"/>
      </w:r>
      <w:hyperlink r:id="rId10" w:anchor="_Toc131008971" w:history="1">
        <w:r w:rsidR="00581908" w:rsidRPr="00DB2F3C">
          <w:rPr>
            <w:rStyle w:val="Hyperlink"/>
            <w:noProof/>
          </w:rPr>
          <w:t>Figuur 1: Arduino mkr wifi 1010</w:t>
        </w:r>
        <w:r w:rsidR="00581908" w:rsidRPr="00DB2F3C">
          <w:rPr>
            <w:rStyle w:val="Hyperlink"/>
            <w:noProof/>
            <w:lang w:val="nl-NL"/>
          </w:rPr>
          <w:t xml:space="preserve"> [5]</w:t>
        </w:r>
        <w:r w:rsidR="00581908">
          <w:rPr>
            <w:noProof/>
            <w:webHidden/>
          </w:rPr>
          <w:tab/>
        </w:r>
        <w:r w:rsidR="00581908">
          <w:rPr>
            <w:noProof/>
            <w:webHidden/>
          </w:rPr>
          <w:fldChar w:fldCharType="begin"/>
        </w:r>
        <w:r w:rsidR="00581908">
          <w:rPr>
            <w:noProof/>
            <w:webHidden/>
          </w:rPr>
          <w:instrText xml:space="preserve"> PAGEREF _Toc131008971 \h </w:instrText>
        </w:r>
        <w:r w:rsidR="00581908">
          <w:rPr>
            <w:noProof/>
            <w:webHidden/>
          </w:rPr>
        </w:r>
        <w:r w:rsidR="00581908">
          <w:rPr>
            <w:noProof/>
            <w:webHidden/>
          </w:rPr>
          <w:fldChar w:fldCharType="separate"/>
        </w:r>
        <w:r w:rsidR="00A93571">
          <w:rPr>
            <w:noProof/>
            <w:webHidden/>
          </w:rPr>
          <w:t>17</w:t>
        </w:r>
        <w:r w:rsidR="00581908">
          <w:rPr>
            <w:noProof/>
            <w:webHidden/>
          </w:rPr>
          <w:fldChar w:fldCharType="end"/>
        </w:r>
      </w:hyperlink>
    </w:p>
    <w:p w14:paraId="7EEC8AF6" w14:textId="0918C030" w:rsidR="00581908" w:rsidRDefault="00581908">
      <w:pPr>
        <w:pStyle w:val="Lijstmetafbeeldingen"/>
        <w:tabs>
          <w:tab w:val="right" w:pos="9062"/>
        </w:tabs>
        <w:rPr>
          <w:rFonts w:eastAsiaTheme="minorEastAsia"/>
          <w:noProof/>
          <w:sz w:val="22"/>
          <w:lang w:eastAsia="nl-BE"/>
        </w:rPr>
      </w:pPr>
      <w:hyperlink r:id="rId11" w:anchor="_Toc131008972" w:history="1">
        <w:r w:rsidRPr="00DB2F3C">
          <w:rPr>
            <w:rStyle w:val="Hyperlink"/>
            <w:noProof/>
          </w:rPr>
          <w:t>Figuur 2: ESP32</w:t>
        </w:r>
        <w:r w:rsidRPr="00DB2F3C">
          <w:rPr>
            <w:rStyle w:val="Hyperlink"/>
            <w:noProof/>
            <w:lang w:val="nl-NL"/>
          </w:rPr>
          <w:t xml:space="preserve"> [6]</w:t>
        </w:r>
        <w:r>
          <w:rPr>
            <w:noProof/>
            <w:webHidden/>
          </w:rPr>
          <w:tab/>
        </w:r>
        <w:r>
          <w:rPr>
            <w:noProof/>
            <w:webHidden/>
          </w:rPr>
          <w:fldChar w:fldCharType="begin"/>
        </w:r>
        <w:r>
          <w:rPr>
            <w:noProof/>
            <w:webHidden/>
          </w:rPr>
          <w:instrText xml:space="preserve"> PAGEREF _Toc131008972 \h </w:instrText>
        </w:r>
        <w:r>
          <w:rPr>
            <w:noProof/>
            <w:webHidden/>
          </w:rPr>
        </w:r>
        <w:r>
          <w:rPr>
            <w:noProof/>
            <w:webHidden/>
          </w:rPr>
          <w:fldChar w:fldCharType="separate"/>
        </w:r>
        <w:r w:rsidR="00A93571">
          <w:rPr>
            <w:noProof/>
            <w:webHidden/>
          </w:rPr>
          <w:t>17</w:t>
        </w:r>
        <w:r>
          <w:rPr>
            <w:noProof/>
            <w:webHidden/>
          </w:rPr>
          <w:fldChar w:fldCharType="end"/>
        </w:r>
      </w:hyperlink>
    </w:p>
    <w:p w14:paraId="539BED49" w14:textId="10A128F9" w:rsidR="00581908" w:rsidRDefault="00581908">
      <w:pPr>
        <w:pStyle w:val="Lijstmetafbeeldingen"/>
        <w:tabs>
          <w:tab w:val="right" w:pos="9062"/>
        </w:tabs>
        <w:rPr>
          <w:rFonts w:eastAsiaTheme="minorEastAsia"/>
          <w:noProof/>
          <w:sz w:val="22"/>
          <w:lang w:eastAsia="nl-BE"/>
        </w:rPr>
      </w:pPr>
      <w:hyperlink w:anchor="_Toc131008973" w:history="1">
        <w:r w:rsidRPr="00DB2F3C">
          <w:rPr>
            <w:rStyle w:val="Hyperlink"/>
            <w:noProof/>
          </w:rPr>
          <w:t>Figuur 3: ESP32-WROOM-32D chip zonder pcb</w:t>
        </w:r>
        <w:r w:rsidRPr="00DB2F3C">
          <w:rPr>
            <w:rStyle w:val="Hyperlink"/>
            <w:noProof/>
            <w:lang w:val="nl-NL"/>
          </w:rPr>
          <w:t xml:space="preserve"> [8]</w:t>
        </w:r>
        <w:r>
          <w:rPr>
            <w:noProof/>
            <w:webHidden/>
          </w:rPr>
          <w:tab/>
        </w:r>
        <w:r>
          <w:rPr>
            <w:noProof/>
            <w:webHidden/>
          </w:rPr>
          <w:fldChar w:fldCharType="begin"/>
        </w:r>
        <w:r>
          <w:rPr>
            <w:noProof/>
            <w:webHidden/>
          </w:rPr>
          <w:instrText xml:space="preserve"> PAGEREF _Toc131008973 \h </w:instrText>
        </w:r>
        <w:r>
          <w:rPr>
            <w:noProof/>
            <w:webHidden/>
          </w:rPr>
        </w:r>
        <w:r>
          <w:rPr>
            <w:noProof/>
            <w:webHidden/>
          </w:rPr>
          <w:fldChar w:fldCharType="separate"/>
        </w:r>
        <w:r w:rsidR="00A93571">
          <w:rPr>
            <w:noProof/>
            <w:webHidden/>
          </w:rPr>
          <w:t>19</w:t>
        </w:r>
        <w:r>
          <w:rPr>
            <w:noProof/>
            <w:webHidden/>
          </w:rPr>
          <w:fldChar w:fldCharType="end"/>
        </w:r>
      </w:hyperlink>
    </w:p>
    <w:p w14:paraId="1FEAF558" w14:textId="4D5379AA" w:rsidR="00581908" w:rsidRDefault="00581908">
      <w:pPr>
        <w:pStyle w:val="Lijstmetafbeeldingen"/>
        <w:tabs>
          <w:tab w:val="right" w:pos="9062"/>
        </w:tabs>
        <w:rPr>
          <w:rFonts w:eastAsiaTheme="minorEastAsia"/>
          <w:noProof/>
          <w:sz w:val="22"/>
          <w:lang w:eastAsia="nl-BE"/>
        </w:rPr>
      </w:pPr>
      <w:hyperlink w:anchor="_Toc131008974" w:history="1">
        <w:r w:rsidRPr="00DB2F3C">
          <w:rPr>
            <w:rStyle w:val="Hyperlink"/>
            <w:noProof/>
          </w:rPr>
          <w:t>Figuur 4: USB-C pinout</w:t>
        </w:r>
        <w:r w:rsidRPr="00DB2F3C">
          <w:rPr>
            <w:rStyle w:val="Hyperlink"/>
            <w:noProof/>
            <w:lang w:val="nl-NL"/>
          </w:rPr>
          <w:t xml:space="preserve"> [9]</w:t>
        </w:r>
        <w:r>
          <w:rPr>
            <w:noProof/>
            <w:webHidden/>
          </w:rPr>
          <w:tab/>
        </w:r>
        <w:r>
          <w:rPr>
            <w:noProof/>
            <w:webHidden/>
          </w:rPr>
          <w:fldChar w:fldCharType="begin"/>
        </w:r>
        <w:r>
          <w:rPr>
            <w:noProof/>
            <w:webHidden/>
          </w:rPr>
          <w:instrText xml:space="preserve"> PAGEREF _Toc131008974 \h </w:instrText>
        </w:r>
        <w:r>
          <w:rPr>
            <w:noProof/>
            <w:webHidden/>
          </w:rPr>
        </w:r>
        <w:r>
          <w:rPr>
            <w:noProof/>
            <w:webHidden/>
          </w:rPr>
          <w:fldChar w:fldCharType="separate"/>
        </w:r>
        <w:r w:rsidR="00A93571">
          <w:rPr>
            <w:noProof/>
            <w:webHidden/>
          </w:rPr>
          <w:t>19</w:t>
        </w:r>
        <w:r>
          <w:rPr>
            <w:noProof/>
            <w:webHidden/>
          </w:rPr>
          <w:fldChar w:fldCharType="end"/>
        </w:r>
      </w:hyperlink>
    </w:p>
    <w:p w14:paraId="13D2F30F" w14:textId="45B12DB8" w:rsidR="00581908" w:rsidRDefault="00581908">
      <w:pPr>
        <w:pStyle w:val="Lijstmetafbeeldingen"/>
        <w:tabs>
          <w:tab w:val="right" w:pos="9062"/>
        </w:tabs>
        <w:rPr>
          <w:rFonts w:eastAsiaTheme="minorEastAsia"/>
          <w:noProof/>
          <w:sz w:val="22"/>
          <w:lang w:eastAsia="nl-BE"/>
        </w:rPr>
      </w:pPr>
      <w:hyperlink w:anchor="_Toc131008975" w:history="1">
        <w:r w:rsidRPr="00DB2F3C">
          <w:rPr>
            <w:rStyle w:val="Hyperlink"/>
            <w:noProof/>
          </w:rPr>
          <w:t>Figuur 5: Typische applicatie LDO</w:t>
        </w:r>
        <w:r w:rsidRPr="00DB2F3C">
          <w:rPr>
            <w:rStyle w:val="Hyperlink"/>
            <w:noProof/>
            <w:lang w:val="nl-NL"/>
          </w:rPr>
          <w:t xml:space="preserve"> [10]</w:t>
        </w:r>
        <w:r>
          <w:rPr>
            <w:noProof/>
            <w:webHidden/>
          </w:rPr>
          <w:tab/>
        </w:r>
        <w:r>
          <w:rPr>
            <w:noProof/>
            <w:webHidden/>
          </w:rPr>
          <w:fldChar w:fldCharType="begin"/>
        </w:r>
        <w:r>
          <w:rPr>
            <w:noProof/>
            <w:webHidden/>
          </w:rPr>
          <w:instrText xml:space="preserve"> PAGEREF _Toc131008975 \h </w:instrText>
        </w:r>
        <w:r>
          <w:rPr>
            <w:noProof/>
            <w:webHidden/>
          </w:rPr>
        </w:r>
        <w:r>
          <w:rPr>
            <w:noProof/>
            <w:webHidden/>
          </w:rPr>
          <w:fldChar w:fldCharType="separate"/>
        </w:r>
        <w:r w:rsidR="00A93571">
          <w:rPr>
            <w:noProof/>
            <w:webHidden/>
          </w:rPr>
          <w:t>20</w:t>
        </w:r>
        <w:r>
          <w:rPr>
            <w:noProof/>
            <w:webHidden/>
          </w:rPr>
          <w:fldChar w:fldCharType="end"/>
        </w:r>
      </w:hyperlink>
    </w:p>
    <w:p w14:paraId="1EC341DF" w14:textId="14448474" w:rsidR="00581908" w:rsidRDefault="00581908">
      <w:pPr>
        <w:pStyle w:val="Lijstmetafbeeldingen"/>
        <w:tabs>
          <w:tab w:val="right" w:pos="9062"/>
        </w:tabs>
        <w:rPr>
          <w:rFonts w:eastAsiaTheme="minorEastAsia"/>
          <w:noProof/>
          <w:sz w:val="22"/>
          <w:lang w:eastAsia="nl-BE"/>
        </w:rPr>
      </w:pPr>
      <w:hyperlink w:anchor="_Toc131008976" w:history="1">
        <w:r w:rsidRPr="00DB2F3C">
          <w:rPr>
            <w:rStyle w:val="Hyperlink"/>
            <w:noProof/>
            <w:lang w:val="en-US"/>
          </w:rPr>
          <w:t>Figuur 6: Full-step vs. micro-step [12]</w:t>
        </w:r>
        <w:r>
          <w:rPr>
            <w:noProof/>
            <w:webHidden/>
          </w:rPr>
          <w:tab/>
        </w:r>
        <w:r>
          <w:rPr>
            <w:noProof/>
            <w:webHidden/>
          </w:rPr>
          <w:fldChar w:fldCharType="begin"/>
        </w:r>
        <w:r>
          <w:rPr>
            <w:noProof/>
            <w:webHidden/>
          </w:rPr>
          <w:instrText xml:space="preserve"> PAGEREF _Toc131008976 \h </w:instrText>
        </w:r>
        <w:r>
          <w:rPr>
            <w:noProof/>
            <w:webHidden/>
          </w:rPr>
        </w:r>
        <w:r>
          <w:rPr>
            <w:noProof/>
            <w:webHidden/>
          </w:rPr>
          <w:fldChar w:fldCharType="separate"/>
        </w:r>
        <w:r w:rsidR="00A93571">
          <w:rPr>
            <w:noProof/>
            <w:webHidden/>
          </w:rPr>
          <w:t>22</w:t>
        </w:r>
        <w:r>
          <w:rPr>
            <w:noProof/>
            <w:webHidden/>
          </w:rPr>
          <w:fldChar w:fldCharType="end"/>
        </w:r>
      </w:hyperlink>
    </w:p>
    <w:p w14:paraId="43C2BD10" w14:textId="68B77553" w:rsidR="00581908" w:rsidRDefault="00581908">
      <w:pPr>
        <w:pStyle w:val="Lijstmetafbeeldingen"/>
        <w:tabs>
          <w:tab w:val="right" w:pos="9062"/>
        </w:tabs>
        <w:rPr>
          <w:rFonts w:eastAsiaTheme="minorEastAsia"/>
          <w:noProof/>
          <w:sz w:val="22"/>
          <w:lang w:eastAsia="nl-BE"/>
        </w:rPr>
      </w:pPr>
      <w:hyperlink w:anchor="_Toc131008977" w:history="1">
        <w:r w:rsidRPr="00DB2F3C">
          <w:rPr>
            <w:rStyle w:val="Hyperlink"/>
            <w:noProof/>
          </w:rPr>
          <w:t>Figuur 7: Verschillende types robotarmen</w:t>
        </w:r>
        <w:r w:rsidRPr="00DB2F3C">
          <w:rPr>
            <w:rStyle w:val="Hyperlink"/>
            <w:noProof/>
            <w:lang w:val="nl-NL"/>
          </w:rPr>
          <w:t xml:space="preserve"> [14]</w:t>
        </w:r>
        <w:r>
          <w:rPr>
            <w:noProof/>
            <w:webHidden/>
          </w:rPr>
          <w:tab/>
        </w:r>
        <w:r>
          <w:rPr>
            <w:noProof/>
            <w:webHidden/>
          </w:rPr>
          <w:fldChar w:fldCharType="begin"/>
        </w:r>
        <w:r>
          <w:rPr>
            <w:noProof/>
            <w:webHidden/>
          </w:rPr>
          <w:instrText xml:space="preserve"> PAGEREF _Toc131008977 \h </w:instrText>
        </w:r>
        <w:r>
          <w:rPr>
            <w:noProof/>
            <w:webHidden/>
          </w:rPr>
        </w:r>
        <w:r>
          <w:rPr>
            <w:noProof/>
            <w:webHidden/>
          </w:rPr>
          <w:fldChar w:fldCharType="separate"/>
        </w:r>
        <w:r w:rsidR="00A93571">
          <w:rPr>
            <w:noProof/>
            <w:webHidden/>
          </w:rPr>
          <w:t>23</w:t>
        </w:r>
        <w:r>
          <w:rPr>
            <w:noProof/>
            <w:webHidden/>
          </w:rPr>
          <w:fldChar w:fldCharType="end"/>
        </w:r>
      </w:hyperlink>
    </w:p>
    <w:p w14:paraId="20DBD95E" w14:textId="2CE892CE" w:rsidR="00581908" w:rsidRDefault="00581908">
      <w:pPr>
        <w:pStyle w:val="Lijstmetafbeeldingen"/>
        <w:tabs>
          <w:tab w:val="right" w:pos="9062"/>
        </w:tabs>
        <w:rPr>
          <w:rFonts w:eastAsiaTheme="minorEastAsia"/>
          <w:noProof/>
          <w:sz w:val="22"/>
          <w:lang w:eastAsia="nl-BE"/>
        </w:rPr>
      </w:pPr>
      <w:hyperlink r:id="rId12" w:anchor="_Toc131008978" w:history="1">
        <w:r w:rsidRPr="00DB2F3C">
          <w:rPr>
            <w:rStyle w:val="Hyperlink"/>
            <w:noProof/>
          </w:rPr>
          <w:t>Figuur 8: Cartesische robotarm en de aluminium profielen</w:t>
        </w:r>
        <w:r w:rsidRPr="00DB2F3C">
          <w:rPr>
            <w:rStyle w:val="Hyperlink"/>
            <w:noProof/>
            <w:lang w:val="nl-NL"/>
          </w:rPr>
          <w:t xml:space="preserve"> [16] [15]</w:t>
        </w:r>
        <w:r>
          <w:rPr>
            <w:noProof/>
            <w:webHidden/>
          </w:rPr>
          <w:tab/>
        </w:r>
        <w:r>
          <w:rPr>
            <w:noProof/>
            <w:webHidden/>
          </w:rPr>
          <w:fldChar w:fldCharType="begin"/>
        </w:r>
        <w:r>
          <w:rPr>
            <w:noProof/>
            <w:webHidden/>
          </w:rPr>
          <w:instrText xml:space="preserve"> PAGEREF _Toc131008978 \h </w:instrText>
        </w:r>
        <w:r>
          <w:rPr>
            <w:noProof/>
            <w:webHidden/>
          </w:rPr>
        </w:r>
        <w:r>
          <w:rPr>
            <w:noProof/>
            <w:webHidden/>
          </w:rPr>
          <w:fldChar w:fldCharType="separate"/>
        </w:r>
        <w:r w:rsidR="00A93571">
          <w:rPr>
            <w:noProof/>
            <w:webHidden/>
          </w:rPr>
          <w:t>23</w:t>
        </w:r>
        <w:r>
          <w:rPr>
            <w:noProof/>
            <w:webHidden/>
          </w:rPr>
          <w:fldChar w:fldCharType="end"/>
        </w:r>
      </w:hyperlink>
    </w:p>
    <w:p w14:paraId="2D2EBAB9" w14:textId="56F4AF9C" w:rsidR="00581908" w:rsidRDefault="00581908">
      <w:pPr>
        <w:pStyle w:val="Lijstmetafbeeldingen"/>
        <w:tabs>
          <w:tab w:val="right" w:pos="9062"/>
        </w:tabs>
        <w:rPr>
          <w:rFonts w:eastAsiaTheme="minorEastAsia"/>
          <w:noProof/>
          <w:sz w:val="22"/>
          <w:lang w:eastAsia="nl-BE"/>
        </w:rPr>
      </w:pPr>
      <w:hyperlink w:anchor="_Toc131008979" w:history="1">
        <w:r w:rsidRPr="00DB2F3C">
          <w:rPr>
            <w:rStyle w:val="Hyperlink"/>
            <w:noProof/>
          </w:rPr>
          <w:t>Figuur 9: LumenPnP cartesische robotarm</w:t>
        </w:r>
        <w:r w:rsidRPr="00DB2F3C">
          <w:rPr>
            <w:rStyle w:val="Hyperlink"/>
            <w:noProof/>
            <w:lang w:val="nl-NL"/>
          </w:rPr>
          <w:t xml:space="preserve"> [17]</w:t>
        </w:r>
        <w:r>
          <w:rPr>
            <w:noProof/>
            <w:webHidden/>
          </w:rPr>
          <w:tab/>
        </w:r>
        <w:r>
          <w:rPr>
            <w:noProof/>
            <w:webHidden/>
          </w:rPr>
          <w:fldChar w:fldCharType="begin"/>
        </w:r>
        <w:r>
          <w:rPr>
            <w:noProof/>
            <w:webHidden/>
          </w:rPr>
          <w:instrText xml:space="preserve"> PAGEREF _Toc131008979 \h </w:instrText>
        </w:r>
        <w:r>
          <w:rPr>
            <w:noProof/>
            <w:webHidden/>
          </w:rPr>
        </w:r>
        <w:r>
          <w:rPr>
            <w:noProof/>
            <w:webHidden/>
          </w:rPr>
          <w:fldChar w:fldCharType="separate"/>
        </w:r>
        <w:r w:rsidR="00A93571">
          <w:rPr>
            <w:noProof/>
            <w:webHidden/>
          </w:rPr>
          <w:t>24</w:t>
        </w:r>
        <w:r>
          <w:rPr>
            <w:noProof/>
            <w:webHidden/>
          </w:rPr>
          <w:fldChar w:fldCharType="end"/>
        </w:r>
      </w:hyperlink>
    </w:p>
    <w:p w14:paraId="74BE214C" w14:textId="5885BA99" w:rsidR="00581908" w:rsidRDefault="00581908">
      <w:pPr>
        <w:pStyle w:val="Lijstmetafbeeldingen"/>
        <w:tabs>
          <w:tab w:val="left" w:pos="2103"/>
          <w:tab w:val="right" w:pos="9062"/>
        </w:tabs>
        <w:rPr>
          <w:rFonts w:eastAsiaTheme="minorEastAsia"/>
          <w:noProof/>
          <w:sz w:val="22"/>
          <w:lang w:eastAsia="nl-BE"/>
        </w:rPr>
      </w:pPr>
      <w:hyperlink w:anchor="_Toc131008980" w:history="1">
        <w:r w:rsidRPr="00DB2F3C">
          <w:rPr>
            <w:rStyle w:val="Hyperlink"/>
            <w:noProof/>
          </w:rPr>
          <w:t>Figuur 10: Lasrobot</w:t>
        </w:r>
        <w:r>
          <w:rPr>
            <w:rFonts w:eastAsiaTheme="minorEastAsia"/>
            <w:noProof/>
            <w:sz w:val="22"/>
            <w:lang w:eastAsia="nl-BE"/>
          </w:rPr>
          <w:tab/>
        </w:r>
        <w:r w:rsidRPr="00DB2F3C">
          <w:rPr>
            <w:rStyle w:val="Hyperlink"/>
            <w:noProof/>
            <w:lang w:val="nl-NL"/>
          </w:rPr>
          <w:t>[18]</w:t>
        </w:r>
        <w:r w:rsidRPr="00DB2F3C">
          <w:rPr>
            <w:rStyle w:val="Hyperlink"/>
            <w:noProof/>
          </w:rPr>
          <w:t xml:space="preserve">    Figuur 11: Assemblagerobot</w:t>
        </w:r>
        <w:r w:rsidRPr="00DB2F3C">
          <w:rPr>
            <w:rStyle w:val="Hyperlink"/>
            <w:noProof/>
            <w:lang w:val="nl-NL"/>
          </w:rPr>
          <w:t xml:space="preserve"> [18]</w:t>
        </w:r>
        <w:r>
          <w:rPr>
            <w:noProof/>
            <w:webHidden/>
          </w:rPr>
          <w:tab/>
        </w:r>
        <w:r>
          <w:rPr>
            <w:noProof/>
            <w:webHidden/>
          </w:rPr>
          <w:fldChar w:fldCharType="begin"/>
        </w:r>
        <w:r>
          <w:rPr>
            <w:noProof/>
            <w:webHidden/>
          </w:rPr>
          <w:instrText xml:space="preserve"> PAGEREF _Toc131008980 \h </w:instrText>
        </w:r>
        <w:r>
          <w:rPr>
            <w:noProof/>
            <w:webHidden/>
          </w:rPr>
        </w:r>
        <w:r>
          <w:rPr>
            <w:noProof/>
            <w:webHidden/>
          </w:rPr>
          <w:fldChar w:fldCharType="separate"/>
        </w:r>
        <w:r w:rsidR="00A93571">
          <w:rPr>
            <w:noProof/>
            <w:webHidden/>
          </w:rPr>
          <w:t>24</w:t>
        </w:r>
        <w:r>
          <w:rPr>
            <w:noProof/>
            <w:webHidden/>
          </w:rPr>
          <w:fldChar w:fldCharType="end"/>
        </w:r>
      </w:hyperlink>
    </w:p>
    <w:p w14:paraId="3D10557F" w14:textId="4C35E505" w:rsidR="00581908" w:rsidRDefault="00581908">
      <w:pPr>
        <w:pStyle w:val="Lijstmetafbeeldingen"/>
        <w:tabs>
          <w:tab w:val="right" w:pos="9062"/>
        </w:tabs>
        <w:rPr>
          <w:rFonts w:eastAsiaTheme="minorEastAsia"/>
          <w:noProof/>
          <w:sz w:val="22"/>
          <w:lang w:eastAsia="nl-BE"/>
        </w:rPr>
      </w:pPr>
      <w:hyperlink r:id="rId13" w:anchor="_Toc131008981" w:history="1">
        <w:r w:rsidRPr="00DB2F3C">
          <w:rPr>
            <w:rStyle w:val="Hyperlink"/>
            <w:noProof/>
          </w:rPr>
          <w:t xml:space="preserve">Figuur 12: Scara-robotarm </w:t>
        </w:r>
        <w:r w:rsidRPr="00DB2F3C">
          <w:rPr>
            <w:rStyle w:val="Hyperlink"/>
            <w:noProof/>
            <w:lang w:val="nl-NL"/>
          </w:rPr>
          <w:t>[15]</w:t>
        </w:r>
        <w:r>
          <w:rPr>
            <w:noProof/>
            <w:webHidden/>
          </w:rPr>
          <w:tab/>
        </w:r>
        <w:r>
          <w:rPr>
            <w:noProof/>
            <w:webHidden/>
          </w:rPr>
          <w:fldChar w:fldCharType="begin"/>
        </w:r>
        <w:r>
          <w:rPr>
            <w:noProof/>
            <w:webHidden/>
          </w:rPr>
          <w:instrText xml:space="preserve"> PAGEREF _Toc131008981 \h </w:instrText>
        </w:r>
        <w:r>
          <w:rPr>
            <w:noProof/>
            <w:webHidden/>
          </w:rPr>
        </w:r>
        <w:r>
          <w:rPr>
            <w:noProof/>
            <w:webHidden/>
          </w:rPr>
          <w:fldChar w:fldCharType="separate"/>
        </w:r>
        <w:r w:rsidR="00A93571">
          <w:rPr>
            <w:noProof/>
            <w:webHidden/>
          </w:rPr>
          <w:t>25</w:t>
        </w:r>
        <w:r>
          <w:rPr>
            <w:noProof/>
            <w:webHidden/>
          </w:rPr>
          <w:fldChar w:fldCharType="end"/>
        </w:r>
      </w:hyperlink>
    </w:p>
    <w:p w14:paraId="36ACD0C3" w14:textId="7161C75A" w:rsidR="00581908" w:rsidRDefault="00581908">
      <w:pPr>
        <w:pStyle w:val="Lijstmetafbeeldingen"/>
        <w:tabs>
          <w:tab w:val="left" w:pos="4039"/>
          <w:tab w:val="right" w:pos="9062"/>
        </w:tabs>
        <w:rPr>
          <w:rFonts w:eastAsiaTheme="minorEastAsia"/>
          <w:noProof/>
          <w:sz w:val="22"/>
          <w:lang w:eastAsia="nl-BE"/>
        </w:rPr>
      </w:pPr>
      <w:hyperlink w:anchor="_Toc131008982" w:history="1">
        <w:r w:rsidRPr="00DB2F3C">
          <w:rPr>
            <w:rStyle w:val="Hyperlink"/>
            <w:noProof/>
          </w:rPr>
          <w:t>Figuur 13: Uitgewerkt versie PyBot</w:t>
        </w:r>
        <w:r w:rsidRPr="00DB2F3C">
          <w:rPr>
            <w:rStyle w:val="Hyperlink"/>
            <w:noProof/>
            <w:lang w:val="nl-NL"/>
          </w:rPr>
          <w:t xml:space="preserve"> [19]</w:t>
        </w:r>
        <w:r>
          <w:rPr>
            <w:rFonts w:eastAsiaTheme="minorEastAsia"/>
            <w:noProof/>
            <w:sz w:val="22"/>
            <w:lang w:eastAsia="nl-BE"/>
          </w:rPr>
          <w:tab/>
        </w:r>
        <w:r w:rsidRPr="00DB2F3C">
          <w:rPr>
            <w:rStyle w:val="Hyperlink"/>
            <w:noProof/>
          </w:rPr>
          <w:t xml:space="preserve">  Figuur 14: 3D-Assenstelsel </w:t>
        </w:r>
        <w:r w:rsidRPr="00DB2F3C">
          <w:rPr>
            <w:rStyle w:val="Hyperlink"/>
            <w:noProof/>
            <w:lang w:val="nl-NL"/>
          </w:rPr>
          <w:t>[19]</w:t>
        </w:r>
        <w:r>
          <w:rPr>
            <w:noProof/>
            <w:webHidden/>
          </w:rPr>
          <w:tab/>
        </w:r>
        <w:r>
          <w:rPr>
            <w:noProof/>
            <w:webHidden/>
          </w:rPr>
          <w:fldChar w:fldCharType="begin"/>
        </w:r>
        <w:r>
          <w:rPr>
            <w:noProof/>
            <w:webHidden/>
          </w:rPr>
          <w:instrText xml:space="preserve"> PAGEREF _Toc131008982 \h </w:instrText>
        </w:r>
        <w:r>
          <w:rPr>
            <w:noProof/>
            <w:webHidden/>
          </w:rPr>
        </w:r>
        <w:r>
          <w:rPr>
            <w:noProof/>
            <w:webHidden/>
          </w:rPr>
          <w:fldChar w:fldCharType="separate"/>
        </w:r>
        <w:r w:rsidR="00A93571">
          <w:rPr>
            <w:noProof/>
            <w:webHidden/>
          </w:rPr>
          <w:t>25</w:t>
        </w:r>
        <w:r>
          <w:rPr>
            <w:noProof/>
            <w:webHidden/>
          </w:rPr>
          <w:fldChar w:fldCharType="end"/>
        </w:r>
      </w:hyperlink>
    </w:p>
    <w:p w14:paraId="1ED1AAB3" w14:textId="1084D8B4" w:rsidR="00581908" w:rsidRDefault="00581908">
      <w:pPr>
        <w:pStyle w:val="Lijstmetafbeeldingen"/>
        <w:tabs>
          <w:tab w:val="right" w:pos="9062"/>
        </w:tabs>
        <w:rPr>
          <w:rFonts w:eastAsiaTheme="minorEastAsia"/>
          <w:noProof/>
          <w:sz w:val="22"/>
          <w:lang w:eastAsia="nl-BE"/>
        </w:rPr>
      </w:pPr>
      <w:hyperlink r:id="rId14" w:anchor="_Toc131008983" w:history="1">
        <w:r w:rsidRPr="00DB2F3C">
          <w:rPr>
            <w:rStyle w:val="Hyperlink"/>
            <w:noProof/>
          </w:rPr>
          <w:t>Figuur 15: Parallelle grijper</w:t>
        </w:r>
        <w:r w:rsidRPr="00DB2F3C">
          <w:rPr>
            <w:rStyle w:val="Hyperlink"/>
            <w:noProof/>
            <w:lang w:val="nl-NL"/>
          </w:rPr>
          <w:t xml:space="preserve"> [20]</w:t>
        </w:r>
        <w:r>
          <w:rPr>
            <w:noProof/>
            <w:webHidden/>
          </w:rPr>
          <w:tab/>
        </w:r>
        <w:r>
          <w:rPr>
            <w:noProof/>
            <w:webHidden/>
          </w:rPr>
          <w:fldChar w:fldCharType="begin"/>
        </w:r>
        <w:r>
          <w:rPr>
            <w:noProof/>
            <w:webHidden/>
          </w:rPr>
          <w:instrText xml:space="preserve"> PAGEREF _Toc131008983 \h </w:instrText>
        </w:r>
        <w:r>
          <w:rPr>
            <w:noProof/>
            <w:webHidden/>
          </w:rPr>
        </w:r>
        <w:r>
          <w:rPr>
            <w:noProof/>
            <w:webHidden/>
          </w:rPr>
          <w:fldChar w:fldCharType="separate"/>
        </w:r>
        <w:r w:rsidR="00A93571">
          <w:rPr>
            <w:noProof/>
            <w:webHidden/>
          </w:rPr>
          <w:t>27</w:t>
        </w:r>
        <w:r>
          <w:rPr>
            <w:noProof/>
            <w:webHidden/>
          </w:rPr>
          <w:fldChar w:fldCharType="end"/>
        </w:r>
      </w:hyperlink>
    </w:p>
    <w:p w14:paraId="6C8E510B" w14:textId="0EDF9618" w:rsidR="00581908" w:rsidRDefault="00581908">
      <w:pPr>
        <w:pStyle w:val="Lijstmetafbeeldingen"/>
        <w:tabs>
          <w:tab w:val="right" w:pos="9062"/>
        </w:tabs>
        <w:rPr>
          <w:rFonts w:eastAsiaTheme="minorEastAsia"/>
          <w:noProof/>
          <w:sz w:val="22"/>
          <w:lang w:eastAsia="nl-BE"/>
        </w:rPr>
      </w:pPr>
      <w:hyperlink r:id="rId15" w:anchor="_Toc131008984" w:history="1">
        <w:r w:rsidRPr="00DB2F3C">
          <w:rPr>
            <w:rStyle w:val="Hyperlink"/>
            <w:noProof/>
          </w:rPr>
          <w:t>Figuur 16: Pneumatische hoek-grijper</w:t>
        </w:r>
        <w:r w:rsidRPr="00DB2F3C">
          <w:rPr>
            <w:rStyle w:val="Hyperlink"/>
            <w:noProof/>
            <w:lang w:val="nl-NL"/>
          </w:rPr>
          <w:t xml:space="preserve"> [21]</w:t>
        </w:r>
        <w:r>
          <w:rPr>
            <w:noProof/>
            <w:webHidden/>
          </w:rPr>
          <w:tab/>
        </w:r>
        <w:r>
          <w:rPr>
            <w:noProof/>
            <w:webHidden/>
          </w:rPr>
          <w:fldChar w:fldCharType="begin"/>
        </w:r>
        <w:r>
          <w:rPr>
            <w:noProof/>
            <w:webHidden/>
          </w:rPr>
          <w:instrText xml:space="preserve"> PAGEREF _Toc131008984 \h </w:instrText>
        </w:r>
        <w:r>
          <w:rPr>
            <w:noProof/>
            <w:webHidden/>
          </w:rPr>
        </w:r>
        <w:r>
          <w:rPr>
            <w:noProof/>
            <w:webHidden/>
          </w:rPr>
          <w:fldChar w:fldCharType="separate"/>
        </w:r>
        <w:r w:rsidR="00A93571">
          <w:rPr>
            <w:noProof/>
            <w:webHidden/>
          </w:rPr>
          <w:t>27</w:t>
        </w:r>
        <w:r>
          <w:rPr>
            <w:noProof/>
            <w:webHidden/>
          </w:rPr>
          <w:fldChar w:fldCharType="end"/>
        </w:r>
      </w:hyperlink>
    </w:p>
    <w:p w14:paraId="69576622" w14:textId="2AC7FFCB" w:rsidR="008D0226" w:rsidRDefault="00CC49AB" w:rsidP="00235BE5">
      <w:pPr>
        <w:rPr>
          <w:lang w:val="nl-NL"/>
        </w:rPr>
        <w:sectPr w:rsidR="008D0226" w:rsidSect="004E649F">
          <w:footerReference w:type="first" r:id="rId16"/>
          <w:pgSz w:w="11906" w:h="16838" w:code="9"/>
          <w:pgMar w:top="1417" w:right="1417" w:bottom="1417" w:left="1417" w:header="708" w:footer="708" w:gutter="0"/>
          <w:cols w:space="708"/>
          <w:titlePg/>
          <w:docGrid w:linePitch="360"/>
        </w:sectPr>
      </w:pPr>
      <w:r>
        <w:rPr>
          <w:lang w:val="nl-NL"/>
        </w:rPr>
        <w:fldChar w:fldCharType="end"/>
      </w:r>
    </w:p>
    <w:p w14:paraId="246207A3" w14:textId="7634960B" w:rsidR="00E22B07" w:rsidRPr="00D0539F" w:rsidRDefault="00F73E7B" w:rsidP="001A1E96">
      <w:pPr>
        <w:pStyle w:val="Geenafstand"/>
        <w:rPr>
          <w:lang w:val="nl-NL"/>
        </w:rPr>
      </w:pPr>
      <w:bookmarkStart w:id="1" w:name="_Toc131008929"/>
      <w:r w:rsidRPr="00D0539F">
        <w:rPr>
          <w:lang w:val="nl-NL"/>
        </w:rPr>
        <w:lastRenderedPageBreak/>
        <w:t>Tabellenlijst</w:t>
      </w:r>
      <w:bookmarkEnd w:id="1"/>
    </w:p>
    <w:p w14:paraId="211B9142" w14:textId="0336E17D" w:rsidR="00581908" w:rsidRDefault="00006536">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"Tabel" </w:instrText>
      </w:r>
      <w:r>
        <w:rPr>
          <w:lang w:val="nl-NL"/>
        </w:rPr>
        <w:fldChar w:fldCharType="separate"/>
      </w:r>
      <w:hyperlink w:anchor="_Toc131008985" w:history="1">
        <w:r w:rsidR="00581908" w:rsidRPr="00BB06E8">
          <w:rPr>
            <w:rStyle w:val="Hyperlink"/>
            <w:noProof/>
          </w:rPr>
          <w:t>Tabel 1: Afkortingenlijst</w:t>
        </w:r>
        <w:r w:rsidR="00581908">
          <w:rPr>
            <w:noProof/>
            <w:webHidden/>
          </w:rPr>
          <w:tab/>
        </w:r>
        <w:r w:rsidR="00581908">
          <w:rPr>
            <w:noProof/>
            <w:webHidden/>
          </w:rPr>
          <w:fldChar w:fldCharType="begin"/>
        </w:r>
        <w:r w:rsidR="00581908">
          <w:rPr>
            <w:noProof/>
            <w:webHidden/>
          </w:rPr>
          <w:instrText xml:space="preserve"> PAGEREF _Toc131008985 \h </w:instrText>
        </w:r>
        <w:r w:rsidR="00581908">
          <w:rPr>
            <w:noProof/>
            <w:webHidden/>
          </w:rPr>
        </w:r>
        <w:r w:rsidR="00581908">
          <w:rPr>
            <w:noProof/>
            <w:webHidden/>
          </w:rPr>
          <w:fldChar w:fldCharType="separate"/>
        </w:r>
        <w:r w:rsidR="00A93571">
          <w:rPr>
            <w:noProof/>
            <w:webHidden/>
          </w:rPr>
          <w:t>9</w:t>
        </w:r>
        <w:r w:rsidR="00581908">
          <w:rPr>
            <w:noProof/>
            <w:webHidden/>
          </w:rPr>
          <w:fldChar w:fldCharType="end"/>
        </w:r>
      </w:hyperlink>
    </w:p>
    <w:p w14:paraId="39A06353" w14:textId="090D560C" w:rsidR="00581908" w:rsidRDefault="00581908">
      <w:pPr>
        <w:pStyle w:val="Lijstmetafbeeldingen"/>
        <w:tabs>
          <w:tab w:val="right" w:pos="9062"/>
        </w:tabs>
        <w:rPr>
          <w:rFonts w:eastAsiaTheme="minorEastAsia"/>
          <w:noProof/>
          <w:sz w:val="22"/>
          <w:lang w:eastAsia="nl-BE"/>
        </w:rPr>
      </w:pPr>
      <w:hyperlink w:anchor="_Toc131008986" w:history="1">
        <w:r w:rsidRPr="00BB06E8">
          <w:rPr>
            <w:rStyle w:val="Hyperlink"/>
            <w:noProof/>
          </w:rPr>
          <w:t>Tabel 2: Begrippenlijst</w:t>
        </w:r>
        <w:r>
          <w:rPr>
            <w:noProof/>
            <w:webHidden/>
          </w:rPr>
          <w:tab/>
        </w:r>
        <w:r>
          <w:rPr>
            <w:noProof/>
            <w:webHidden/>
          </w:rPr>
          <w:fldChar w:fldCharType="begin"/>
        </w:r>
        <w:r>
          <w:rPr>
            <w:noProof/>
            <w:webHidden/>
          </w:rPr>
          <w:instrText xml:space="preserve"> PAGEREF _Toc131008986 \h </w:instrText>
        </w:r>
        <w:r>
          <w:rPr>
            <w:noProof/>
            <w:webHidden/>
          </w:rPr>
        </w:r>
        <w:r>
          <w:rPr>
            <w:noProof/>
            <w:webHidden/>
          </w:rPr>
          <w:fldChar w:fldCharType="separate"/>
        </w:r>
        <w:r w:rsidR="00A93571">
          <w:rPr>
            <w:noProof/>
            <w:webHidden/>
          </w:rPr>
          <w:t>11</w:t>
        </w:r>
        <w:r>
          <w:rPr>
            <w:noProof/>
            <w:webHidden/>
          </w:rPr>
          <w:fldChar w:fldCharType="end"/>
        </w:r>
      </w:hyperlink>
    </w:p>
    <w:p w14:paraId="590F3287" w14:textId="3635B5EA" w:rsidR="00581908" w:rsidRDefault="00581908">
      <w:pPr>
        <w:pStyle w:val="Lijstmetafbeeldingen"/>
        <w:tabs>
          <w:tab w:val="right" w:pos="9062"/>
        </w:tabs>
        <w:rPr>
          <w:rFonts w:eastAsiaTheme="minorEastAsia"/>
          <w:noProof/>
          <w:sz w:val="22"/>
          <w:lang w:eastAsia="nl-BE"/>
        </w:rPr>
      </w:pPr>
      <w:hyperlink w:anchor="_Toc131008987" w:history="1">
        <w:r w:rsidRPr="00BB06E8">
          <w:rPr>
            <w:rStyle w:val="Hyperlink"/>
            <w:noProof/>
          </w:rPr>
          <w:t xml:space="preserve">Tabel 3: Vergelijking van motoren </w:t>
        </w:r>
        <w:r w:rsidRPr="00BB06E8">
          <w:rPr>
            <w:rStyle w:val="Hyperlink"/>
            <w:noProof/>
            <w:lang w:val="nl-NL"/>
          </w:rPr>
          <w:t xml:space="preserve"> [2] [3]</w:t>
        </w:r>
        <w:r w:rsidRPr="00BB06E8">
          <w:rPr>
            <w:rStyle w:val="Hyperlink"/>
            <w:noProof/>
          </w:rPr>
          <w:t xml:space="preserve"> </w:t>
        </w:r>
        <w:r w:rsidRPr="00BB06E8">
          <w:rPr>
            <w:rStyle w:val="Hyperlink"/>
            <w:noProof/>
            <w:lang w:val="nl-NL"/>
          </w:rPr>
          <w:t>[4]</w:t>
        </w:r>
        <w:r w:rsidRPr="00BB06E8">
          <w:rPr>
            <w:rStyle w:val="Hyperlink"/>
            <w:noProof/>
          </w:rPr>
          <w:t xml:space="preserve"> </w:t>
        </w:r>
        <w:r w:rsidRPr="00BB06E8">
          <w:rPr>
            <w:rStyle w:val="Hyperlink"/>
            <w:noProof/>
            <w:lang w:val="nl-NL"/>
          </w:rPr>
          <w:t>[5]</w:t>
        </w:r>
        <w:r>
          <w:rPr>
            <w:noProof/>
            <w:webHidden/>
          </w:rPr>
          <w:tab/>
        </w:r>
        <w:r>
          <w:rPr>
            <w:noProof/>
            <w:webHidden/>
          </w:rPr>
          <w:fldChar w:fldCharType="begin"/>
        </w:r>
        <w:r>
          <w:rPr>
            <w:noProof/>
            <w:webHidden/>
          </w:rPr>
          <w:instrText xml:space="preserve"> PAGEREF _Toc131008987 \h </w:instrText>
        </w:r>
        <w:r>
          <w:rPr>
            <w:noProof/>
            <w:webHidden/>
          </w:rPr>
        </w:r>
        <w:r>
          <w:rPr>
            <w:noProof/>
            <w:webHidden/>
          </w:rPr>
          <w:fldChar w:fldCharType="separate"/>
        </w:r>
        <w:r w:rsidR="00A93571">
          <w:rPr>
            <w:noProof/>
            <w:webHidden/>
          </w:rPr>
          <w:t>15</w:t>
        </w:r>
        <w:r>
          <w:rPr>
            <w:noProof/>
            <w:webHidden/>
          </w:rPr>
          <w:fldChar w:fldCharType="end"/>
        </w:r>
      </w:hyperlink>
    </w:p>
    <w:p w14:paraId="37125AE8" w14:textId="5612A40F" w:rsidR="00581908" w:rsidRDefault="00581908">
      <w:pPr>
        <w:pStyle w:val="Lijstmetafbeeldingen"/>
        <w:tabs>
          <w:tab w:val="right" w:pos="9062"/>
        </w:tabs>
        <w:rPr>
          <w:rFonts w:eastAsiaTheme="minorEastAsia"/>
          <w:noProof/>
          <w:sz w:val="22"/>
          <w:lang w:eastAsia="nl-BE"/>
        </w:rPr>
      </w:pPr>
      <w:hyperlink w:anchor="_Toc131008988" w:history="1">
        <w:r w:rsidRPr="00BB06E8">
          <w:rPr>
            <w:rStyle w:val="Hyperlink"/>
            <w:noProof/>
          </w:rPr>
          <w:t xml:space="preserve">Tabel 4: Microcontrollers vergelijken </w:t>
        </w:r>
        <w:r w:rsidRPr="00BB06E8">
          <w:rPr>
            <w:rStyle w:val="Hyperlink"/>
            <w:noProof/>
            <w:lang w:val="nl-NL"/>
          </w:rPr>
          <w:t>[6]</w:t>
        </w:r>
        <w:r w:rsidRPr="00BB06E8">
          <w:rPr>
            <w:rStyle w:val="Hyperlink"/>
            <w:noProof/>
          </w:rPr>
          <w:t xml:space="preserve"> </w:t>
        </w:r>
        <w:r w:rsidRPr="00BB06E8">
          <w:rPr>
            <w:rStyle w:val="Hyperlink"/>
            <w:noProof/>
            <w:lang w:val="nl-NL"/>
          </w:rPr>
          <w:t>[7]</w:t>
        </w:r>
        <w:r>
          <w:rPr>
            <w:noProof/>
            <w:webHidden/>
          </w:rPr>
          <w:tab/>
        </w:r>
        <w:r>
          <w:rPr>
            <w:noProof/>
            <w:webHidden/>
          </w:rPr>
          <w:fldChar w:fldCharType="begin"/>
        </w:r>
        <w:r>
          <w:rPr>
            <w:noProof/>
            <w:webHidden/>
          </w:rPr>
          <w:instrText xml:space="preserve"> PAGEREF _Toc131008988 \h </w:instrText>
        </w:r>
        <w:r>
          <w:rPr>
            <w:noProof/>
            <w:webHidden/>
          </w:rPr>
        </w:r>
        <w:r>
          <w:rPr>
            <w:noProof/>
            <w:webHidden/>
          </w:rPr>
          <w:fldChar w:fldCharType="separate"/>
        </w:r>
        <w:r w:rsidR="00A93571">
          <w:rPr>
            <w:noProof/>
            <w:webHidden/>
          </w:rPr>
          <w:t>18</w:t>
        </w:r>
        <w:r>
          <w:rPr>
            <w:noProof/>
            <w:webHidden/>
          </w:rPr>
          <w:fldChar w:fldCharType="end"/>
        </w:r>
      </w:hyperlink>
    </w:p>
    <w:p w14:paraId="5C022F79" w14:textId="56364568" w:rsidR="00F73E7B" w:rsidRPr="00F73E7B" w:rsidRDefault="00006536" w:rsidP="00F73E7B">
      <w:pPr>
        <w:rPr>
          <w:lang w:val="nl-NL"/>
        </w:rPr>
        <w:sectPr w:rsidR="00F73E7B" w:rsidRPr="00F73E7B" w:rsidSect="00995550">
          <w:pgSz w:w="11906" w:h="16838"/>
          <w:pgMar w:top="1417" w:right="1417" w:bottom="1417" w:left="1417" w:header="708" w:footer="708" w:gutter="0"/>
          <w:cols w:space="708"/>
          <w:titlePg/>
          <w:docGrid w:linePitch="360"/>
        </w:sectPr>
      </w:pPr>
      <w:r>
        <w:rPr>
          <w:lang w:val="nl-NL"/>
        </w:rPr>
        <w:fldChar w:fldCharType="end"/>
      </w:r>
    </w:p>
    <w:p w14:paraId="1C7212BD" w14:textId="58ABD186" w:rsidR="00652F3F" w:rsidRDefault="00652F3F" w:rsidP="00652F3F">
      <w:pPr>
        <w:pStyle w:val="Geenafstand"/>
      </w:pPr>
      <w:bookmarkStart w:id="2" w:name="_Toc131008930"/>
      <w:r>
        <w:lastRenderedPageBreak/>
        <w:t>Afko</w:t>
      </w:r>
      <w:r w:rsidR="00EB71F9">
        <w:t>r</w:t>
      </w:r>
      <w:r>
        <w:t>tingenlijst</w:t>
      </w:r>
      <w:bookmarkEnd w:id="2"/>
    </w:p>
    <w:p w14:paraId="29A6753A" w14:textId="192E5295" w:rsidR="00842CF9" w:rsidRDefault="00842CF9" w:rsidP="00842CF9">
      <w:pPr>
        <w:pStyle w:val="Bijschrift"/>
        <w:keepNext/>
      </w:pPr>
      <w:bookmarkStart w:id="3" w:name="_Toc131008985"/>
      <w:r>
        <w:t xml:space="preserve">Tabel </w:t>
      </w:r>
      <w:r>
        <w:fldChar w:fldCharType="begin"/>
      </w:r>
      <w:r>
        <w:instrText xml:space="preserve"> SEQ Tabel \* ARABIC </w:instrText>
      </w:r>
      <w:r>
        <w:fldChar w:fldCharType="separate"/>
      </w:r>
      <w:r w:rsidR="00A93571">
        <w:rPr>
          <w:noProof/>
        </w:rPr>
        <w:t>1</w:t>
      </w:r>
      <w:r>
        <w:fldChar w:fldCharType="end"/>
      </w:r>
      <w:r>
        <w:t>: Afkortingenlijst</w:t>
      </w:r>
      <w:bookmarkEnd w:id="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957BD9" w14:paraId="6DB3764F" w14:textId="77777777" w:rsidTr="00727938">
        <w:tc>
          <w:tcPr>
            <w:tcW w:w="3119" w:type="dxa"/>
          </w:tcPr>
          <w:p w14:paraId="170CCEEF" w14:textId="613CE86E" w:rsidR="00957BD9" w:rsidRPr="00FA2510" w:rsidRDefault="00FA2510" w:rsidP="00401301">
            <w:pPr>
              <w:rPr>
                <w:b/>
                <w:bCs/>
              </w:rPr>
            </w:pPr>
            <w:r w:rsidRPr="00FA2510">
              <w:rPr>
                <w:b/>
                <w:bCs/>
              </w:rPr>
              <w:t>Afkorting</w:t>
            </w:r>
          </w:p>
        </w:tc>
        <w:tc>
          <w:tcPr>
            <w:tcW w:w="5943" w:type="dxa"/>
          </w:tcPr>
          <w:p w14:paraId="616B5547" w14:textId="6119C372" w:rsidR="00957BD9" w:rsidRPr="00FA2510" w:rsidRDefault="00E84368" w:rsidP="00401301">
            <w:pPr>
              <w:rPr>
                <w:b/>
                <w:bCs/>
              </w:rPr>
            </w:pPr>
            <w:r>
              <w:rPr>
                <w:b/>
                <w:bCs/>
              </w:rPr>
              <w:t>Betekenis</w:t>
            </w:r>
          </w:p>
        </w:tc>
      </w:tr>
      <w:tr w:rsidR="00FA2510" w14:paraId="5744C5E9" w14:textId="77777777" w:rsidTr="00727938">
        <w:tc>
          <w:tcPr>
            <w:tcW w:w="3119" w:type="dxa"/>
          </w:tcPr>
          <w:p w14:paraId="20CF0CDC" w14:textId="1CE8BB25" w:rsidR="00FA2510" w:rsidRDefault="00FA2510" w:rsidP="00FA2510">
            <w:r>
              <w:t>BOM</w:t>
            </w:r>
          </w:p>
        </w:tc>
        <w:tc>
          <w:tcPr>
            <w:tcW w:w="5943" w:type="dxa"/>
          </w:tcPr>
          <w:p w14:paraId="422D19D5" w14:textId="27603077" w:rsidR="00FA2510" w:rsidRDefault="00FA2510" w:rsidP="00FA2510">
            <w:r>
              <w:t>Bill of Materials</w:t>
            </w:r>
          </w:p>
        </w:tc>
      </w:tr>
      <w:tr w:rsidR="00FA2510" w14:paraId="5269F3FA" w14:textId="77777777" w:rsidTr="00727938">
        <w:tc>
          <w:tcPr>
            <w:tcW w:w="3119" w:type="dxa"/>
          </w:tcPr>
          <w:p w14:paraId="764E2BD5" w14:textId="30DB0970" w:rsidR="00FA2510" w:rsidRDefault="00FA2510" w:rsidP="00FA2510">
            <w:r>
              <w:t>IC</w:t>
            </w:r>
          </w:p>
        </w:tc>
        <w:tc>
          <w:tcPr>
            <w:tcW w:w="5943" w:type="dxa"/>
          </w:tcPr>
          <w:p w14:paraId="2FF4839D" w14:textId="734FF3B7" w:rsidR="00FA2510" w:rsidRDefault="00FA2510" w:rsidP="00FA2510">
            <w:r>
              <w:t>I</w:t>
            </w:r>
            <w:r w:rsidRPr="00F262B5">
              <w:t>ntegrated circuit</w:t>
            </w:r>
          </w:p>
        </w:tc>
      </w:tr>
      <w:tr w:rsidR="00FA2510" w14:paraId="7A7984CE" w14:textId="77777777" w:rsidTr="00727938">
        <w:tc>
          <w:tcPr>
            <w:tcW w:w="3119" w:type="dxa"/>
          </w:tcPr>
          <w:p w14:paraId="51DDA548" w14:textId="2826BB8B" w:rsidR="00FA2510" w:rsidRDefault="00FA2510" w:rsidP="00FA2510">
            <w:r>
              <w:t>DC</w:t>
            </w:r>
          </w:p>
        </w:tc>
        <w:tc>
          <w:tcPr>
            <w:tcW w:w="5943" w:type="dxa"/>
          </w:tcPr>
          <w:p w14:paraId="3F1A9957" w14:textId="177F5027" w:rsidR="00FA2510" w:rsidRDefault="00FA2510" w:rsidP="00FA2510">
            <w:r>
              <w:t>D</w:t>
            </w:r>
            <w:r w:rsidRPr="004E1DE0">
              <w:t>irect current</w:t>
            </w:r>
          </w:p>
        </w:tc>
      </w:tr>
      <w:tr w:rsidR="00FA2510" w14:paraId="395CB312" w14:textId="77777777" w:rsidTr="00727938">
        <w:tc>
          <w:tcPr>
            <w:tcW w:w="3119" w:type="dxa"/>
          </w:tcPr>
          <w:p w14:paraId="73250CFC" w14:textId="5F7AACDA" w:rsidR="00FA2510" w:rsidRDefault="00FA2510" w:rsidP="00FA2510">
            <w:r>
              <w:t>PWM</w:t>
            </w:r>
          </w:p>
        </w:tc>
        <w:tc>
          <w:tcPr>
            <w:tcW w:w="5943" w:type="dxa"/>
          </w:tcPr>
          <w:p w14:paraId="6F701183" w14:textId="0683CCED" w:rsidR="00FA2510" w:rsidRDefault="00FA2510" w:rsidP="00FA2510">
            <w:r>
              <w:t>Pulse-width modulation</w:t>
            </w:r>
          </w:p>
        </w:tc>
      </w:tr>
      <w:tr w:rsidR="00FA2510" w14:paraId="1521C96D" w14:textId="77777777" w:rsidTr="00727938">
        <w:tc>
          <w:tcPr>
            <w:tcW w:w="3119" w:type="dxa"/>
          </w:tcPr>
          <w:p w14:paraId="466D677E" w14:textId="26000575" w:rsidR="00FA2510" w:rsidRDefault="00FA2510" w:rsidP="00FA2510">
            <w:r w:rsidRPr="00C40F28">
              <w:t>MCU</w:t>
            </w:r>
          </w:p>
        </w:tc>
        <w:tc>
          <w:tcPr>
            <w:tcW w:w="5943" w:type="dxa"/>
          </w:tcPr>
          <w:p w14:paraId="6E282509" w14:textId="48A870E0" w:rsidR="00FA2510" w:rsidRDefault="00FA2510" w:rsidP="00FA2510">
            <w:r>
              <w:t>M</w:t>
            </w:r>
            <w:r w:rsidRPr="004C4281">
              <w:t>icrocontroller unit</w:t>
            </w:r>
          </w:p>
        </w:tc>
      </w:tr>
      <w:tr w:rsidR="00FA2510" w14:paraId="42C5EEAE" w14:textId="77777777" w:rsidTr="00727938">
        <w:tc>
          <w:tcPr>
            <w:tcW w:w="3119" w:type="dxa"/>
          </w:tcPr>
          <w:p w14:paraId="5AC89E8C" w14:textId="55D506E4" w:rsidR="00FA2510" w:rsidRDefault="00FA2510" w:rsidP="00FA2510">
            <w:r>
              <w:t>ESC</w:t>
            </w:r>
          </w:p>
        </w:tc>
        <w:tc>
          <w:tcPr>
            <w:tcW w:w="5943" w:type="dxa"/>
          </w:tcPr>
          <w:p w14:paraId="5D773F58" w14:textId="594953FA" w:rsidR="00FA2510" w:rsidRDefault="00FA2510" w:rsidP="00FA2510">
            <w:r>
              <w:t>E</w:t>
            </w:r>
            <w:r w:rsidRPr="00714A3E">
              <w:t>lectronic speed control</w:t>
            </w:r>
          </w:p>
        </w:tc>
      </w:tr>
      <w:tr w:rsidR="00FA2510" w14:paraId="47D7F54F" w14:textId="77777777" w:rsidTr="00727938">
        <w:tc>
          <w:tcPr>
            <w:tcW w:w="3119" w:type="dxa"/>
          </w:tcPr>
          <w:p w14:paraId="0C19EAE9" w14:textId="6A50EB65" w:rsidR="00FA2510" w:rsidRDefault="00FA2510" w:rsidP="00FA2510">
            <w:r>
              <w:t>NEMA</w:t>
            </w:r>
          </w:p>
        </w:tc>
        <w:tc>
          <w:tcPr>
            <w:tcW w:w="5943" w:type="dxa"/>
          </w:tcPr>
          <w:p w14:paraId="5955B39A" w14:textId="24CB0ACB" w:rsidR="00FA2510" w:rsidRDefault="00FA2510" w:rsidP="00FA2510">
            <w:r w:rsidRPr="0077778A">
              <w:t>National Electric Manufacturers' Association</w:t>
            </w:r>
          </w:p>
        </w:tc>
      </w:tr>
      <w:tr w:rsidR="00FA2510" w14:paraId="69C04C2F" w14:textId="77777777" w:rsidTr="00727938">
        <w:tc>
          <w:tcPr>
            <w:tcW w:w="3119" w:type="dxa"/>
          </w:tcPr>
          <w:p w14:paraId="4B15AC23" w14:textId="6B0AC555" w:rsidR="00FA2510" w:rsidRDefault="00FA2510" w:rsidP="00FA2510">
            <w:r>
              <w:t>pcb</w:t>
            </w:r>
          </w:p>
        </w:tc>
        <w:tc>
          <w:tcPr>
            <w:tcW w:w="5943" w:type="dxa"/>
          </w:tcPr>
          <w:p w14:paraId="19799E72" w14:textId="30E7D0B9" w:rsidR="00FA2510" w:rsidRPr="0077778A" w:rsidRDefault="00FA2510" w:rsidP="00FA2510">
            <w:r w:rsidRPr="00CF5F94">
              <w:t>Printed circuit board</w:t>
            </w:r>
          </w:p>
        </w:tc>
      </w:tr>
      <w:tr w:rsidR="00504A6B" w14:paraId="78D19464" w14:textId="77777777" w:rsidTr="00727938">
        <w:tc>
          <w:tcPr>
            <w:tcW w:w="3119" w:type="dxa"/>
          </w:tcPr>
          <w:p w14:paraId="4DB41D86" w14:textId="62262B5B" w:rsidR="00504A6B" w:rsidRDefault="004F6377" w:rsidP="00FA2510">
            <w:r>
              <w:t>IoT</w:t>
            </w:r>
          </w:p>
        </w:tc>
        <w:tc>
          <w:tcPr>
            <w:tcW w:w="5943" w:type="dxa"/>
          </w:tcPr>
          <w:p w14:paraId="11DD7B58" w14:textId="394489CA" w:rsidR="00504A6B" w:rsidRPr="00CF5F94" w:rsidRDefault="00665BA8" w:rsidP="00FA2510">
            <w:r w:rsidRPr="00665BA8">
              <w:t>Internet of Things</w:t>
            </w:r>
          </w:p>
        </w:tc>
      </w:tr>
      <w:tr w:rsidR="004F6377" w14:paraId="703C16C3" w14:textId="77777777" w:rsidTr="00727938">
        <w:tc>
          <w:tcPr>
            <w:tcW w:w="3119" w:type="dxa"/>
          </w:tcPr>
          <w:p w14:paraId="5AFDD77E" w14:textId="5DDF9FB7" w:rsidR="004F6377" w:rsidRDefault="00D63C53" w:rsidP="00FA2510">
            <w:r>
              <w:t>SoC</w:t>
            </w:r>
          </w:p>
        </w:tc>
        <w:tc>
          <w:tcPr>
            <w:tcW w:w="5943" w:type="dxa"/>
          </w:tcPr>
          <w:p w14:paraId="5740E91E" w14:textId="4F5E7B50" w:rsidR="004F6377" w:rsidRPr="00CF5F94" w:rsidRDefault="00640971" w:rsidP="00FA2510">
            <w:r>
              <w:t>S</w:t>
            </w:r>
            <w:r w:rsidRPr="00640971">
              <w:t>ystem-on-chip</w:t>
            </w:r>
          </w:p>
        </w:tc>
      </w:tr>
      <w:tr w:rsidR="00D63C53" w14:paraId="16C34E59" w14:textId="77777777" w:rsidTr="00727938">
        <w:tc>
          <w:tcPr>
            <w:tcW w:w="3119" w:type="dxa"/>
          </w:tcPr>
          <w:p w14:paraId="0A1C6717" w14:textId="7839A318" w:rsidR="00D63C53" w:rsidRDefault="009A633E" w:rsidP="00FA2510">
            <w:r>
              <w:t>SPI</w:t>
            </w:r>
          </w:p>
        </w:tc>
        <w:tc>
          <w:tcPr>
            <w:tcW w:w="5943" w:type="dxa"/>
          </w:tcPr>
          <w:p w14:paraId="7EAB9014" w14:textId="4EB45284" w:rsidR="00D63C53" w:rsidRPr="00CF5F94" w:rsidRDefault="00726506" w:rsidP="00FA2510">
            <w:r w:rsidRPr="00726506">
              <w:t>Serial Peripheral Interface</w:t>
            </w:r>
          </w:p>
        </w:tc>
      </w:tr>
      <w:tr w:rsidR="009A633E" w14:paraId="4EB283FB" w14:textId="77777777" w:rsidTr="00727938">
        <w:tc>
          <w:tcPr>
            <w:tcW w:w="3119" w:type="dxa"/>
          </w:tcPr>
          <w:p w14:paraId="349E541B" w14:textId="2EE494D0" w:rsidR="009A633E" w:rsidRDefault="009A633E" w:rsidP="00FA2510">
            <w:r>
              <w:t>I2C</w:t>
            </w:r>
          </w:p>
        </w:tc>
        <w:tc>
          <w:tcPr>
            <w:tcW w:w="5943" w:type="dxa"/>
          </w:tcPr>
          <w:p w14:paraId="390D4F93" w14:textId="5EF78458" w:rsidR="009A633E" w:rsidRPr="00CF5F94" w:rsidRDefault="00555F4A" w:rsidP="00FA2510">
            <w:r w:rsidRPr="00555F4A">
              <w:t>Inter-Integrated Circuit</w:t>
            </w:r>
          </w:p>
        </w:tc>
      </w:tr>
      <w:tr w:rsidR="009A633E" w14:paraId="7E3D8549" w14:textId="77777777" w:rsidTr="00727938">
        <w:tc>
          <w:tcPr>
            <w:tcW w:w="3119" w:type="dxa"/>
          </w:tcPr>
          <w:p w14:paraId="0B5500C9" w14:textId="5E4608D9" w:rsidR="009A633E" w:rsidRDefault="00AE76AA" w:rsidP="00FA2510">
            <w:r>
              <w:t>UART</w:t>
            </w:r>
          </w:p>
        </w:tc>
        <w:tc>
          <w:tcPr>
            <w:tcW w:w="5943" w:type="dxa"/>
          </w:tcPr>
          <w:p w14:paraId="570BE42D" w14:textId="3A7DCC83" w:rsidR="009A633E" w:rsidRPr="00CF5F94" w:rsidRDefault="006D22E1" w:rsidP="00FA2510">
            <w:r>
              <w:t>U</w:t>
            </w:r>
            <w:r w:rsidR="004E5DDD" w:rsidRPr="004E5DDD">
              <w:t>niversal asynchronous receiver-transmitter</w:t>
            </w:r>
          </w:p>
        </w:tc>
      </w:tr>
      <w:tr w:rsidR="00AE76AA" w14:paraId="37BD3BA3" w14:textId="77777777" w:rsidTr="00727938">
        <w:tc>
          <w:tcPr>
            <w:tcW w:w="3119" w:type="dxa"/>
          </w:tcPr>
          <w:p w14:paraId="54642094" w14:textId="227037F6" w:rsidR="00AE76AA" w:rsidRDefault="00AE76AA" w:rsidP="00FA2510">
            <w:r>
              <w:t>BLE</w:t>
            </w:r>
          </w:p>
        </w:tc>
        <w:tc>
          <w:tcPr>
            <w:tcW w:w="5943" w:type="dxa"/>
          </w:tcPr>
          <w:p w14:paraId="2042A4E9" w14:textId="7FD90F70" w:rsidR="00AE76AA" w:rsidRPr="00CF5F94" w:rsidRDefault="006D22E1" w:rsidP="00FA2510">
            <w:r w:rsidRPr="006D22E1">
              <w:t>Bluetooth Low Energy</w:t>
            </w:r>
          </w:p>
        </w:tc>
      </w:tr>
      <w:tr w:rsidR="00AE76AA" w14:paraId="68CF499D" w14:textId="77777777" w:rsidTr="00727938">
        <w:tc>
          <w:tcPr>
            <w:tcW w:w="3119" w:type="dxa"/>
          </w:tcPr>
          <w:p w14:paraId="11B2DAC8" w14:textId="55F2331F" w:rsidR="00AE76AA" w:rsidRDefault="00AE76AA" w:rsidP="00FA2510">
            <w:r>
              <w:t>USB</w:t>
            </w:r>
          </w:p>
        </w:tc>
        <w:tc>
          <w:tcPr>
            <w:tcW w:w="5943" w:type="dxa"/>
          </w:tcPr>
          <w:p w14:paraId="157FF463" w14:textId="61EDA6FC" w:rsidR="00AE76AA" w:rsidRPr="00CF5F94" w:rsidRDefault="00642578" w:rsidP="00FA2510">
            <w:r w:rsidRPr="00642578">
              <w:t>Universal Serial Bus</w:t>
            </w:r>
          </w:p>
        </w:tc>
      </w:tr>
      <w:tr w:rsidR="00AE76AA" w14:paraId="32CE7762" w14:textId="77777777" w:rsidTr="00727938">
        <w:tc>
          <w:tcPr>
            <w:tcW w:w="3119" w:type="dxa"/>
          </w:tcPr>
          <w:p w14:paraId="2E75D290" w14:textId="2F510CC6" w:rsidR="00AE76AA" w:rsidRDefault="00AE76AA" w:rsidP="00FA2510">
            <w:r>
              <w:t>LDO</w:t>
            </w:r>
          </w:p>
        </w:tc>
        <w:tc>
          <w:tcPr>
            <w:tcW w:w="5943" w:type="dxa"/>
          </w:tcPr>
          <w:p w14:paraId="791B9921" w14:textId="44C36578" w:rsidR="00AE76AA" w:rsidRPr="003B70B5" w:rsidRDefault="003B70B5" w:rsidP="003B70B5">
            <w:r>
              <w:t>Low-drop</w:t>
            </w:r>
            <w:r w:rsidR="00690606">
              <w:t>-</w:t>
            </w:r>
            <w:r>
              <w:t>out</w:t>
            </w:r>
          </w:p>
        </w:tc>
      </w:tr>
      <w:tr w:rsidR="00AE76AA" w14:paraId="7E76BAE5" w14:textId="77777777" w:rsidTr="00727938">
        <w:tc>
          <w:tcPr>
            <w:tcW w:w="3119" w:type="dxa"/>
          </w:tcPr>
          <w:p w14:paraId="4630AB71" w14:textId="3E600A5C" w:rsidR="00AE76AA" w:rsidRDefault="00AE76AA" w:rsidP="00FA2510">
            <w:r>
              <w:t>TTL</w:t>
            </w:r>
          </w:p>
        </w:tc>
        <w:tc>
          <w:tcPr>
            <w:tcW w:w="5943" w:type="dxa"/>
          </w:tcPr>
          <w:p w14:paraId="542DDCA6" w14:textId="4CC4FDD2" w:rsidR="00AE76AA" w:rsidRPr="00CF5F94" w:rsidRDefault="000254D9" w:rsidP="00FA2510">
            <w:r w:rsidRPr="000254D9">
              <w:t>Transistor-</w:t>
            </w:r>
            <w:r w:rsidR="00A8767E">
              <w:t>T</w:t>
            </w:r>
            <w:r w:rsidRPr="000254D9">
              <w:t>ransistor</w:t>
            </w:r>
            <w:r w:rsidR="00A8767E">
              <w:t xml:space="preserve"> L</w:t>
            </w:r>
            <w:r w:rsidRPr="000254D9">
              <w:t>ogica</w:t>
            </w:r>
          </w:p>
        </w:tc>
      </w:tr>
      <w:tr w:rsidR="00AE76AA" w14:paraId="284EE000" w14:textId="77777777" w:rsidTr="00727938">
        <w:tc>
          <w:tcPr>
            <w:tcW w:w="3119" w:type="dxa"/>
          </w:tcPr>
          <w:p w14:paraId="6DB51403" w14:textId="019DFB09" w:rsidR="00AE76AA" w:rsidRDefault="00AE76AA" w:rsidP="00FA2510">
            <w:r>
              <w:t>RMS</w:t>
            </w:r>
          </w:p>
        </w:tc>
        <w:tc>
          <w:tcPr>
            <w:tcW w:w="5943" w:type="dxa"/>
          </w:tcPr>
          <w:p w14:paraId="56CD980C" w14:textId="07D377B6" w:rsidR="00AE76AA" w:rsidRPr="00CF5F94" w:rsidRDefault="006F0838" w:rsidP="00FA2510">
            <w:r w:rsidRPr="006F0838">
              <w:t>Root Mean Square</w:t>
            </w:r>
          </w:p>
        </w:tc>
      </w:tr>
      <w:tr w:rsidR="00AE76AA" w14:paraId="50F6588D" w14:textId="77777777" w:rsidTr="00727938">
        <w:tc>
          <w:tcPr>
            <w:tcW w:w="3119" w:type="dxa"/>
          </w:tcPr>
          <w:p w14:paraId="51CD7F23" w14:textId="20661B51" w:rsidR="00AE76AA" w:rsidRDefault="00481F1D" w:rsidP="00FA2510">
            <w:r>
              <w:lastRenderedPageBreak/>
              <w:t>DIR</w:t>
            </w:r>
          </w:p>
        </w:tc>
        <w:tc>
          <w:tcPr>
            <w:tcW w:w="5943" w:type="dxa"/>
          </w:tcPr>
          <w:p w14:paraId="5393321D" w14:textId="7F821E4A" w:rsidR="00AE76AA" w:rsidRPr="00CF5F94" w:rsidRDefault="004D4BB6" w:rsidP="00FA2510">
            <w:r>
              <w:t>D</w:t>
            </w:r>
            <w:r w:rsidRPr="004D4BB6">
              <w:t>irection</w:t>
            </w:r>
          </w:p>
        </w:tc>
      </w:tr>
      <w:tr w:rsidR="00481F1D" w14:paraId="4BE028A3" w14:textId="77777777" w:rsidTr="00727938">
        <w:tc>
          <w:tcPr>
            <w:tcW w:w="3119" w:type="dxa"/>
          </w:tcPr>
          <w:p w14:paraId="7F9C0689" w14:textId="419FD7F8" w:rsidR="00481F1D" w:rsidRDefault="00C81414" w:rsidP="00FA2510">
            <w:r>
              <w:t>OTP</w:t>
            </w:r>
          </w:p>
        </w:tc>
        <w:tc>
          <w:tcPr>
            <w:tcW w:w="5943" w:type="dxa"/>
          </w:tcPr>
          <w:p w14:paraId="1FB3B2D4" w14:textId="6E82771C" w:rsidR="00481F1D" w:rsidRPr="00CF5F94" w:rsidRDefault="009B59E2" w:rsidP="00FA2510">
            <w:r w:rsidRPr="009B59E2">
              <w:t>One-time programmable</w:t>
            </w:r>
          </w:p>
        </w:tc>
      </w:tr>
      <w:tr w:rsidR="00096C7E" w14:paraId="1056DB00" w14:textId="77777777" w:rsidTr="00727938">
        <w:tc>
          <w:tcPr>
            <w:tcW w:w="3119" w:type="dxa"/>
          </w:tcPr>
          <w:p w14:paraId="69F9B3CD" w14:textId="514D3642" w:rsidR="00096C7E" w:rsidRDefault="00096C7E" w:rsidP="00FA2510">
            <w:r>
              <w:t>SRAM</w:t>
            </w:r>
          </w:p>
        </w:tc>
        <w:tc>
          <w:tcPr>
            <w:tcW w:w="5943" w:type="dxa"/>
          </w:tcPr>
          <w:p w14:paraId="2B73B0EA" w14:textId="0C35D521" w:rsidR="00096C7E" w:rsidRPr="009B59E2" w:rsidRDefault="00096C7E" w:rsidP="00FA2510">
            <w:r w:rsidRPr="00096C7E">
              <w:t>Static random-access memory</w:t>
            </w:r>
          </w:p>
        </w:tc>
      </w:tr>
    </w:tbl>
    <w:p w14:paraId="30DF1E15" w14:textId="77777777" w:rsidR="00401301" w:rsidRDefault="00401301" w:rsidP="00401301"/>
    <w:p w14:paraId="05AC02E1" w14:textId="77777777" w:rsidR="00727938" w:rsidRDefault="00727938" w:rsidP="00401301">
      <w:pPr>
        <w:sectPr w:rsidR="00727938" w:rsidSect="00995550">
          <w:pgSz w:w="11906" w:h="16838"/>
          <w:pgMar w:top="1417" w:right="1417" w:bottom="1417" w:left="1417" w:header="708" w:footer="708" w:gutter="0"/>
          <w:cols w:space="708"/>
          <w:titlePg/>
          <w:docGrid w:linePitch="360"/>
        </w:sectPr>
      </w:pPr>
    </w:p>
    <w:p w14:paraId="4901E947" w14:textId="489A0A05" w:rsidR="00401301" w:rsidRDefault="00727938" w:rsidP="00727938">
      <w:pPr>
        <w:pStyle w:val="Geenafstand"/>
      </w:pPr>
      <w:bookmarkStart w:id="4" w:name="_Toc131008931"/>
      <w:r>
        <w:lastRenderedPageBreak/>
        <w:t>Begrippenlijst</w:t>
      </w:r>
      <w:bookmarkEnd w:id="4"/>
    </w:p>
    <w:p w14:paraId="61A37DD1" w14:textId="20879705" w:rsidR="005B6B35" w:rsidRDefault="005B6B35" w:rsidP="005B6B35">
      <w:pPr>
        <w:pStyle w:val="Bijschrift"/>
        <w:keepNext/>
      </w:pPr>
      <w:bookmarkStart w:id="5" w:name="_Toc131008986"/>
      <w:r>
        <w:t xml:space="preserve">Tabel </w:t>
      </w:r>
      <w:r>
        <w:fldChar w:fldCharType="begin"/>
      </w:r>
      <w:r>
        <w:instrText xml:space="preserve"> SEQ Tabel \* ARABIC </w:instrText>
      </w:r>
      <w:r>
        <w:fldChar w:fldCharType="separate"/>
      </w:r>
      <w:r w:rsidR="00A93571">
        <w:rPr>
          <w:noProof/>
        </w:rPr>
        <w:t>2</w:t>
      </w:r>
      <w:r>
        <w:fldChar w:fldCharType="end"/>
      </w:r>
      <w:r>
        <w:t>: Begrippenlijst</w:t>
      </w:r>
      <w:bookmarkEnd w:id="5"/>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F61D1F" w:rsidRPr="00405548" w14:paraId="34F6409D" w14:textId="77777777" w:rsidTr="003E6E10">
        <w:tc>
          <w:tcPr>
            <w:tcW w:w="3119" w:type="dxa"/>
          </w:tcPr>
          <w:p w14:paraId="53992FE2" w14:textId="4C3199B5" w:rsidR="00F61D1F" w:rsidRPr="00FF02EB" w:rsidRDefault="00D00766" w:rsidP="003E6E10">
            <w:pPr>
              <w:rPr>
                <w:b/>
                <w:bCs/>
              </w:rPr>
            </w:pPr>
            <w:r w:rsidRPr="00FF02EB">
              <w:rPr>
                <w:b/>
                <w:bCs/>
              </w:rPr>
              <w:t>Begrip</w:t>
            </w:r>
          </w:p>
        </w:tc>
        <w:tc>
          <w:tcPr>
            <w:tcW w:w="5943" w:type="dxa"/>
          </w:tcPr>
          <w:p w14:paraId="36CEC206" w14:textId="074238AE" w:rsidR="00405548" w:rsidRPr="00FF02EB" w:rsidRDefault="00FF02EB" w:rsidP="00574B75">
            <w:pPr>
              <w:tabs>
                <w:tab w:val="left" w:pos="4140"/>
              </w:tabs>
              <w:rPr>
                <w:b/>
                <w:bCs/>
                <w:lang w:val="nl-NL"/>
              </w:rPr>
            </w:pPr>
            <w:r w:rsidRPr="00FF02EB">
              <w:rPr>
                <w:b/>
                <w:bCs/>
                <w:lang w:val="nl-NL"/>
              </w:rPr>
              <w:t xml:space="preserve">Verklaring </w:t>
            </w:r>
          </w:p>
        </w:tc>
      </w:tr>
      <w:tr w:rsidR="00D00766" w:rsidRPr="00405548" w14:paraId="470C9644" w14:textId="77777777" w:rsidTr="003E6E10">
        <w:tc>
          <w:tcPr>
            <w:tcW w:w="3119" w:type="dxa"/>
          </w:tcPr>
          <w:p w14:paraId="1F690BF6" w14:textId="757E9852" w:rsidR="00D00766" w:rsidRPr="00D00766" w:rsidRDefault="00D00766" w:rsidP="00D00766">
            <w:pPr>
              <w:rPr>
                <w:b/>
                <w:bCs/>
              </w:rPr>
            </w:pPr>
            <w:r>
              <w:t>Brushless</w:t>
            </w:r>
          </w:p>
        </w:tc>
        <w:tc>
          <w:tcPr>
            <w:tcW w:w="5943" w:type="dxa"/>
          </w:tcPr>
          <w:p w14:paraId="1BFCA9D8" w14:textId="14A66752" w:rsidR="00D00766" w:rsidRPr="00405548" w:rsidRDefault="00D00766" w:rsidP="00D00766">
            <w:pPr>
              <w:tabs>
                <w:tab w:val="left" w:pos="4140"/>
              </w:tabs>
              <w:rPr>
                <w:lang w:val="nl-NL"/>
              </w:rPr>
            </w:pPr>
            <w:r w:rsidRPr="00405548">
              <w:rPr>
                <w:lang w:val="nl-NL"/>
              </w:rPr>
              <w:t xml:space="preserve">Geen gebruik maken van </w:t>
            </w:r>
            <w:r>
              <w:rPr>
                <w:lang w:val="nl-NL"/>
              </w:rPr>
              <w:t>fysieke contacten naar de commutator van de motor.</w:t>
            </w:r>
          </w:p>
        </w:tc>
      </w:tr>
      <w:tr w:rsidR="000E2E74" w:rsidRPr="00405548" w14:paraId="4EB92C6D" w14:textId="77777777" w:rsidTr="003E6E10">
        <w:tc>
          <w:tcPr>
            <w:tcW w:w="3119" w:type="dxa"/>
          </w:tcPr>
          <w:p w14:paraId="5E761D2A" w14:textId="572B538C" w:rsidR="000E2E74" w:rsidRDefault="006C175C" w:rsidP="00D00766">
            <w:r>
              <w:t>Flash</w:t>
            </w:r>
          </w:p>
        </w:tc>
        <w:tc>
          <w:tcPr>
            <w:tcW w:w="5943" w:type="dxa"/>
          </w:tcPr>
          <w:p w14:paraId="7449CFE3" w14:textId="54697D60" w:rsidR="000E2E74" w:rsidRPr="00405548" w:rsidRDefault="007103B3" w:rsidP="00D00766">
            <w:pPr>
              <w:tabs>
                <w:tab w:val="left" w:pos="4140"/>
              </w:tabs>
              <w:rPr>
                <w:lang w:val="nl-NL"/>
              </w:rPr>
            </w:pPr>
            <w:r w:rsidRPr="007103B3">
              <w:rPr>
                <w:lang w:val="nl-NL"/>
              </w:rPr>
              <w:t>Flash is de verzamelnaam voor opslagsystemen waar data wordt opgeslagen op chips die hun informatie behouden nadat de voedingsspanning is weggehaald. Het is een vorm van niet-vluchtig geheugen d</w:t>
            </w:r>
            <w:r w:rsidR="00314B4D">
              <w:rPr>
                <w:lang w:val="nl-NL"/>
              </w:rPr>
              <w:t>at</w:t>
            </w:r>
            <w:r w:rsidRPr="007103B3">
              <w:rPr>
                <w:lang w:val="nl-NL"/>
              </w:rPr>
              <w:t xml:space="preserve"> in 1984 voor het eerst op de markt kwam.</w:t>
            </w:r>
          </w:p>
        </w:tc>
      </w:tr>
      <w:tr w:rsidR="003F1D9D" w:rsidRPr="00405548" w14:paraId="385D0469" w14:textId="77777777" w:rsidTr="003E6E10">
        <w:tc>
          <w:tcPr>
            <w:tcW w:w="3119" w:type="dxa"/>
          </w:tcPr>
          <w:p w14:paraId="4B4803D9" w14:textId="75BFFBD8" w:rsidR="003F1D9D" w:rsidRDefault="006C175C" w:rsidP="00D00766">
            <w:r>
              <w:t>SRAM</w:t>
            </w:r>
          </w:p>
        </w:tc>
        <w:tc>
          <w:tcPr>
            <w:tcW w:w="5943" w:type="dxa"/>
          </w:tcPr>
          <w:p w14:paraId="18D989BF" w14:textId="57FE006A" w:rsidR="003F1D9D" w:rsidRDefault="00C642DF" w:rsidP="00D00766">
            <w:pPr>
              <w:tabs>
                <w:tab w:val="left" w:pos="4140"/>
              </w:tabs>
              <w:rPr>
                <w:lang w:val="nl-NL"/>
              </w:rPr>
            </w:pPr>
            <w:r w:rsidRPr="00C642DF">
              <w:rPr>
                <w:lang w:val="nl-NL"/>
              </w:rPr>
              <w:t xml:space="preserve">Static random-access memory </w:t>
            </w:r>
            <w:r w:rsidR="00DE3254">
              <w:rPr>
                <w:lang w:val="nl-NL"/>
              </w:rPr>
              <w:t xml:space="preserve">is een </w:t>
            </w:r>
            <w:r w:rsidRPr="00C642DF">
              <w:rPr>
                <w:lang w:val="nl-NL"/>
              </w:rPr>
              <w:t>geheugen waarvan de inhoud niet periodiek</w:t>
            </w:r>
            <w:r w:rsidR="006B0BC7">
              <w:rPr>
                <w:lang w:val="nl-NL"/>
              </w:rPr>
              <w:t xml:space="preserve"> hoeft te worden</w:t>
            </w:r>
            <w:r w:rsidRPr="00C642DF">
              <w:rPr>
                <w:lang w:val="nl-NL"/>
              </w:rPr>
              <w:t xml:space="preserve"> </w:t>
            </w:r>
            <w:r w:rsidR="00586BA2">
              <w:rPr>
                <w:lang w:val="nl-NL"/>
              </w:rPr>
              <w:t>ge</w:t>
            </w:r>
            <w:r w:rsidR="00795F96">
              <w:rPr>
                <w:lang w:val="nl-NL"/>
              </w:rPr>
              <w:t>ü</w:t>
            </w:r>
            <w:r w:rsidR="00586BA2">
              <w:rPr>
                <w:lang w:val="nl-NL"/>
              </w:rPr>
              <w:t>pdatet</w:t>
            </w:r>
            <w:r w:rsidRPr="00C642DF">
              <w:rPr>
                <w:lang w:val="nl-NL"/>
              </w:rPr>
              <w:t>.</w:t>
            </w:r>
          </w:p>
          <w:p w14:paraId="24C86F27" w14:textId="313D770F" w:rsidR="00CD1110" w:rsidRPr="00405548" w:rsidRDefault="00CD1110" w:rsidP="00D00766">
            <w:pPr>
              <w:tabs>
                <w:tab w:val="left" w:pos="4140"/>
              </w:tabs>
              <w:rPr>
                <w:lang w:val="nl-NL"/>
              </w:rPr>
            </w:pPr>
            <w:r w:rsidRPr="00CD1110">
              <w:rPr>
                <w:lang w:val="nl-NL"/>
              </w:rPr>
              <w:t>De opgeslagen data in een SRAM kunnen te allen tijde en in elke volgorde worden uitgelezen en wijzig</w:t>
            </w:r>
            <w:r w:rsidR="004A1BE5">
              <w:rPr>
                <w:lang w:val="nl-NL"/>
              </w:rPr>
              <w:t>en</w:t>
            </w:r>
            <w:r w:rsidRPr="00CD1110">
              <w:rPr>
                <w:lang w:val="nl-NL"/>
              </w:rPr>
              <w:t xml:space="preserve"> enkel als </w:t>
            </w:r>
            <w:r w:rsidR="00132217">
              <w:rPr>
                <w:lang w:val="nl-NL"/>
              </w:rPr>
              <w:t>ze</w:t>
            </w:r>
            <w:r w:rsidRPr="00CD1110">
              <w:rPr>
                <w:lang w:val="nl-NL"/>
              </w:rPr>
              <w:t xml:space="preserve"> worden overschreven of als </w:t>
            </w:r>
            <w:r w:rsidR="00412671">
              <w:rPr>
                <w:lang w:val="nl-NL"/>
              </w:rPr>
              <w:t xml:space="preserve">de </w:t>
            </w:r>
            <w:r w:rsidR="008F544E">
              <w:rPr>
                <w:lang w:val="nl-NL"/>
              </w:rPr>
              <w:t>IC</w:t>
            </w:r>
            <w:r w:rsidRPr="00CD1110">
              <w:rPr>
                <w:lang w:val="nl-NL"/>
              </w:rPr>
              <w:t xml:space="preserve"> spanningsloos wordt. Het is dus een vluchtig geheugen.</w:t>
            </w:r>
          </w:p>
        </w:tc>
      </w:tr>
      <w:tr w:rsidR="003F1D9D" w:rsidRPr="00405548" w14:paraId="289FCD30" w14:textId="77777777" w:rsidTr="003E6E10">
        <w:tc>
          <w:tcPr>
            <w:tcW w:w="3119" w:type="dxa"/>
          </w:tcPr>
          <w:p w14:paraId="0150F89C" w14:textId="63568356" w:rsidR="003F1D9D" w:rsidRDefault="00090AD3" w:rsidP="00D00766">
            <w:r>
              <w:t>Pinout</w:t>
            </w:r>
          </w:p>
        </w:tc>
        <w:tc>
          <w:tcPr>
            <w:tcW w:w="5943" w:type="dxa"/>
          </w:tcPr>
          <w:p w14:paraId="1A5E2435" w14:textId="3A2465C3" w:rsidR="003F1D9D" w:rsidRPr="00405548" w:rsidRDefault="004545D3" w:rsidP="00D00766">
            <w:pPr>
              <w:tabs>
                <w:tab w:val="left" w:pos="4140"/>
              </w:tabs>
              <w:rPr>
                <w:lang w:val="nl-NL"/>
              </w:rPr>
            </w:pPr>
            <w:r w:rsidRPr="004545D3">
              <w:rPr>
                <w:lang w:val="nl-NL"/>
              </w:rPr>
              <w:t>Een pinout is een verwijzing naar de pinnen of contacten die een elektrisch apparaat of connector verbinden. Het beschrijft de functies van uitgezonden signalen en de circuit input/output (I/O) vereisten.</w:t>
            </w:r>
          </w:p>
        </w:tc>
      </w:tr>
      <w:tr w:rsidR="003F1D9D" w:rsidRPr="00405548" w14:paraId="63DAD1B6" w14:textId="77777777" w:rsidTr="003E6E10">
        <w:tc>
          <w:tcPr>
            <w:tcW w:w="3119" w:type="dxa"/>
          </w:tcPr>
          <w:p w14:paraId="7D7D3AA8" w14:textId="6B8EB69F" w:rsidR="003F1D9D" w:rsidRDefault="00090AD3" w:rsidP="00D00766">
            <w:r>
              <w:t>Royaltyvrij</w:t>
            </w:r>
          </w:p>
        </w:tc>
        <w:tc>
          <w:tcPr>
            <w:tcW w:w="5943" w:type="dxa"/>
          </w:tcPr>
          <w:p w14:paraId="48403FC2" w14:textId="3F98E8BE" w:rsidR="003F1D9D" w:rsidRPr="00405548" w:rsidRDefault="00C7718D" w:rsidP="00D00766">
            <w:pPr>
              <w:tabs>
                <w:tab w:val="left" w:pos="4140"/>
              </w:tabs>
              <w:rPr>
                <w:lang w:val="nl-NL"/>
              </w:rPr>
            </w:pPr>
            <w:r w:rsidRPr="00C7718D">
              <w:rPr>
                <w:lang w:val="nl-NL"/>
              </w:rPr>
              <w:t>Royaltyvrij is een term die wordt gebruikt</w:t>
            </w:r>
            <w:r w:rsidR="00DC6A0D">
              <w:rPr>
                <w:lang w:val="nl-NL"/>
              </w:rPr>
              <w:t xml:space="preserve"> </w:t>
            </w:r>
            <w:r w:rsidRPr="00C7718D">
              <w:rPr>
                <w:lang w:val="nl-NL"/>
              </w:rPr>
              <w:t>om bepaalde soorten intellectu</w:t>
            </w:r>
            <w:r w:rsidR="00264D0A">
              <w:rPr>
                <w:lang w:val="nl-NL"/>
              </w:rPr>
              <w:t>e</w:t>
            </w:r>
            <w:r w:rsidR="00CA7961">
              <w:rPr>
                <w:lang w:val="nl-NL"/>
              </w:rPr>
              <w:t>l</w:t>
            </w:r>
            <w:r w:rsidRPr="00C7718D">
              <w:rPr>
                <w:lang w:val="nl-NL"/>
              </w:rPr>
              <w:t>e eigendom te beschrijven zonder royalty's te betalen. Eigena</w:t>
            </w:r>
            <w:r w:rsidR="00A021D0">
              <w:rPr>
                <w:lang w:val="nl-NL"/>
              </w:rPr>
              <w:t xml:space="preserve">ars </w:t>
            </w:r>
            <w:r w:rsidRPr="00C7718D">
              <w:rPr>
                <w:lang w:val="nl-NL"/>
              </w:rPr>
              <w:t>van intellectue</w:t>
            </w:r>
            <w:r w:rsidR="00CA7961">
              <w:rPr>
                <w:lang w:val="nl-NL"/>
              </w:rPr>
              <w:t>le</w:t>
            </w:r>
            <w:r w:rsidRPr="00C7718D">
              <w:rPr>
                <w:lang w:val="nl-NL"/>
              </w:rPr>
              <w:t xml:space="preserve"> eigendom moeten dit label specifiek op hun inhoud toepassen, zodat iedereen het op deze</w:t>
            </w:r>
            <w:r w:rsidR="00441DBD">
              <w:rPr>
                <w:lang w:val="nl-NL"/>
              </w:rPr>
              <w:t>lf</w:t>
            </w:r>
            <w:r w:rsidR="006612F8">
              <w:rPr>
                <w:lang w:val="nl-NL"/>
              </w:rPr>
              <w:t>de</w:t>
            </w:r>
            <w:r w:rsidRPr="00C7718D">
              <w:rPr>
                <w:lang w:val="nl-NL"/>
              </w:rPr>
              <w:t xml:space="preserve"> manier kan gebruiken.</w:t>
            </w:r>
          </w:p>
        </w:tc>
      </w:tr>
      <w:tr w:rsidR="00DA5E02" w:rsidRPr="00405548" w14:paraId="433E975E" w14:textId="77777777" w:rsidTr="003E6E10">
        <w:tc>
          <w:tcPr>
            <w:tcW w:w="3119" w:type="dxa"/>
          </w:tcPr>
          <w:p w14:paraId="57EC1C34" w14:textId="0BC74597" w:rsidR="00DA5E02" w:rsidRDefault="00DA5E02" w:rsidP="00D00766">
            <w:r>
              <w:t>Beheersmaatregelen</w:t>
            </w:r>
          </w:p>
        </w:tc>
        <w:tc>
          <w:tcPr>
            <w:tcW w:w="5943" w:type="dxa"/>
          </w:tcPr>
          <w:p w14:paraId="1802ECAE" w14:textId="1B88EE0C" w:rsidR="00DA5E02" w:rsidRPr="00C7718D" w:rsidRDefault="00134D30" w:rsidP="00D00766">
            <w:pPr>
              <w:tabs>
                <w:tab w:val="left" w:pos="4140"/>
              </w:tabs>
              <w:rPr>
                <w:lang w:val="nl-NL"/>
              </w:rPr>
            </w:pPr>
            <w:r w:rsidRPr="00134D30">
              <w:rPr>
                <w:lang w:val="nl-NL"/>
              </w:rPr>
              <w:t xml:space="preserve">Beheersmaatregelen zijn de maatregelen die </w:t>
            </w:r>
            <w:r w:rsidR="0040720B">
              <w:rPr>
                <w:lang w:val="nl-NL"/>
              </w:rPr>
              <w:t xml:space="preserve">worden </w:t>
            </w:r>
            <w:r>
              <w:rPr>
                <w:lang w:val="nl-NL"/>
              </w:rPr>
              <w:t xml:space="preserve">genomen </w:t>
            </w:r>
            <w:r w:rsidRPr="00134D30">
              <w:rPr>
                <w:lang w:val="nl-NL"/>
              </w:rPr>
              <w:t>om de risico's waaraan onderneming</w:t>
            </w:r>
            <w:r>
              <w:rPr>
                <w:lang w:val="nl-NL"/>
              </w:rPr>
              <w:t>en</w:t>
            </w:r>
            <w:r w:rsidRPr="00134D30">
              <w:rPr>
                <w:lang w:val="nl-NL"/>
              </w:rPr>
              <w:t xml:space="preserve"> blootstaa</w:t>
            </w:r>
            <w:r>
              <w:rPr>
                <w:lang w:val="nl-NL"/>
              </w:rPr>
              <w:t>n</w:t>
            </w:r>
            <w:r w:rsidRPr="00134D30">
              <w:rPr>
                <w:lang w:val="nl-NL"/>
              </w:rPr>
              <w:t xml:space="preserve"> te beheersen.</w:t>
            </w:r>
          </w:p>
        </w:tc>
      </w:tr>
      <w:tr w:rsidR="00DA5E02" w:rsidRPr="00405548" w14:paraId="18145420" w14:textId="77777777" w:rsidTr="003E6E10">
        <w:tc>
          <w:tcPr>
            <w:tcW w:w="3119" w:type="dxa"/>
          </w:tcPr>
          <w:p w14:paraId="01D5C101" w14:textId="3121AAF2" w:rsidR="00DA5E02" w:rsidRDefault="00DA5E02" w:rsidP="00D00766">
            <w:r>
              <w:t>Cons</w:t>
            </w:r>
            <w:r w:rsidR="00E535D8">
              <w:t>c</w:t>
            </w:r>
            <w:r>
              <w:t>iëntie</w:t>
            </w:r>
          </w:p>
        </w:tc>
        <w:tc>
          <w:tcPr>
            <w:tcW w:w="5943" w:type="dxa"/>
          </w:tcPr>
          <w:p w14:paraId="005A023B" w14:textId="1C39A769" w:rsidR="00DA5E02" w:rsidRPr="00C7718D" w:rsidRDefault="008767D1" w:rsidP="00D00766">
            <w:pPr>
              <w:tabs>
                <w:tab w:val="left" w:pos="4140"/>
              </w:tabs>
              <w:rPr>
                <w:lang w:val="nl-NL"/>
              </w:rPr>
            </w:pPr>
            <w:r w:rsidRPr="008767D1">
              <w:rPr>
                <w:lang w:val="nl-NL"/>
              </w:rPr>
              <w:t>Nauwkeurig</w:t>
            </w:r>
            <w:r w:rsidR="000912D6">
              <w:rPr>
                <w:lang w:val="nl-NL"/>
              </w:rPr>
              <w:t>heid.</w:t>
            </w:r>
          </w:p>
        </w:tc>
      </w:tr>
      <w:tr w:rsidR="006819BE" w:rsidRPr="002B5AA8" w14:paraId="66EE7508" w14:textId="77777777" w:rsidTr="003E6E10">
        <w:tc>
          <w:tcPr>
            <w:tcW w:w="3119" w:type="dxa"/>
          </w:tcPr>
          <w:p w14:paraId="5E27734C" w14:textId="0260EE95" w:rsidR="006819BE" w:rsidRDefault="006819BE" w:rsidP="00D00766">
            <w:r>
              <w:t>SCARA</w:t>
            </w:r>
          </w:p>
        </w:tc>
        <w:tc>
          <w:tcPr>
            <w:tcW w:w="5943" w:type="dxa"/>
          </w:tcPr>
          <w:p w14:paraId="2A7F0BA5" w14:textId="61E7942B" w:rsidR="006819BE" w:rsidRPr="00650E0C" w:rsidRDefault="0041489D" w:rsidP="00D00766">
            <w:pPr>
              <w:tabs>
                <w:tab w:val="left" w:pos="4140"/>
              </w:tabs>
              <w:rPr>
                <w:lang w:val="en-US"/>
              </w:rPr>
            </w:pPr>
            <w:r w:rsidRPr="00A84DB3">
              <w:rPr>
                <w:lang w:val="en-GB"/>
              </w:rPr>
              <w:t xml:space="preserve">Selective </w:t>
            </w:r>
            <w:r w:rsidR="00A84DB3" w:rsidRPr="00A84DB3">
              <w:rPr>
                <w:lang w:val="en-GB"/>
              </w:rPr>
              <w:t>Compliance A</w:t>
            </w:r>
            <w:r w:rsidR="00B11676">
              <w:rPr>
                <w:lang w:val="en-GB"/>
              </w:rPr>
              <w:t>rticulated</w:t>
            </w:r>
            <w:r w:rsidR="00A84DB3" w:rsidRPr="00A84DB3">
              <w:rPr>
                <w:lang w:val="en-GB"/>
              </w:rPr>
              <w:t xml:space="preserve"> Robot A</w:t>
            </w:r>
            <w:r w:rsidR="00A84DB3">
              <w:rPr>
                <w:lang w:val="en-GB"/>
              </w:rPr>
              <w:t>rm</w:t>
            </w:r>
          </w:p>
        </w:tc>
      </w:tr>
    </w:tbl>
    <w:p w14:paraId="36BEC9DF" w14:textId="0CD4565D" w:rsidR="00F61D1F" w:rsidRPr="00650E0C" w:rsidRDefault="00F61D1F" w:rsidP="00727938">
      <w:pPr>
        <w:pStyle w:val="Geenafstand"/>
        <w:rPr>
          <w:lang w:val="en-US"/>
        </w:rPr>
        <w:sectPr w:rsidR="00F61D1F" w:rsidRPr="00650E0C" w:rsidSect="00995550">
          <w:pgSz w:w="11906" w:h="16838"/>
          <w:pgMar w:top="1417" w:right="1417" w:bottom="1417" w:left="1417" w:header="708" w:footer="708" w:gutter="0"/>
          <w:cols w:space="708"/>
          <w:titlePg/>
          <w:docGrid w:linePitch="360"/>
        </w:sectPr>
      </w:pPr>
    </w:p>
    <w:p w14:paraId="0647CEA7" w14:textId="3B06617E" w:rsidR="00C208CC" w:rsidRPr="00FC5AF3" w:rsidRDefault="00EB5F41" w:rsidP="001A1E96">
      <w:pPr>
        <w:pStyle w:val="Geenafstand"/>
        <w:rPr>
          <w:lang w:val="nl-NL"/>
        </w:rPr>
      </w:pPr>
      <w:bookmarkStart w:id="6" w:name="_Toc131008932"/>
      <w:r w:rsidRPr="00FC5AF3">
        <w:rPr>
          <w:lang w:val="nl-NL"/>
        </w:rPr>
        <w:lastRenderedPageBreak/>
        <w:t>Inleiding</w:t>
      </w:r>
      <w:bookmarkEnd w:id="6"/>
    </w:p>
    <w:p w14:paraId="684E2EEF" w14:textId="35F3F309"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dit project wordt een prototype van een robotarm ontworpen en ontwikkeld. </w:t>
      </w:r>
      <w:r>
        <w:rPr>
          <w:rStyle w:val="normaltextrun"/>
          <w:rFonts w:ascii="Calibri" w:hAnsi="Calibri" w:cs="Calibri"/>
          <w:lang w:val="nl-BE"/>
        </w:rPr>
        <w:t xml:space="preserve">De arm moet met toegankelijke hardware en machines </w:t>
      </w:r>
      <w:r w:rsidR="002679B3">
        <w:rPr>
          <w:rStyle w:val="normaltextrun"/>
          <w:rFonts w:ascii="Calibri" w:hAnsi="Calibri" w:cs="Calibri"/>
          <w:lang w:val="nl-BE"/>
        </w:rPr>
        <w:t xml:space="preserve">kunnen worden </w:t>
      </w:r>
      <w:r>
        <w:rPr>
          <w:rStyle w:val="normaltextrun"/>
          <w:rFonts w:ascii="Calibri" w:hAnsi="Calibri" w:cs="Calibri"/>
          <w:lang w:val="nl-BE"/>
        </w:rPr>
        <w:t>vervaardigd kunne</w:t>
      </w:r>
      <w:r w:rsidR="002679B3">
        <w:rPr>
          <w:rStyle w:val="normaltextrun"/>
          <w:rFonts w:ascii="Calibri" w:hAnsi="Calibri" w:cs="Calibri"/>
          <w:lang w:val="nl-BE"/>
        </w:rPr>
        <w:t>n</w:t>
      </w:r>
      <w:r>
        <w:rPr>
          <w:rStyle w:val="normaltextrun"/>
          <w:rFonts w:ascii="Calibri" w:hAnsi="Calibri" w:cs="Calibri"/>
          <w:lang w:val="nl-BE"/>
        </w:rPr>
        <w:t xml:space="preserve">. </w:t>
      </w:r>
      <w:r w:rsidRPr="00195788">
        <w:rPr>
          <w:rStyle w:val="normaltextrun"/>
          <w:rFonts w:ascii="Calibri" w:hAnsi="Calibri" w:cs="Calibri"/>
          <w:lang w:val="nl-NL"/>
        </w:rPr>
        <w:t xml:space="preserve">De robotarm wordt ontworpen binnen een industriële omgeving waar hij repetitieve taken precies </w:t>
      </w:r>
      <w:r w:rsidRPr="005B3B0C">
        <w:rPr>
          <w:rStyle w:val="normaltextrun"/>
          <w:rFonts w:ascii="Calibri" w:hAnsi="Calibri" w:cs="Calibri"/>
          <w:lang w:val="nl-NL"/>
        </w:rPr>
        <w:t>zal</w:t>
      </w:r>
      <w:r w:rsidRPr="00195788">
        <w:rPr>
          <w:rStyle w:val="normaltextrun"/>
          <w:rFonts w:ascii="Calibri" w:hAnsi="Calibri" w:cs="Calibri"/>
          <w:lang w:val="nl-NL"/>
        </w:rPr>
        <w:t xml:space="preserve"> moeten uitvoeren.</w:t>
      </w:r>
      <w:r w:rsidRPr="00195788">
        <w:rPr>
          <w:rStyle w:val="eop"/>
          <w:rFonts w:ascii="Calibri" w:eastAsiaTheme="majorEastAsia" w:hAnsi="Calibri" w:cs="Calibri"/>
          <w:lang w:val="nl-NL"/>
        </w:rPr>
        <w:t> </w:t>
      </w:r>
    </w:p>
    <w:p w14:paraId="46C11C76"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A6B695C"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een eerste hoofdstuk wordt onderzoek gedaan naar de verschillende mogelijkheden van de arm. Die kan namelijk mechanisch uit heel wat verschillende ontwerpstrategieën bestaan. </w:t>
      </w:r>
      <w:r>
        <w:rPr>
          <w:rStyle w:val="normaltextrun"/>
          <w:rFonts w:ascii="Calibri" w:hAnsi="Calibri" w:cs="Calibri"/>
          <w:lang w:val="nl-BE"/>
        </w:rPr>
        <w:t xml:space="preserve">Ook kan afhankelijk van de toepassing en de grijpfunctionaliteit andere tooling nodig zijn. </w:t>
      </w:r>
      <w:r w:rsidRPr="00195788">
        <w:rPr>
          <w:rStyle w:val="normaltextrun"/>
          <w:rFonts w:ascii="Calibri" w:hAnsi="Calibri" w:cs="Calibri"/>
          <w:lang w:val="nl-NL"/>
        </w:rPr>
        <w:t xml:space="preserve">De robotarm wordt logischerwijze gestuurd door motoren, ook hier zijn weer een aantal mogelijkheden met voor- en nadelen. </w:t>
      </w:r>
      <w:r>
        <w:rPr>
          <w:rStyle w:val="normaltextrun"/>
          <w:rFonts w:ascii="Calibri" w:hAnsi="Calibri" w:cs="Calibri"/>
          <w:lang w:val="nl-BE"/>
        </w:rPr>
        <w:t>De robotarm is een prototype voor in een industriële omgeving, ook veiligheid is dus een aandachtspunt.</w:t>
      </w:r>
      <w:r w:rsidRPr="00195788">
        <w:rPr>
          <w:rStyle w:val="eop"/>
          <w:rFonts w:ascii="Calibri" w:eastAsiaTheme="majorEastAsia" w:hAnsi="Calibri" w:cs="Calibri"/>
          <w:lang w:val="nl-NL"/>
        </w:rPr>
        <w:t> </w:t>
      </w:r>
    </w:p>
    <w:p w14:paraId="02F09B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25B59C6E"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Eens de basiseigenschappen in het onderzoek zijn uitgeklaard, kan al deze kennis in het ontwerp worden overgenomen. Dat is dan ook het volgende hoofdstuk van dit onderzoek en omvat zowel een mechanisch als elektronisch ontwerp. Delen zoals een blokschema, componenten, Bill of Materials en elektronische schema’s, alsook een finaal mechanisch ontwerp worden in dit tweede hoofdstuk besproken.</w:t>
      </w:r>
      <w:r w:rsidRPr="00195788">
        <w:rPr>
          <w:rStyle w:val="eop"/>
          <w:rFonts w:ascii="Calibri" w:eastAsiaTheme="majorEastAsia" w:hAnsi="Calibri" w:cs="Calibri"/>
          <w:lang w:val="nl-NL"/>
        </w:rPr>
        <w:t> </w:t>
      </w:r>
    </w:p>
    <w:p w14:paraId="616AC2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433EEFAB" w14:textId="7FBA54D1"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Eens alle ontwerpen en onderzoeken zijn uitgevoerd, kan</w:t>
      </w:r>
      <w:r w:rsidR="00957F95">
        <w:rPr>
          <w:rStyle w:val="normaltextrun"/>
          <w:rFonts w:ascii="Calibri" w:hAnsi="Calibri" w:cs="Calibri"/>
          <w:lang w:val="nl-NL"/>
        </w:rPr>
        <w:t xml:space="preserve"> er</w:t>
      </w:r>
      <w:r w:rsidRPr="00195788">
        <w:rPr>
          <w:rStyle w:val="normaltextrun"/>
          <w:rFonts w:ascii="Calibri" w:hAnsi="Calibri" w:cs="Calibri"/>
          <w:lang w:val="nl-NL"/>
        </w:rPr>
        <w:t xml:space="preserve"> worden overgegaan tot de realisatie van de arm. </w:t>
      </w:r>
      <w:r>
        <w:rPr>
          <w:rStyle w:val="normaltextrun"/>
          <w:rFonts w:ascii="Calibri" w:hAnsi="Calibri" w:cs="Calibri"/>
          <w:lang w:val="nl-BE"/>
        </w:rPr>
        <w:t xml:space="preserve">In het derde hoofdstuk wordt de bestukking van de PCB besproken en de programmatie ervan. </w:t>
      </w:r>
      <w:r w:rsidRPr="00195788">
        <w:rPr>
          <w:rStyle w:val="normaltextrun"/>
          <w:rFonts w:ascii="Calibri" w:hAnsi="Calibri" w:cs="Calibri"/>
          <w:lang w:val="nl-NL"/>
        </w:rPr>
        <w:t>Ook het 3D-printen van de arm en zijn assemblageproces komen hier aan bod.</w:t>
      </w:r>
      <w:r w:rsidRPr="00195788">
        <w:rPr>
          <w:rStyle w:val="eop"/>
          <w:rFonts w:ascii="Calibri" w:eastAsiaTheme="majorEastAsia" w:hAnsi="Calibri" w:cs="Calibri"/>
          <w:lang w:val="nl-NL"/>
        </w:rPr>
        <w:t> </w:t>
      </w:r>
    </w:p>
    <w:p w14:paraId="5E1771A3"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607D4671"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Wanneer de robotarm tot slot dan volledig geassembleerd is, kan de testfase worden ingezet. In dit vierde hoofdstuk worden functionaliteit en veiligheid extra onder de loep genomen en eveneens het oplossen van problemen met mechanische onderdelen en programmatie.</w:t>
      </w:r>
      <w:r w:rsidRPr="00195788">
        <w:rPr>
          <w:rStyle w:val="eop"/>
          <w:rFonts w:ascii="Calibri" w:eastAsiaTheme="majorEastAsia" w:hAnsi="Calibri" w:cs="Calibri"/>
          <w:lang w:val="nl-NL"/>
        </w:rPr>
        <w:t> </w:t>
      </w:r>
    </w:p>
    <w:p w14:paraId="6A584BE9"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C416265" w14:textId="78CCD443" w:rsidR="00C208CC" w:rsidRPr="004722C6" w:rsidRDefault="00195788" w:rsidP="004722C6">
      <w:pPr>
        <w:pStyle w:val="paragraph"/>
        <w:spacing w:before="0" w:beforeAutospacing="0" w:after="0" w:afterAutospacing="0"/>
        <w:textAlignment w:val="baseline"/>
        <w:rPr>
          <w:rFonts w:ascii="Segoe UI" w:hAnsi="Segoe UI" w:cs="Segoe UI"/>
          <w:sz w:val="18"/>
          <w:szCs w:val="18"/>
          <w:lang w:val="nl-NL"/>
        </w:rPr>
        <w:sectPr w:rsidR="00C208CC" w:rsidRPr="004722C6" w:rsidSect="00995550">
          <w:pgSz w:w="11906" w:h="16838"/>
          <w:pgMar w:top="1417" w:right="1417" w:bottom="1417" w:left="1417" w:header="708" w:footer="708" w:gutter="0"/>
          <w:cols w:space="708"/>
          <w:titlePg/>
          <w:docGrid w:linePitch="360"/>
        </w:sectPr>
      </w:pPr>
      <w:r w:rsidRPr="00195788">
        <w:rPr>
          <w:rStyle w:val="normaltextrun"/>
          <w:rFonts w:ascii="Calibri" w:hAnsi="Calibri" w:cs="Calibri"/>
          <w:lang w:val="nl-NL"/>
        </w:rPr>
        <w:t xml:space="preserve">Via een experimentele onderzoeksmethode wordt dit project en dossier opgebouwd. </w:t>
      </w:r>
      <w:r>
        <w:rPr>
          <w:rStyle w:val="normaltextrun"/>
          <w:rFonts w:ascii="Calibri" w:hAnsi="Calibri" w:cs="Calibri"/>
          <w:lang w:val="nl-BE"/>
        </w:rPr>
        <w:t>De belangrijkste bronnen zijn datasheets van de componenten en diverse online bronnen en ontwerpen.</w:t>
      </w:r>
      <w:r w:rsidRPr="00195788">
        <w:rPr>
          <w:rStyle w:val="eop"/>
          <w:rFonts w:ascii="Calibri" w:eastAsiaTheme="majorEastAsia" w:hAnsi="Calibri" w:cs="Calibri"/>
          <w:lang w:val="nl-NL"/>
        </w:rPr>
        <w:t> </w:t>
      </w:r>
    </w:p>
    <w:p w14:paraId="7186CB85" w14:textId="08E77F23" w:rsidR="00855622" w:rsidRDefault="000D201D" w:rsidP="001A1E96">
      <w:pPr>
        <w:pStyle w:val="Kop1"/>
        <w:rPr>
          <w:lang w:val="nl-NL"/>
        </w:rPr>
      </w:pPr>
      <w:bookmarkStart w:id="7" w:name="_Toc131008933"/>
      <w:r>
        <w:rPr>
          <w:lang w:val="nl-NL"/>
        </w:rPr>
        <w:lastRenderedPageBreak/>
        <w:t>Onderzoek</w:t>
      </w:r>
      <w:bookmarkEnd w:id="7"/>
    </w:p>
    <w:p w14:paraId="629C4891" w14:textId="23D83965" w:rsidR="000A5492" w:rsidRDefault="00CD0DB5" w:rsidP="00CD0DB5">
      <w:pPr>
        <w:rPr>
          <w:lang w:val="nl-NL"/>
        </w:rPr>
      </w:pPr>
      <w:r w:rsidRPr="00CD0DB5">
        <w:rPr>
          <w:lang w:val="nl-NL"/>
        </w:rPr>
        <w:t>Om</w:t>
      </w:r>
      <w:r w:rsidR="006239ED">
        <w:rPr>
          <w:lang w:val="nl-NL"/>
        </w:rPr>
        <w:t xml:space="preserve"> </w:t>
      </w:r>
      <w:r w:rsidRPr="00CD0DB5">
        <w:rPr>
          <w:lang w:val="nl-NL"/>
        </w:rPr>
        <w:t>vlot van start te gaan</w:t>
      </w:r>
      <w:r w:rsidR="00230B31">
        <w:rPr>
          <w:lang w:val="nl-NL"/>
        </w:rPr>
        <w:t xml:space="preserve"> met </w:t>
      </w:r>
      <w:r w:rsidR="00E66291">
        <w:rPr>
          <w:lang w:val="nl-NL"/>
        </w:rPr>
        <w:t xml:space="preserve">het project </w:t>
      </w:r>
      <w:r w:rsidR="00206906">
        <w:rPr>
          <w:lang w:val="nl-NL"/>
        </w:rPr>
        <w:t xml:space="preserve">is het belangrijk om </w:t>
      </w:r>
      <w:r w:rsidRPr="00CD0DB5">
        <w:rPr>
          <w:lang w:val="nl-NL"/>
        </w:rPr>
        <w:t>voorkennis</w:t>
      </w:r>
      <w:r w:rsidR="00075B57">
        <w:rPr>
          <w:lang w:val="nl-NL"/>
        </w:rPr>
        <w:t xml:space="preserve"> </w:t>
      </w:r>
      <w:r w:rsidR="009A5028">
        <w:rPr>
          <w:lang w:val="nl-NL"/>
        </w:rPr>
        <w:t>te hebben</w:t>
      </w:r>
      <w:r w:rsidR="00075B57">
        <w:rPr>
          <w:lang w:val="nl-NL"/>
        </w:rPr>
        <w:t xml:space="preserve"> van de onderdelen van een robotarm</w:t>
      </w:r>
      <w:r w:rsidR="00E66291">
        <w:rPr>
          <w:lang w:val="nl-NL"/>
        </w:rPr>
        <w:t>.</w:t>
      </w:r>
    </w:p>
    <w:p w14:paraId="5C88159D" w14:textId="5DF0357E" w:rsidR="00045261" w:rsidRDefault="00CD0DB5" w:rsidP="00CD0DB5">
      <w:pPr>
        <w:rPr>
          <w:lang w:val="nl-NL"/>
        </w:rPr>
      </w:pPr>
      <w:r w:rsidRPr="00CD0DB5">
        <w:rPr>
          <w:lang w:val="nl-NL"/>
        </w:rPr>
        <w:t xml:space="preserve">In dit hoofdstuk </w:t>
      </w:r>
      <w:r w:rsidR="00955A07">
        <w:rPr>
          <w:lang w:val="nl-NL"/>
        </w:rPr>
        <w:t xml:space="preserve">worden </w:t>
      </w:r>
      <w:r w:rsidRPr="00CD0DB5">
        <w:rPr>
          <w:lang w:val="nl-NL"/>
        </w:rPr>
        <w:t>verschillende onderdelen</w:t>
      </w:r>
      <w:r w:rsidR="00955A07">
        <w:rPr>
          <w:lang w:val="nl-NL"/>
        </w:rPr>
        <w:t xml:space="preserve"> vergeleken</w:t>
      </w:r>
      <w:r w:rsidRPr="00CD0DB5">
        <w:rPr>
          <w:lang w:val="nl-NL"/>
        </w:rPr>
        <w:t xml:space="preserve"> die noodzakelijk zijn om een robotarm te laten functioneren.</w:t>
      </w:r>
      <w:r w:rsidR="006B77B3">
        <w:rPr>
          <w:lang w:val="nl-NL"/>
        </w:rPr>
        <w:t xml:space="preserve"> </w:t>
      </w:r>
      <w:r w:rsidRPr="00CD0DB5">
        <w:rPr>
          <w:lang w:val="nl-NL"/>
        </w:rPr>
        <w:t>De focus ligt vooral op de realiseerbaarhe</w:t>
      </w:r>
      <w:r w:rsidR="00EC19F9">
        <w:rPr>
          <w:lang w:val="nl-NL"/>
        </w:rPr>
        <w:t>id</w:t>
      </w:r>
      <w:r w:rsidRPr="00CD0DB5">
        <w:rPr>
          <w:lang w:val="nl-NL"/>
        </w:rPr>
        <w:t xml:space="preserve"> </w:t>
      </w:r>
      <w:r w:rsidR="00EA44CD">
        <w:rPr>
          <w:lang w:val="nl-NL"/>
        </w:rPr>
        <w:t xml:space="preserve">en </w:t>
      </w:r>
      <w:r w:rsidRPr="00CD0DB5">
        <w:rPr>
          <w:lang w:val="nl-NL"/>
        </w:rPr>
        <w:t>het gebruiksgemak van verschillende producten.</w:t>
      </w:r>
      <w:r w:rsidR="00CC3ECE">
        <w:rPr>
          <w:lang w:val="nl-NL"/>
        </w:rPr>
        <w:t xml:space="preserve"> Vooraleer </w:t>
      </w:r>
      <w:r w:rsidR="000244CB">
        <w:rPr>
          <w:lang w:val="nl-NL"/>
        </w:rPr>
        <w:t>een ontwerp van toepassing is</w:t>
      </w:r>
      <w:r w:rsidR="00E56C81">
        <w:rPr>
          <w:lang w:val="nl-NL"/>
        </w:rPr>
        <w:t>, is vergelijken</w:t>
      </w:r>
      <w:r w:rsidR="007F521E">
        <w:rPr>
          <w:lang w:val="nl-NL"/>
        </w:rPr>
        <w:t xml:space="preserve"> </w:t>
      </w:r>
      <w:r w:rsidR="00AA66FC">
        <w:rPr>
          <w:lang w:val="nl-NL"/>
        </w:rPr>
        <w:t>van pro</w:t>
      </w:r>
      <w:r w:rsidR="00F47B34">
        <w:rPr>
          <w:lang w:val="nl-NL"/>
        </w:rPr>
        <w:t>ducten</w:t>
      </w:r>
      <w:r w:rsidRPr="00CD0DB5">
        <w:rPr>
          <w:lang w:val="nl-NL"/>
        </w:rPr>
        <w:t xml:space="preserve"> noodzakelijk om te weten wat haalbaar </w:t>
      </w:r>
      <w:r w:rsidR="0002484C">
        <w:rPr>
          <w:lang w:val="nl-NL"/>
        </w:rPr>
        <w:t>is</w:t>
      </w:r>
      <w:r w:rsidR="00E56C81">
        <w:rPr>
          <w:lang w:val="nl-NL"/>
        </w:rPr>
        <w:t>.</w:t>
      </w:r>
      <w:r w:rsidR="00955A07">
        <w:rPr>
          <w:lang w:val="nl-NL"/>
        </w:rPr>
        <w:t xml:space="preserve"> K</w:t>
      </w:r>
      <w:r w:rsidRPr="00CD0DB5">
        <w:rPr>
          <w:lang w:val="nl-NL"/>
        </w:rPr>
        <w:t xml:space="preserve">osten en gebruiksgemak </w:t>
      </w:r>
      <w:r w:rsidR="00537B45">
        <w:rPr>
          <w:lang w:val="nl-NL"/>
        </w:rPr>
        <w:t>zijn hierbij uiteraard</w:t>
      </w:r>
      <w:r w:rsidRPr="00CD0DB5">
        <w:rPr>
          <w:lang w:val="nl-NL"/>
        </w:rPr>
        <w:t xml:space="preserve"> belangrijk.</w:t>
      </w:r>
    </w:p>
    <w:p w14:paraId="52D8D962" w14:textId="3E02DA91" w:rsidR="00403344" w:rsidRPr="00045261" w:rsidRDefault="005E59DA" w:rsidP="00CD0DB5">
      <w:pPr>
        <w:rPr>
          <w:lang w:val="nl-NL"/>
        </w:rPr>
      </w:pPr>
      <w:r>
        <w:rPr>
          <w:lang w:val="nl-NL"/>
        </w:rPr>
        <w:t>De</w:t>
      </w:r>
      <w:r w:rsidR="00844F26">
        <w:rPr>
          <w:lang w:val="nl-NL"/>
        </w:rPr>
        <w:t xml:space="preserve"> </w:t>
      </w:r>
      <w:r w:rsidR="0079720C">
        <w:rPr>
          <w:lang w:val="nl-NL"/>
        </w:rPr>
        <w:t xml:space="preserve">motoren, sensoren, het mechanische deel van de robotarm, de veiligheid en tot slot het opzetstuk </w:t>
      </w:r>
      <w:r>
        <w:rPr>
          <w:lang w:val="nl-NL"/>
        </w:rPr>
        <w:t>van de robotarm</w:t>
      </w:r>
      <w:r w:rsidR="00B8311B">
        <w:rPr>
          <w:lang w:val="nl-NL"/>
        </w:rPr>
        <w:t xml:space="preserve"> zijn de belangrijkste onderdelen van dit project</w:t>
      </w:r>
      <w:r w:rsidR="00CF315E">
        <w:rPr>
          <w:lang w:val="nl-NL"/>
        </w:rPr>
        <w:t>. Dit</w:t>
      </w:r>
      <w:r w:rsidR="0079720C">
        <w:rPr>
          <w:lang w:val="nl-NL"/>
        </w:rPr>
        <w:t xml:space="preserve"> is </w:t>
      </w:r>
      <w:r w:rsidR="00CF315E">
        <w:rPr>
          <w:lang w:val="nl-NL"/>
        </w:rPr>
        <w:t>de reden waarom</w:t>
      </w:r>
      <w:r w:rsidR="008D47A2">
        <w:rPr>
          <w:lang w:val="nl-NL"/>
        </w:rPr>
        <w:t xml:space="preserve"> er naar elk onderdeel onderzoek </w:t>
      </w:r>
      <w:r w:rsidR="00296D4A" w:rsidRPr="005B3B0C">
        <w:rPr>
          <w:lang w:val="nl-NL"/>
        </w:rPr>
        <w:t>zal</w:t>
      </w:r>
      <w:r w:rsidR="00296D4A">
        <w:rPr>
          <w:lang w:val="nl-NL"/>
        </w:rPr>
        <w:t xml:space="preserve"> </w:t>
      </w:r>
      <w:r w:rsidR="008D47A2">
        <w:rPr>
          <w:lang w:val="nl-NL"/>
        </w:rPr>
        <w:t>gebeuren.</w:t>
      </w:r>
      <w:r w:rsidR="00A1323F">
        <w:rPr>
          <w:lang w:val="nl-NL"/>
        </w:rPr>
        <w:t xml:space="preserve"> </w:t>
      </w:r>
      <w:r w:rsidR="00D51316">
        <w:rPr>
          <w:lang w:val="nl-NL"/>
        </w:rPr>
        <w:t>Om verschillende materialen</w:t>
      </w:r>
      <w:r w:rsidR="00EF6D95">
        <w:rPr>
          <w:lang w:val="nl-NL"/>
        </w:rPr>
        <w:t xml:space="preserve"> te verplaatsen</w:t>
      </w:r>
      <w:r w:rsidR="0041403C">
        <w:rPr>
          <w:lang w:val="nl-NL"/>
        </w:rPr>
        <w:t xml:space="preserve"> zijn immers </w:t>
      </w:r>
      <w:r w:rsidR="00F57A5F">
        <w:rPr>
          <w:lang w:val="nl-NL"/>
        </w:rPr>
        <w:t>andere en eventueel nauwkeuriger</w:t>
      </w:r>
      <w:r w:rsidR="00F26679">
        <w:rPr>
          <w:lang w:val="nl-NL"/>
        </w:rPr>
        <w:t>e</w:t>
      </w:r>
      <w:r w:rsidR="00152851">
        <w:rPr>
          <w:lang w:val="nl-NL"/>
        </w:rPr>
        <w:t xml:space="preserve"> </w:t>
      </w:r>
      <w:r w:rsidR="00F26679">
        <w:rPr>
          <w:lang w:val="nl-NL"/>
        </w:rPr>
        <w:t>opzetstukken</w:t>
      </w:r>
      <w:r w:rsidR="00BF6110">
        <w:rPr>
          <w:lang w:val="nl-NL"/>
        </w:rPr>
        <w:t xml:space="preserve"> nodig</w:t>
      </w:r>
      <w:r w:rsidR="00292CE3">
        <w:rPr>
          <w:lang w:val="nl-NL"/>
        </w:rPr>
        <w:t xml:space="preserve">. </w:t>
      </w:r>
      <w:r w:rsidR="00187F4B">
        <w:rPr>
          <w:lang w:val="nl-NL"/>
        </w:rPr>
        <w:t>Hierdoor wordt het belang</w:t>
      </w:r>
      <w:r w:rsidR="009C279F">
        <w:rPr>
          <w:lang w:val="nl-NL"/>
        </w:rPr>
        <w:t xml:space="preserve"> van de vervangbaarheid van </w:t>
      </w:r>
      <w:r w:rsidR="0073046E">
        <w:rPr>
          <w:lang w:val="nl-NL"/>
        </w:rPr>
        <w:t>een opzetstuk benadrukt.</w:t>
      </w:r>
    </w:p>
    <w:p w14:paraId="0248FB94" w14:textId="37E81D9C" w:rsidR="00855622" w:rsidRDefault="001F5FBC" w:rsidP="001A1E96">
      <w:pPr>
        <w:pStyle w:val="Kop2"/>
        <w:rPr>
          <w:lang w:val="nl-NL"/>
        </w:rPr>
      </w:pPr>
      <w:bookmarkStart w:id="8" w:name="_Toc131008934"/>
      <w:r>
        <w:rPr>
          <w:lang w:val="nl-NL"/>
        </w:rPr>
        <w:t>M</w:t>
      </w:r>
      <w:r w:rsidR="003E7078">
        <w:rPr>
          <w:lang w:val="nl-NL"/>
        </w:rPr>
        <w:t>otoren</w:t>
      </w:r>
      <w:bookmarkEnd w:id="8"/>
    </w:p>
    <w:p w14:paraId="1A1C239B" w14:textId="07BAB192" w:rsidR="005F5C90" w:rsidRDefault="005762CD" w:rsidP="00046755">
      <w:pPr>
        <w:rPr>
          <w:lang w:val="nl-NL"/>
        </w:rPr>
      </w:pPr>
      <w:r>
        <w:rPr>
          <w:lang w:val="nl-NL"/>
        </w:rPr>
        <w:t>De hoofdzaak, en tevens de belangrijkste onderdelen van een robotarm</w:t>
      </w:r>
      <w:r w:rsidR="008638F5">
        <w:rPr>
          <w:lang w:val="nl-NL"/>
        </w:rPr>
        <w:t xml:space="preserve"> zijn de motoren.</w:t>
      </w:r>
      <w:r w:rsidR="009D6DC9">
        <w:rPr>
          <w:lang w:val="nl-NL"/>
        </w:rPr>
        <w:t xml:space="preserve"> </w:t>
      </w:r>
      <w:r w:rsidR="002618D7">
        <w:rPr>
          <w:lang w:val="nl-NL"/>
        </w:rPr>
        <w:t>De kern van een motor bestaat uit een koperen spoel</w:t>
      </w:r>
      <w:r w:rsidR="00682942">
        <w:rPr>
          <w:lang w:val="nl-NL"/>
        </w:rPr>
        <w:t xml:space="preserve"> met een massadichtheid van </w:t>
      </w:r>
      <w:r w:rsidR="00682942" w:rsidRPr="000A4D79">
        <w:rPr>
          <w:lang w:val="nl-NL"/>
        </w:rPr>
        <w:t>8,96</w:t>
      </w:r>
      <w:r w:rsidR="00682942">
        <w:rPr>
          <w:lang w:val="nl-NL"/>
        </w:rPr>
        <w:t xml:space="preserve"> </w:t>
      </w:r>
      <w:r w:rsidR="00682942" w:rsidRPr="00B61564">
        <w:rPr>
          <w:lang w:val="nl-NL"/>
        </w:rPr>
        <w:t>kg/m</w:t>
      </w:r>
      <w:r w:rsidR="00C577E6">
        <w:rPr>
          <w:lang w:val="nl-NL"/>
        </w:rPr>
        <w:t>³</w:t>
      </w:r>
      <w:r w:rsidR="00904FA4">
        <w:rPr>
          <w:lang w:val="nl-NL"/>
        </w:rPr>
        <w:t>.</w:t>
      </w:r>
      <w:r w:rsidR="00CE4083">
        <w:rPr>
          <w:lang w:val="nl-NL"/>
        </w:rPr>
        <w:t xml:space="preserve"> </w:t>
      </w:r>
      <w:r w:rsidR="00E7443D">
        <w:rPr>
          <w:lang w:val="nl-NL"/>
        </w:rPr>
        <w:t>Met als gevolg dat koper zwaar is</w:t>
      </w:r>
      <w:r w:rsidR="005F5C90">
        <w:rPr>
          <w:lang w:val="nl-NL"/>
        </w:rPr>
        <w:t>, wat op zijn beurt de belangrijkheid van de keuze van motor weergeeft.</w:t>
      </w:r>
      <w:r w:rsidR="00F25D54" w:rsidRPr="00F25D54">
        <w:rPr>
          <w:lang w:val="nl-NL"/>
        </w:rPr>
        <w:t xml:space="preserve"> </w:t>
      </w:r>
      <w:sdt>
        <w:sdtPr>
          <w:rPr>
            <w:lang w:val="nl-NL"/>
          </w:rPr>
          <w:id w:val="-92480661"/>
          <w:citation/>
        </w:sdtPr>
        <w:sdtContent>
          <w:r w:rsidR="00F25D54">
            <w:rPr>
              <w:lang w:val="nl-NL"/>
            </w:rPr>
            <w:fldChar w:fldCharType="begin"/>
          </w:r>
          <w:r w:rsidR="00F25D54">
            <w:rPr>
              <w:lang w:val="nl-NL"/>
            </w:rPr>
            <w:instrText xml:space="preserve"> CITATION kopermassadichtheid \l 1043 </w:instrText>
          </w:r>
          <w:r w:rsidR="00F25D54">
            <w:rPr>
              <w:lang w:val="nl-NL"/>
            </w:rPr>
            <w:fldChar w:fldCharType="separate"/>
          </w:r>
          <w:r w:rsidR="002B5AA8" w:rsidRPr="002B5AA8">
            <w:rPr>
              <w:noProof/>
              <w:lang w:val="nl-NL"/>
            </w:rPr>
            <w:t>[1]</w:t>
          </w:r>
          <w:r w:rsidR="00F25D54">
            <w:rPr>
              <w:lang w:val="nl-NL"/>
            </w:rPr>
            <w:fldChar w:fldCharType="end"/>
          </w:r>
        </w:sdtContent>
      </w:sdt>
    </w:p>
    <w:p w14:paraId="09464776" w14:textId="6D0BA708" w:rsidR="006D5E7E" w:rsidRDefault="001B118B" w:rsidP="00046755">
      <w:pPr>
        <w:rPr>
          <w:lang w:val="nl-NL"/>
        </w:rPr>
      </w:pPr>
      <w:r>
        <w:rPr>
          <w:lang w:val="nl-NL"/>
        </w:rPr>
        <w:t>Eerst wordt a</w:t>
      </w:r>
      <w:r w:rsidR="00F82360">
        <w:rPr>
          <w:lang w:val="nl-NL"/>
        </w:rPr>
        <w:t xml:space="preserve">an </w:t>
      </w:r>
      <w:r w:rsidR="00233D32">
        <w:rPr>
          <w:lang w:val="nl-NL"/>
        </w:rPr>
        <w:t>de basis</w:t>
      </w:r>
      <w:r>
        <w:rPr>
          <w:lang w:val="nl-NL"/>
        </w:rPr>
        <w:t xml:space="preserve"> </w:t>
      </w:r>
      <w:r w:rsidR="00F82360">
        <w:rPr>
          <w:lang w:val="nl-NL"/>
        </w:rPr>
        <w:t xml:space="preserve">geopteerd om </w:t>
      </w:r>
      <w:r w:rsidR="00046755" w:rsidRPr="00046755">
        <w:rPr>
          <w:lang w:val="nl-NL"/>
        </w:rPr>
        <w:t>een motor</w:t>
      </w:r>
      <w:r w:rsidR="007072EE">
        <w:rPr>
          <w:lang w:val="nl-NL"/>
        </w:rPr>
        <w:t xml:space="preserve"> </w:t>
      </w:r>
      <w:r w:rsidR="007539D5">
        <w:rPr>
          <w:lang w:val="nl-NL"/>
        </w:rPr>
        <w:t xml:space="preserve">van </w:t>
      </w:r>
      <w:r w:rsidR="005A7BAA">
        <w:rPr>
          <w:lang w:val="nl-NL"/>
        </w:rPr>
        <w:t xml:space="preserve">300 </w:t>
      </w:r>
      <w:r w:rsidR="007539D5">
        <w:rPr>
          <w:lang w:val="nl-NL"/>
        </w:rPr>
        <w:t>à</w:t>
      </w:r>
      <w:r w:rsidR="005A7BAA">
        <w:rPr>
          <w:lang w:val="nl-NL"/>
        </w:rPr>
        <w:t xml:space="preserve"> 400 gram</w:t>
      </w:r>
      <w:r w:rsidR="00C57BD3">
        <w:rPr>
          <w:lang w:val="nl-NL"/>
        </w:rPr>
        <w:t xml:space="preserve"> te gebruiken.</w:t>
      </w:r>
      <w:r w:rsidR="00046755" w:rsidRPr="00046755">
        <w:rPr>
          <w:lang w:val="nl-NL"/>
        </w:rPr>
        <w:t xml:space="preserve"> </w:t>
      </w:r>
      <w:r w:rsidR="00D7643C">
        <w:rPr>
          <w:lang w:val="nl-NL"/>
        </w:rPr>
        <w:t>Vervolgens gaat o</w:t>
      </w:r>
      <w:r w:rsidR="00046755" w:rsidRPr="00046755">
        <w:rPr>
          <w:lang w:val="nl-NL"/>
        </w:rPr>
        <w:t xml:space="preserve">p het </w:t>
      </w:r>
      <w:r w:rsidR="00A949D9">
        <w:rPr>
          <w:lang w:val="nl-NL"/>
        </w:rPr>
        <w:t>uit</w:t>
      </w:r>
      <w:r w:rsidR="00046755" w:rsidRPr="00046755">
        <w:rPr>
          <w:lang w:val="nl-NL"/>
        </w:rPr>
        <w:t>einde</w:t>
      </w:r>
      <w:r w:rsidR="00452290">
        <w:rPr>
          <w:lang w:val="nl-NL"/>
        </w:rPr>
        <w:t xml:space="preserve"> van de robotarm</w:t>
      </w:r>
      <w:r w:rsidR="00A949D9">
        <w:rPr>
          <w:lang w:val="nl-NL"/>
        </w:rPr>
        <w:t xml:space="preserve"> de keuze naar</w:t>
      </w:r>
      <w:r w:rsidR="00730AFA">
        <w:rPr>
          <w:lang w:val="nl-NL"/>
        </w:rPr>
        <w:t xml:space="preserve"> een</w:t>
      </w:r>
      <w:r w:rsidR="00EB46A9">
        <w:rPr>
          <w:lang w:val="nl-NL"/>
        </w:rPr>
        <w:t xml:space="preserve"> motor</w:t>
      </w:r>
      <w:r w:rsidR="00BA0226">
        <w:rPr>
          <w:lang w:val="nl-NL"/>
        </w:rPr>
        <w:t xml:space="preserve"> van 50 à 60 gram</w:t>
      </w:r>
      <w:r w:rsidR="002F6CAA">
        <w:rPr>
          <w:lang w:val="nl-NL"/>
        </w:rPr>
        <w:t xml:space="preserve">. </w:t>
      </w:r>
      <w:r w:rsidR="007539D5">
        <w:rPr>
          <w:lang w:val="nl-NL"/>
        </w:rPr>
        <w:t xml:space="preserve"> </w:t>
      </w:r>
      <w:r w:rsidR="00E8765F">
        <w:rPr>
          <w:lang w:val="nl-NL"/>
        </w:rPr>
        <w:t>Ten slotte is het doel dat het geheel van de motoren nog steeds krachtig</w:t>
      </w:r>
      <w:r w:rsidR="001C20EC">
        <w:rPr>
          <w:lang w:val="nl-NL"/>
        </w:rPr>
        <w:t xml:space="preserve"> genoeg </w:t>
      </w:r>
      <w:r w:rsidR="002C2AF9">
        <w:rPr>
          <w:lang w:val="nl-NL"/>
        </w:rPr>
        <w:t>is</w:t>
      </w:r>
      <w:r w:rsidR="001C20EC">
        <w:rPr>
          <w:lang w:val="nl-NL"/>
        </w:rPr>
        <w:t xml:space="preserve"> om 250 </w:t>
      </w:r>
      <w:r w:rsidR="00FC6385">
        <w:rPr>
          <w:lang w:val="nl-NL"/>
        </w:rPr>
        <w:t>tot 500 gram</w:t>
      </w:r>
      <w:r w:rsidR="006E3ED5">
        <w:rPr>
          <w:lang w:val="nl-NL"/>
        </w:rPr>
        <w:t xml:space="preserve"> op</w:t>
      </w:r>
      <w:r w:rsidR="00FC6385">
        <w:rPr>
          <w:lang w:val="nl-NL"/>
        </w:rPr>
        <w:t xml:space="preserve"> te tillen.</w:t>
      </w:r>
    </w:p>
    <w:p w14:paraId="77AFE8E3" w14:textId="11596ADB" w:rsidR="001B5C01" w:rsidRDefault="00917792" w:rsidP="00046755">
      <w:pPr>
        <w:rPr>
          <w:lang w:val="nl-NL"/>
        </w:rPr>
      </w:pPr>
      <w:r>
        <w:rPr>
          <w:lang w:val="nl-NL"/>
        </w:rPr>
        <w:t>Bovendien is de</w:t>
      </w:r>
      <w:r w:rsidR="00B575E1">
        <w:rPr>
          <w:lang w:val="nl-NL"/>
        </w:rPr>
        <w:t xml:space="preserve"> vloeiende</w:t>
      </w:r>
      <w:r w:rsidR="00D71C61">
        <w:rPr>
          <w:lang w:val="nl-NL"/>
        </w:rPr>
        <w:t xml:space="preserve"> be</w:t>
      </w:r>
      <w:r w:rsidR="00B575E1">
        <w:rPr>
          <w:lang w:val="nl-NL"/>
        </w:rPr>
        <w:t xml:space="preserve">weging </w:t>
      </w:r>
      <w:r w:rsidR="00046755" w:rsidRPr="00046755">
        <w:rPr>
          <w:lang w:val="nl-NL"/>
        </w:rPr>
        <w:t>van een motor belangrijk</w:t>
      </w:r>
      <w:r w:rsidR="00D63076">
        <w:rPr>
          <w:lang w:val="nl-NL"/>
        </w:rPr>
        <w:t xml:space="preserve">. </w:t>
      </w:r>
      <w:r w:rsidR="004A5FA6">
        <w:rPr>
          <w:lang w:val="nl-NL"/>
        </w:rPr>
        <w:t>Uiteraard</w:t>
      </w:r>
      <w:r w:rsidR="009767EE">
        <w:rPr>
          <w:lang w:val="nl-NL"/>
        </w:rPr>
        <w:t xml:space="preserve"> is dit </w:t>
      </w:r>
      <w:r w:rsidR="00046755" w:rsidRPr="00046755">
        <w:rPr>
          <w:lang w:val="nl-NL"/>
        </w:rPr>
        <w:t>afhankelijk van de sensoren waarmee d</w:t>
      </w:r>
      <w:r w:rsidR="009767EE">
        <w:rPr>
          <w:lang w:val="nl-NL"/>
        </w:rPr>
        <w:t>e motor wordt</w:t>
      </w:r>
      <w:r w:rsidR="00046755" w:rsidRPr="00046755">
        <w:rPr>
          <w:lang w:val="nl-NL"/>
        </w:rPr>
        <w:t xml:space="preserve"> aangestuurd.</w:t>
      </w:r>
      <w:r w:rsidR="000B060E">
        <w:rPr>
          <w:lang w:val="nl-NL"/>
        </w:rPr>
        <w:t xml:space="preserve"> </w:t>
      </w:r>
      <w:r w:rsidR="00066CD4">
        <w:rPr>
          <w:lang w:val="nl-NL"/>
        </w:rPr>
        <w:t>Vandaar het gebruik van</w:t>
      </w:r>
      <w:r w:rsidR="00046755" w:rsidRPr="00046755">
        <w:rPr>
          <w:lang w:val="nl-NL"/>
        </w:rPr>
        <w:t xml:space="preserve"> motoren die </w:t>
      </w:r>
      <w:r w:rsidR="00E51EDC">
        <w:rPr>
          <w:lang w:val="nl-NL"/>
        </w:rPr>
        <w:t>ge</w:t>
      </w:r>
      <w:r w:rsidR="00046755" w:rsidRPr="00046755">
        <w:rPr>
          <w:lang w:val="nl-NL"/>
        </w:rPr>
        <w:t>makkelijk compatibel zijn met een IC</w:t>
      </w:r>
      <w:r w:rsidR="004E1DE0">
        <w:rPr>
          <w:lang w:val="nl-NL"/>
        </w:rPr>
        <w:t>.</w:t>
      </w:r>
      <w:r w:rsidR="00887BF8">
        <w:rPr>
          <w:lang w:val="nl-NL"/>
        </w:rPr>
        <w:t xml:space="preserve"> </w:t>
      </w:r>
      <w:r w:rsidR="00273324">
        <w:rPr>
          <w:lang w:val="nl-NL"/>
        </w:rPr>
        <w:t>Om de kracht in de motor te behoude</w:t>
      </w:r>
      <w:r w:rsidR="00B600BA">
        <w:rPr>
          <w:lang w:val="nl-NL"/>
        </w:rPr>
        <w:t>n</w:t>
      </w:r>
      <w:r w:rsidR="00273324">
        <w:rPr>
          <w:lang w:val="nl-NL"/>
        </w:rPr>
        <w:t xml:space="preserve">, wordt onderzocht </w:t>
      </w:r>
      <w:r w:rsidR="00B600BA">
        <w:rPr>
          <w:lang w:val="nl-NL"/>
        </w:rPr>
        <w:t>of er interne tandwielen zijn geplaatst.</w:t>
      </w:r>
    </w:p>
    <w:p w14:paraId="5BB6F979" w14:textId="58938826" w:rsidR="00FA416E" w:rsidRDefault="001B5C01" w:rsidP="00046755">
      <w:pPr>
        <w:rPr>
          <w:lang w:val="nl-NL"/>
        </w:rPr>
      </w:pPr>
      <w:r>
        <w:rPr>
          <w:lang w:val="nl-NL"/>
        </w:rPr>
        <w:t xml:space="preserve">Naast </w:t>
      </w:r>
      <w:r w:rsidR="00563F01">
        <w:rPr>
          <w:lang w:val="nl-NL"/>
        </w:rPr>
        <w:t xml:space="preserve">de </w:t>
      </w:r>
      <w:r>
        <w:rPr>
          <w:lang w:val="nl-NL"/>
        </w:rPr>
        <w:t>vooraf besproken aspecten</w:t>
      </w:r>
      <w:r w:rsidR="00CB3F4C">
        <w:rPr>
          <w:lang w:val="nl-NL"/>
        </w:rPr>
        <w:t xml:space="preserve"> </w:t>
      </w:r>
      <w:r>
        <w:rPr>
          <w:lang w:val="nl-NL"/>
        </w:rPr>
        <w:t xml:space="preserve">speelt ook de </w:t>
      </w:r>
      <w:r w:rsidR="00046755" w:rsidRPr="00046755">
        <w:rPr>
          <w:lang w:val="nl-NL"/>
        </w:rPr>
        <w:t>kostprijs</w:t>
      </w:r>
      <w:r w:rsidR="0097596C">
        <w:rPr>
          <w:lang w:val="nl-NL"/>
        </w:rPr>
        <w:t xml:space="preserve"> </w:t>
      </w:r>
      <w:r w:rsidR="0096635A">
        <w:rPr>
          <w:lang w:val="nl-NL"/>
        </w:rPr>
        <w:t xml:space="preserve">- </w:t>
      </w:r>
      <w:r w:rsidR="0097596C">
        <w:rPr>
          <w:lang w:val="nl-NL"/>
        </w:rPr>
        <w:t>die varieert naargelang de</w:t>
      </w:r>
      <w:r w:rsidR="00291F43">
        <w:rPr>
          <w:lang w:val="nl-NL"/>
        </w:rPr>
        <w:t xml:space="preserve"> grootte van de motor</w:t>
      </w:r>
      <w:r w:rsidR="0096635A">
        <w:rPr>
          <w:lang w:val="nl-NL"/>
        </w:rPr>
        <w:t xml:space="preserve"> -</w:t>
      </w:r>
      <w:r w:rsidR="00291F43">
        <w:rPr>
          <w:lang w:val="nl-NL"/>
        </w:rPr>
        <w:t xml:space="preserve"> </w:t>
      </w:r>
      <w:r w:rsidR="0097596C">
        <w:rPr>
          <w:lang w:val="nl-NL"/>
        </w:rPr>
        <w:t>een grote rol</w:t>
      </w:r>
      <w:r w:rsidR="00291F43">
        <w:rPr>
          <w:lang w:val="nl-NL"/>
        </w:rPr>
        <w:t>.</w:t>
      </w:r>
      <w:r w:rsidR="00046755" w:rsidRPr="00046755">
        <w:rPr>
          <w:lang w:val="nl-NL"/>
        </w:rPr>
        <w:t xml:space="preserve"> Hoe groter de motor, hoe hoger de prijs</w:t>
      </w:r>
      <w:r w:rsidR="005B3B0C">
        <w:rPr>
          <w:lang w:val="nl-NL"/>
        </w:rPr>
        <w:t xml:space="preserve"> is</w:t>
      </w:r>
      <w:r w:rsidR="00046755" w:rsidRPr="00046755">
        <w:rPr>
          <w:lang w:val="nl-NL"/>
        </w:rPr>
        <w:t xml:space="preserve">, want </w:t>
      </w:r>
      <w:r w:rsidR="006D7414">
        <w:rPr>
          <w:lang w:val="nl-NL"/>
        </w:rPr>
        <w:t>hoe groter de motor</w:t>
      </w:r>
      <w:r w:rsidR="00C36F29">
        <w:rPr>
          <w:lang w:val="nl-NL"/>
        </w:rPr>
        <w:t>,</w:t>
      </w:r>
      <w:r w:rsidR="006D7414">
        <w:rPr>
          <w:lang w:val="nl-NL"/>
        </w:rPr>
        <w:t xml:space="preserve"> hoe meer koper er </w:t>
      </w:r>
      <w:r w:rsidR="00C255F9">
        <w:rPr>
          <w:lang w:val="nl-NL"/>
        </w:rPr>
        <w:t xml:space="preserve">wordt </w:t>
      </w:r>
      <w:r w:rsidR="006D7414">
        <w:rPr>
          <w:lang w:val="nl-NL"/>
        </w:rPr>
        <w:t>gebruikt</w:t>
      </w:r>
      <w:r w:rsidR="00CC4724">
        <w:rPr>
          <w:lang w:val="nl-NL"/>
        </w:rPr>
        <w:t>, en koper is duur</w:t>
      </w:r>
      <w:r w:rsidR="00046755" w:rsidRPr="00046755">
        <w:rPr>
          <w:lang w:val="nl-NL"/>
        </w:rPr>
        <w:t>.</w:t>
      </w:r>
      <w:r w:rsidR="00232E25">
        <w:rPr>
          <w:lang w:val="nl-NL"/>
        </w:rPr>
        <w:t xml:space="preserve"> </w:t>
      </w:r>
      <w:r w:rsidR="00C87BFE">
        <w:rPr>
          <w:lang w:val="nl-NL"/>
        </w:rPr>
        <w:t xml:space="preserve">Alhoewel energiezuinigheid belangrijk is, is </w:t>
      </w:r>
      <w:r w:rsidR="00046755" w:rsidRPr="00046755">
        <w:rPr>
          <w:lang w:val="nl-NL"/>
        </w:rPr>
        <w:t>een motor</w:t>
      </w:r>
      <w:r w:rsidR="008B1FFD">
        <w:rPr>
          <w:lang w:val="nl-NL"/>
        </w:rPr>
        <w:t xml:space="preserve"> dit</w:t>
      </w:r>
      <w:r w:rsidR="00E41322">
        <w:rPr>
          <w:lang w:val="nl-NL"/>
        </w:rPr>
        <w:t xml:space="preserve"> meestal</w:t>
      </w:r>
      <w:r w:rsidR="00046755" w:rsidRPr="00046755">
        <w:rPr>
          <w:lang w:val="nl-NL"/>
        </w:rPr>
        <w:t xml:space="preserve"> niet</w:t>
      </w:r>
      <w:r w:rsidR="008B1FFD">
        <w:rPr>
          <w:lang w:val="nl-NL"/>
        </w:rPr>
        <w:t>.</w:t>
      </w:r>
      <w:r w:rsidR="00FA416E">
        <w:rPr>
          <w:lang w:val="nl-NL"/>
        </w:rPr>
        <w:t xml:space="preserve"> </w:t>
      </w:r>
    </w:p>
    <w:p w14:paraId="7D280E3B" w14:textId="44230FC2" w:rsidR="00577383" w:rsidRDefault="00046755" w:rsidP="00046755">
      <w:pPr>
        <w:rPr>
          <w:rStyle w:val="Hyperlink"/>
          <w:color w:val="auto"/>
          <w:u w:val="none"/>
          <w:lang w:val="nl-NL"/>
        </w:rPr>
        <w:sectPr w:rsidR="00577383" w:rsidSect="008E2F81">
          <w:footerReference w:type="default" r:id="rId17"/>
          <w:pgSz w:w="11906" w:h="16838"/>
          <w:pgMar w:top="1417" w:right="1417" w:bottom="1417" w:left="1417" w:header="708" w:footer="708" w:gutter="0"/>
          <w:cols w:space="708"/>
          <w:titlePg/>
          <w:docGrid w:linePitch="360"/>
        </w:sectPr>
      </w:pPr>
      <w:r w:rsidRPr="00046755">
        <w:rPr>
          <w:lang w:val="nl-NL"/>
        </w:rPr>
        <w:t xml:space="preserve">Er bestaan </w:t>
      </w:r>
      <w:r w:rsidR="00E46F8A">
        <w:rPr>
          <w:lang w:val="nl-NL"/>
        </w:rPr>
        <w:t>verschillende motoren</w:t>
      </w:r>
      <w:r w:rsidR="00D42B03">
        <w:rPr>
          <w:lang w:val="nl-NL"/>
        </w:rPr>
        <w:t xml:space="preserve"> zoals: </w:t>
      </w:r>
      <w:r w:rsidRPr="00046755">
        <w:rPr>
          <w:lang w:val="nl-NL"/>
        </w:rPr>
        <w:t>stappenmotoren, servomotoren, DC</w:t>
      </w:r>
      <w:r w:rsidR="00DC46CA">
        <w:rPr>
          <w:lang w:val="nl-NL"/>
        </w:rPr>
        <w:t>-</w:t>
      </w:r>
      <w:r w:rsidRPr="00046755">
        <w:rPr>
          <w:lang w:val="nl-NL"/>
        </w:rPr>
        <w:t>motoren</w:t>
      </w:r>
      <w:r w:rsidR="00D42B03">
        <w:rPr>
          <w:lang w:val="nl-NL"/>
        </w:rPr>
        <w:t xml:space="preserve"> en </w:t>
      </w:r>
      <w:r>
        <w:rPr>
          <w:lang w:val="nl-NL"/>
        </w:rPr>
        <w:t>b</w:t>
      </w:r>
      <w:r w:rsidRPr="00046755">
        <w:rPr>
          <w:lang w:val="nl-NL"/>
        </w:rPr>
        <w:t>rushless DC</w:t>
      </w:r>
      <w:r w:rsidR="00DC46CA">
        <w:rPr>
          <w:lang w:val="nl-NL"/>
        </w:rPr>
        <w:t>-</w:t>
      </w:r>
      <w:r w:rsidRPr="00046755">
        <w:rPr>
          <w:lang w:val="nl-NL"/>
        </w:rPr>
        <w:t xml:space="preserve">motoren. </w:t>
      </w:r>
      <w:r w:rsidR="0029521E">
        <w:rPr>
          <w:lang w:val="nl-NL"/>
        </w:rPr>
        <w:t xml:space="preserve">De vergelijking en de uitleg van de meest voorkomende motoren in de elektronica staan in </w:t>
      </w:r>
      <w:r w:rsidR="00B3289A">
        <w:rPr>
          <w:lang w:val="nl-NL"/>
        </w:rPr>
        <w:t xml:space="preserve">onderstaande </w:t>
      </w:r>
      <w:r w:rsidR="00D46B56">
        <w:rPr>
          <w:lang w:val="nl-NL"/>
        </w:rPr>
        <w:fldChar w:fldCharType="begin"/>
      </w:r>
      <w:r w:rsidR="00D46B56">
        <w:rPr>
          <w:lang w:val="nl-NL"/>
        </w:rPr>
        <w:instrText xml:space="preserve"> REF _Ref131008182 \h </w:instrText>
      </w:r>
      <w:r w:rsidR="00D46B56">
        <w:rPr>
          <w:lang w:val="nl-NL"/>
        </w:rPr>
      </w:r>
      <w:r w:rsidR="00D46B56">
        <w:rPr>
          <w:lang w:val="nl-NL"/>
        </w:rPr>
        <w:fldChar w:fldCharType="separate"/>
      </w:r>
      <w:r w:rsidR="00A93571">
        <w:t xml:space="preserve">Tabel </w:t>
      </w:r>
      <w:r w:rsidR="00A93571">
        <w:rPr>
          <w:noProof/>
        </w:rPr>
        <w:t>3</w:t>
      </w:r>
      <w:r w:rsidR="00A93571">
        <w:t>: Vergelijking van motoren</w:t>
      </w:r>
      <w:r w:rsidR="00A93571" w:rsidRPr="00064473">
        <w:t xml:space="preserve"> </w:t>
      </w:r>
      <w:r w:rsidR="00A93571" w:rsidRPr="00064473">
        <w:rPr>
          <w:lang w:val="nl-NL"/>
        </w:rPr>
        <w:t xml:space="preserve"> </w:t>
      </w:r>
      <w:sdt>
        <w:sdtPr>
          <w:rPr>
            <w:lang w:val="nl-NL"/>
          </w:rPr>
          <w:id w:val="-1325664797"/>
          <w:citation/>
        </w:sdtPr>
        <w:sdtContent>
          <w:r w:rsidR="00A93571">
            <w:rPr>
              <w:lang w:val="nl-NL"/>
            </w:rPr>
            <w:fldChar w:fldCharType="begin"/>
          </w:r>
          <w:r w:rsidR="00A93571">
            <w:rPr>
              <w:lang w:val="nl-NL"/>
            </w:rPr>
            <w:instrText xml:space="preserve"> CITATION DCmotor \l 1043 </w:instrText>
          </w:r>
          <w:r w:rsidR="00A93571">
            <w:rPr>
              <w:lang w:val="nl-NL"/>
            </w:rPr>
            <w:fldChar w:fldCharType="separate"/>
          </w:r>
          <w:r w:rsidR="00A93571" w:rsidRPr="002B5AA8">
            <w:rPr>
              <w:noProof/>
              <w:lang w:val="nl-NL"/>
            </w:rPr>
            <w:t>[2]</w:t>
          </w:r>
          <w:r w:rsidR="00A93571">
            <w:rPr>
              <w:lang w:val="nl-NL"/>
            </w:rPr>
            <w:fldChar w:fldCharType="end"/>
          </w:r>
        </w:sdtContent>
      </w:sdt>
      <w:sdt>
        <w:sdtPr>
          <w:rPr>
            <w:lang w:val="nl-NL"/>
          </w:rPr>
          <w:id w:val="1906645449"/>
          <w:citation/>
        </w:sdtPr>
        <w:sdtContent>
          <w:r w:rsidR="00A93571">
            <w:rPr>
              <w:lang w:val="nl-NL"/>
            </w:rPr>
            <w:fldChar w:fldCharType="begin"/>
          </w:r>
          <w:r w:rsidR="00A93571">
            <w:rPr>
              <w:lang w:val="nl-NL"/>
            </w:rPr>
            <w:instrText xml:space="preserve">CITATION BrushlessDCmotoren \l 1043 </w:instrText>
          </w:r>
          <w:r w:rsidR="00A93571">
            <w:rPr>
              <w:lang w:val="nl-NL"/>
            </w:rPr>
            <w:fldChar w:fldCharType="separate"/>
          </w:r>
          <w:r w:rsidR="00A93571">
            <w:rPr>
              <w:noProof/>
              <w:lang w:val="nl-NL"/>
            </w:rPr>
            <w:t xml:space="preserve"> </w:t>
          </w:r>
          <w:r w:rsidR="00A93571" w:rsidRPr="002B5AA8">
            <w:rPr>
              <w:noProof/>
              <w:lang w:val="nl-NL"/>
            </w:rPr>
            <w:t>[3]</w:t>
          </w:r>
          <w:r w:rsidR="00A93571">
            <w:rPr>
              <w:lang w:val="nl-NL"/>
            </w:rPr>
            <w:fldChar w:fldCharType="end"/>
          </w:r>
        </w:sdtContent>
      </w:sdt>
      <w:r w:rsidR="00D46B56">
        <w:rPr>
          <w:lang w:val="nl-NL"/>
        </w:rPr>
        <w:fldChar w:fldCharType="end"/>
      </w:r>
      <w:r w:rsidR="00D46B56">
        <w:rPr>
          <w:lang w:val="nl-NL"/>
        </w:rPr>
        <w:fldChar w:fldCharType="begin"/>
      </w:r>
      <w:r w:rsidR="00D46B56">
        <w:rPr>
          <w:lang w:val="nl-NL"/>
        </w:rPr>
        <w:instrText xml:space="preserve"> REF _Ref130129959 \h </w:instrText>
      </w:r>
      <w:r w:rsidR="00D46B56">
        <w:rPr>
          <w:lang w:val="nl-NL"/>
        </w:rPr>
      </w:r>
      <w:r w:rsidR="00D46B56">
        <w:rPr>
          <w:lang w:val="nl-NL"/>
        </w:rPr>
        <w:fldChar w:fldCharType="separate"/>
      </w:r>
      <w:r w:rsidR="00A93571">
        <w:t xml:space="preserve">Tabel </w:t>
      </w:r>
      <w:r w:rsidR="00A93571">
        <w:rPr>
          <w:noProof/>
        </w:rPr>
        <w:t>3</w:t>
      </w:r>
      <w:r w:rsidR="00D46B56">
        <w:rPr>
          <w:lang w:val="nl-NL"/>
        </w:rPr>
        <w:fldChar w:fldCharType="end"/>
      </w:r>
      <w:r w:rsidR="0029521E">
        <w:rPr>
          <w:lang w:val="nl-NL"/>
        </w:rPr>
        <w:t>.</w:t>
      </w:r>
      <w:r w:rsidR="009C73FA">
        <w:rPr>
          <w:lang w:val="nl-NL"/>
        </w:rPr>
        <w:t xml:space="preserve"> </w:t>
      </w:r>
      <w:r w:rsidR="001A5208">
        <w:rPr>
          <w:rStyle w:val="Hyperlink"/>
          <w:color w:val="auto"/>
          <w:u w:val="none"/>
          <w:lang w:val="nl-NL"/>
        </w:rPr>
        <w:t>De v</w:t>
      </w:r>
      <w:r w:rsidR="00D27B30">
        <w:rPr>
          <w:rStyle w:val="Hyperlink"/>
          <w:color w:val="auto"/>
          <w:u w:val="none"/>
          <w:lang w:val="nl-NL"/>
        </w:rPr>
        <w:t xml:space="preserve">ergeleken motoren </w:t>
      </w:r>
      <w:r w:rsidR="001A5208">
        <w:rPr>
          <w:rStyle w:val="Hyperlink"/>
          <w:color w:val="auto"/>
          <w:u w:val="none"/>
          <w:lang w:val="nl-NL"/>
        </w:rPr>
        <w:t>zijn geselecteerd op</w:t>
      </w:r>
      <w:r w:rsidR="00447FD9">
        <w:rPr>
          <w:rStyle w:val="Hyperlink"/>
          <w:color w:val="auto"/>
          <w:u w:val="none"/>
          <w:lang w:val="nl-NL"/>
        </w:rPr>
        <w:t xml:space="preserve"> basis van populariteit en </w:t>
      </w:r>
      <w:r w:rsidR="00F01CAC">
        <w:rPr>
          <w:rStyle w:val="Hyperlink"/>
          <w:color w:val="auto"/>
          <w:u w:val="none"/>
          <w:lang w:val="nl-NL"/>
        </w:rPr>
        <w:t>kracht</w:t>
      </w:r>
      <w:r w:rsidR="00243E1F">
        <w:rPr>
          <w:rStyle w:val="Hyperlink"/>
          <w:color w:val="auto"/>
          <w:u w:val="none"/>
          <w:lang w:val="nl-NL"/>
        </w:rPr>
        <w:t>.</w:t>
      </w:r>
    </w:p>
    <w:p w14:paraId="48EE655F" w14:textId="49A77546" w:rsidR="00566106" w:rsidRPr="006B7845" w:rsidRDefault="00613DF3" w:rsidP="00D96611">
      <w:pPr>
        <w:pStyle w:val="Kop3"/>
      </w:pPr>
      <w:bookmarkStart w:id="9" w:name="_Toc131008935"/>
      <w:r w:rsidRPr="006B7845">
        <w:rPr>
          <w:lang w:val="nl-NL"/>
        </w:rPr>
        <w:lastRenderedPageBreak/>
        <w:t>Stappenmotor</w:t>
      </w:r>
      <w:bookmarkEnd w:id="9"/>
    </w:p>
    <w:p w14:paraId="6A497F27" w14:textId="1D647133" w:rsidR="002237A7" w:rsidRDefault="002237A7" w:rsidP="00046755">
      <w:r>
        <w:t xml:space="preserve">Als </w:t>
      </w:r>
      <w:r w:rsidR="00ED6A0A">
        <w:t>er</w:t>
      </w:r>
      <w:r>
        <w:t xml:space="preserve"> </w:t>
      </w:r>
      <w:r w:rsidR="0058465F">
        <w:t>gekeken</w:t>
      </w:r>
      <w:r w:rsidR="00A54DD9">
        <w:t xml:space="preserve"> wordt</w:t>
      </w:r>
      <w:r>
        <w:t xml:space="preserve"> naar kracht en populariteit</w:t>
      </w:r>
      <w:r w:rsidR="0035386C">
        <w:t>,</w:t>
      </w:r>
      <w:r>
        <w:t xml:space="preserve"> </w:t>
      </w:r>
      <w:r w:rsidR="0096496C">
        <w:t>dan wordt er vaak gebruik gemaakt</w:t>
      </w:r>
      <w:r>
        <w:t xml:space="preserve"> van een NEMA</w:t>
      </w:r>
      <w:r w:rsidR="008451F0">
        <w:t xml:space="preserve"> </w:t>
      </w:r>
      <w:r>
        <w:t>17</w:t>
      </w:r>
      <w:r w:rsidR="00EF57CA">
        <w:t>-</w:t>
      </w:r>
      <w:r>
        <w:t xml:space="preserve">motor, </w:t>
      </w:r>
      <w:r w:rsidR="009B35BD">
        <w:t>de motor</w:t>
      </w:r>
      <w:r w:rsidR="00C92638">
        <w:t xml:space="preserve"> is vooral populair</w:t>
      </w:r>
      <w:r>
        <w:t xml:space="preserve"> in toepassingen</w:t>
      </w:r>
      <w:r w:rsidR="003A14EC">
        <w:t xml:space="preserve"> met de </w:t>
      </w:r>
      <w:r>
        <w:t>3</w:t>
      </w:r>
      <w:r w:rsidR="00ED6A0A">
        <w:t>D</w:t>
      </w:r>
      <w:r>
        <w:t>-printer</w:t>
      </w:r>
      <w:r w:rsidR="00A90F87" w:rsidRPr="00A90F87">
        <w:t xml:space="preserve"> </w:t>
      </w:r>
      <w:sdt>
        <w:sdtPr>
          <w:id w:val="1573473188"/>
          <w:citation/>
        </w:sdtPr>
        <w:sdtContent>
          <w:r w:rsidR="00A90F87">
            <w:fldChar w:fldCharType="begin"/>
          </w:r>
          <w:r w:rsidR="00982EE8">
            <w:rPr>
              <w:lang w:val="nl-NL"/>
            </w:rPr>
            <w:instrText xml:space="preserve">CITATION stappenmotor \l 1043 </w:instrText>
          </w:r>
          <w:r w:rsidR="00A90F87">
            <w:fldChar w:fldCharType="separate"/>
          </w:r>
          <w:r w:rsidR="002B5AA8" w:rsidRPr="002B5AA8">
            <w:rPr>
              <w:noProof/>
              <w:lang w:val="nl-NL"/>
            </w:rPr>
            <w:t>[2]</w:t>
          </w:r>
          <w:r w:rsidR="00A90F87">
            <w:fldChar w:fldCharType="end"/>
          </w:r>
        </w:sdtContent>
      </w:sdt>
      <w:r>
        <w:t>.</w:t>
      </w:r>
      <w:r w:rsidR="00C92638">
        <w:t xml:space="preserve"> </w:t>
      </w:r>
    </w:p>
    <w:p w14:paraId="0AAD338B" w14:textId="1BAE8F67" w:rsidR="00613DF3" w:rsidRPr="00FC5AF3" w:rsidRDefault="00613DF3" w:rsidP="00D96611">
      <w:pPr>
        <w:pStyle w:val="Kop3"/>
        <w:rPr>
          <w:lang w:val="nl-NL"/>
        </w:rPr>
      </w:pPr>
      <w:bookmarkStart w:id="10" w:name="_Toc131008936"/>
      <w:r w:rsidRPr="00FC5AF3">
        <w:rPr>
          <w:lang w:val="nl-NL"/>
        </w:rPr>
        <w:t>Servomotor</w:t>
      </w:r>
      <w:bookmarkEnd w:id="10"/>
    </w:p>
    <w:p w14:paraId="72D28358" w14:textId="0CD3B63A" w:rsidR="00D16C8B" w:rsidRDefault="00D16C8B" w:rsidP="00046755">
      <w:pPr>
        <w:rPr>
          <w:lang w:val="nl-NL"/>
        </w:rPr>
      </w:pPr>
      <w:r w:rsidRPr="00790B71">
        <w:rPr>
          <w:lang w:val="nl-NL"/>
        </w:rPr>
        <w:t>Bij een servomotor</w:t>
      </w:r>
      <w:r w:rsidR="00790B71" w:rsidRPr="00790B71">
        <w:rPr>
          <w:lang w:val="nl-NL"/>
        </w:rPr>
        <w:t xml:space="preserve"> i</w:t>
      </w:r>
      <w:r w:rsidR="00790B71">
        <w:rPr>
          <w:lang w:val="nl-NL"/>
        </w:rPr>
        <w:t>s kracht een grote factor, een motor die 25 kg kan</w:t>
      </w:r>
      <w:r w:rsidR="00A05D33">
        <w:rPr>
          <w:lang w:val="nl-NL"/>
        </w:rPr>
        <w:t xml:space="preserve"> heffen</w:t>
      </w:r>
      <w:r w:rsidR="00790B71">
        <w:rPr>
          <w:lang w:val="nl-NL"/>
        </w:rPr>
        <w:t xml:space="preserve"> </w:t>
      </w:r>
      <w:r w:rsidR="00E41B52">
        <w:rPr>
          <w:lang w:val="nl-NL"/>
        </w:rPr>
        <w:t>is dus de beste keuz</w:t>
      </w:r>
      <w:r w:rsidR="00A05D33">
        <w:rPr>
          <w:lang w:val="nl-NL"/>
        </w:rPr>
        <w:t>e</w:t>
      </w:r>
      <w:r w:rsidR="00E41B52">
        <w:rPr>
          <w:lang w:val="nl-NL"/>
        </w:rPr>
        <w:t>.</w:t>
      </w:r>
      <w:r w:rsidR="00A05D33">
        <w:rPr>
          <w:lang w:val="nl-NL"/>
        </w:rPr>
        <w:t xml:space="preserve"> De td-8125mg is een </w:t>
      </w:r>
      <w:r w:rsidR="00AF5752">
        <w:rPr>
          <w:lang w:val="nl-NL"/>
        </w:rPr>
        <w:t>veel gebruikte optie en is hier de beste mogelijkheid</w:t>
      </w:r>
      <w:r w:rsidR="00F54463">
        <w:rPr>
          <w:lang w:val="nl-NL"/>
        </w:rPr>
        <w:t xml:space="preserve"> </w:t>
      </w:r>
      <w:sdt>
        <w:sdtPr>
          <w:rPr>
            <w:i/>
            <w:iCs/>
            <w:u w:val="single"/>
            <w:lang w:val="nl-NL"/>
          </w:rPr>
          <w:id w:val="-1726828182"/>
          <w:citation/>
        </w:sdtPr>
        <w:sdtContent>
          <w:r w:rsidR="003A5806">
            <w:rPr>
              <w:i/>
              <w:iCs/>
              <w:u w:val="single"/>
              <w:lang w:val="nl-NL"/>
            </w:rPr>
            <w:fldChar w:fldCharType="begin"/>
          </w:r>
          <w:r w:rsidR="00982EE8">
            <w:rPr>
              <w:lang w:val="nl-NL"/>
            </w:rPr>
            <w:instrText xml:space="preserve">CITATION servomotor \l 1043 </w:instrText>
          </w:r>
          <w:r w:rsidR="003A5806">
            <w:rPr>
              <w:i/>
              <w:iCs/>
              <w:u w:val="single"/>
              <w:lang w:val="nl-NL"/>
            </w:rPr>
            <w:fldChar w:fldCharType="separate"/>
          </w:r>
          <w:r w:rsidR="002B5AA8" w:rsidRPr="002B5AA8">
            <w:rPr>
              <w:noProof/>
              <w:lang w:val="nl-NL"/>
            </w:rPr>
            <w:t>[3]</w:t>
          </w:r>
          <w:r w:rsidR="003A5806">
            <w:rPr>
              <w:i/>
              <w:iCs/>
              <w:u w:val="single"/>
              <w:lang w:val="nl-NL"/>
            </w:rPr>
            <w:fldChar w:fldCharType="end"/>
          </w:r>
        </w:sdtContent>
      </w:sdt>
      <w:r w:rsidR="00AF5752">
        <w:rPr>
          <w:lang w:val="nl-NL"/>
        </w:rPr>
        <w:t>.</w:t>
      </w:r>
    </w:p>
    <w:p w14:paraId="75A13007" w14:textId="5EB00445" w:rsidR="00613DF3" w:rsidRPr="006B7845" w:rsidRDefault="00C0052C" w:rsidP="00D96611">
      <w:pPr>
        <w:pStyle w:val="Kop3"/>
        <w:rPr>
          <w:lang w:val="nl-NL"/>
        </w:rPr>
      </w:pPr>
      <w:bookmarkStart w:id="11" w:name="_Toc131008937"/>
      <w:r w:rsidRPr="006B7845">
        <w:rPr>
          <w:lang w:val="nl-NL"/>
        </w:rPr>
        <w:t>DC</w:t>
      </w:r>
      <w:r w:rsidR="00EA709D">
        <w:rPr>
          <w:lang w:val="nl-NL"/>
        </w:rPr>
        <w:t>-</w:t>
      </w:r>
      <w:r w:rsidRPr="006B7845">
        <w:rPr>
          <w:lang w:val="nl-NL"/>
        </w:rPr>
        <w:t>motoren</w:t>
      </w:r>
      <w:bookmarkEnd w:id="11"/>
    </w:p>
    <w:p w14:paraId="777D125F" w14:textId="7700F892" w:rsidR="00AF5752" w:rsidRDefault="00AF5752" w:rsidP="00046755">
      <w:pPr>
        <w:rPr>
          <w:lang w:val="nl-NL"/>
        </w:rPr>
      </w:pPr>
      <w:r w:rsidRPr="00AF5752">
        <w:rPr>
          <w:lang w:val="nl-NL"/>
        </w:rPr>
        <w:t>Voor D</w:t>
      </w:r>
      <w:r>
        <w:rPr>
          <w:lang w:val="nl-NL"/>
        </w:rPr>
        <w:t>C</w:t>
      </w:r>
      <w:r w:rsidR="00CC27DA">
        <w:rPr>
          <w:lang w:val="nl-NL"/>
        </w:rPr>
        <w:t>-</w:t>
      </w:r>
      <w:r>
        <w:rPr>
          <w:lang w:val="nl-NL"/>
        </w:rPr>
        <w:t>motoren</w:t>
      </w:r>
      <w:r w:rsidR="00B67FC9">
        <w:rPr>
          <w:lang w:val="nl-NL"/>
        </w:rPr>
        <w:t xml:space="preserve"> wordt de term “transmissiemotor” gebruikt. Deze term is</w:t>
      </w:r>
      <w:r w:rsidR="00436DBE">
        <w:rPr>
          <w:lang w:val="nl-NL"/>
        </w:rPr>
        <w:t xml:space="preserve"> </w:t>
      </w:r>
      <w:r w:rsidR="00B67FC9">
        <w:rPr>
          <w:lang w:val="nl-NL"/>
        </w:rPr>
        <w:t>te verklaren</w:t>
      </w:r>
      <w:r w:rsidR="0026446F">
        <w:rPr>
          <w:lang w:val="nl-NL"/>
        </w:rPr>
        <w:t xml:space="preserve"> </w:t>
      </w:r>
      <w:r w:rsidR="007E6374">
        <w:rPr>
          <w:lang w:val="nl-NL"/>
        </w:rPr>
        <w:t xml:space="preserve">omdat er bij dit type motor gebruik wordt gemaakt van een </w:t>
      </w:r>
      <w:r w:rsidR="00844E3E">
        <w:rPr>
          <w:lang w:val="nl-NL"/>
        </w:rPr>
        <w:t>tandwieloverbrenging</w:t>
      </w:r>
      <w:r w:rsidR="00744F54">
        <w:rPr>
          <w:lang w:val="nl-NL"/>
        </w:rPr>
        <w:t>.</w:t>
      </w:r>
      <w:r w:rsidR="00844E3E">
        <w:rPr>
          <w:lang w:val="nl-NL"/>
        </w:rPr>
        <w:t xml:space="preserve"> </w:t>
      </w:r>
      <w:sdt>
        <w:sdtPr>
          <w:rPr>
            <w:lang w:val="nl-NL"/>
          </w:rPr>
          <w:id w:val="-109054834"/>
          <w:citation/>
        </w:sdtPr>
        <w:sdtContent>
          <w:r w:rsidR="008C4E6D">
            <w:rPr>
              <w:lang w:val="nl-NL"/>
            </w:rPr>
            <w:fldChar w:fldCharType="begin"/>
          </w:r>
          <w:r w:rsidR="008C4E6D">
            <w:rPr>
              <w:lang w:val="nl-NL"/>
            </w:rPr>
            <w:instrText xml:space="preserve"> CITATION DCmotor \l 1043 </w:instrText>
          </w:r>
          <w:r w:rsidR="008C4E6D">
            <w:rPr>
              <w:lang w:val="nl-NL"/>
            </w:rPr>
            <w:fldChar w:fldCharType="separate"/>
          </w:r>
          <w:r w:rsidR="002B5AA8" w:rsidRPr="002B5AA8">
            <w:rPr>
              <w:noProof/>
              <w:lang w:val="nl-NL"/>
            </w:rPr>
            <w:t>[4]</w:t>
          </w:r>
          <w:r w:rsidR="008C4E6D">
            <w:rPr>
              <w:lang w:val="nl-NL"/>
            </w:rPr>
            <w:fldChar w:fldCharType="end"/>
          </w:r>
        </w:sdtContent>
      </w:sdt>
    </w:p>
    <w:p w14:paraId="5256CEB1" w14:textId="117E5D81" w:rsidR="00C0052C" w:rsidRPr="006B7845" w:rsidRDefault="00C0052C" w:rsidP="00D96611">
      <w:pPr>
        <w:pStyle w:val="Kop3"/>
        <w:rPr>
          <w:lang w:val="nl-NL"/>
        </w:rPr>
      </w:pPr>
      <w:bookmarkStart w:id="12" w:name="_Toc131008938"/>
      <w:r w:rsidRPr="006B7845">
        <w:rPr>
          <w:lang w:val="nl-NL"/>
        </w:rPr>
        <w:t>Brushless DC</w:t>
      </w:r>
      <w:r w:rsidR="00CC27DA">
        <w:rPr>
          <w:lang w:val="nl-NL"/>
        </w:rPr>
        <w:t>-</w:t>
      </w:r>
      <w:r w:rsidRPr="006B7845">
        <w:rPr>
          <w:lang w:val="nl-NL"/>
        </w:rPr>
        <w:t>motoren</w:t>
      </w:r>
      <w:bookmarkEnd w:id="12"/>
    </w:p>
    <w:p w14:paraId="34480427" w14:textId="4C02C29F" w:rsidR="00B92CA0" w:rsidRDefault="00E925A8" w:rsidP="00046755">
      <w:pPr>
        <w:rPr>
          <w:lang w:val="nl-NL"/>
        </w:rPr>
      </w:pPr>
      <w:r>
        <w:rPr>
          <w:lang w:val="nl-NL"/>
        </w:rPr>
        <w:t>Aangezien</w:t>
      </w:r>
      <w:r w:rsidR="00DC39AC">
        <w:rPr>
          <w:lang w:val="nl-NL"/>
        </w:rPr>
        <w:t xml:space="preserve"> de</w:t>
      </w:r>
      <w:r w:rsidR="00B92CA0" w:rsidRPr="00B92CA0">
        <w:rPr>
          <w:lang w:val="nl-NL"/>
        </w:rPr>
        <w:t xml:space="preserve"> brushless DC</w:t>
      </w:r>
      <w:r w:rsidR="00844E3E">
        <w:rPr>
          <w:lang w:val="nl-NL"/>
        </w:rPr>
        <w:t>-</w:t>
      </w:r>
      <w:r w:rsidR="00B92CA0" w:rsidRPr="00B92CA0">
        <w:rPr>
          <w:lang w:val="nl-NL"/>
        </w:rPr>
        <w:t xml:space="preserve">motoren </w:t>
      </w:r>
      <w:r w:rsidR="00B92CA0">
        <w:rPr>
          <w:lang w:val="nl-NL"/>
        </w:rPr>
        <w:t xml:space="preserve">van oorsprong weinig gewicht </w:t>
      </w:r>
      <w:r w:rsidR="00DC39AC">
        <w:rPr>
          <w:lang w:val="nl-NL"/>
        </w:rPr>
        <w:t>kunnen</w:t>
      </w:r>
      <w:r w:rsidR="00B92CA0">
        <w:rPr>
          <w:lang w:val="nl-NL"/>
        </w:rPr>
        <w:t xml:space="preserve"> </w:t>
      </w:r>
      <w:r w:rsidR="00F01790">
        <w:rPr>
          <w:lang w:val="nl-NL"/>
        </w:rPr>
        <w:t>dragen</w:t>
      </w:r>
      <w:r w:rsidR="00DC39AC">
        <w:rPr>
          <w:lang w:val="nl-NL"/>
        </w:rPr>
        <w:t xml:space="preserve">, </w:t>
      </w:r>
      <w:r w:rsidR="002F65C7">
        <w:rPr>
          <w:lang w:val="nl-NL"/>
        </w:rPr>
        <w:t xml:space="preserve">is de </w:t>
      </w:r>
      <w:r w:rsidR="00B92CA0">
        <w:rPr>
          <w:lang w:val="nl-NL"/>
        </w:rPr>
        <w:t xml:space="preserve">populariteit </w:t>
      </w:r>
      <w:r w:rsidR="00FF744B">
        <w:rPr>
          <w:lang w:val="nl-NL"/>
        </w:rPr>
        <w:t>van belang.</w:t>
      </w:r>
      <w:r w:rsidR="00FC3B0D">
        <w:rPr>
          <w:lang w:val="nl-NL"/>
        </w:rPr>
        <w:t xml:space="preserve"> </w:t>
      </w:r>
      <w:r w:rsidR="00FF744B">
        <w:rPr>
          <w:lang w:val="nl-NL"/>
        </w:rPr>
        <w:t>D</w:t>
      </w:r>
      <w:r w:rsidR="00FC3B0D">
        <w:rPr>
          <w:lang w:val="nl-NL"/>
        </w:rPr>
        <w:t>ronemotoren,</w:t>
      </w:r>
      <w:r w:rsidR="00353FC2">
        <w:rPr>
          <w:lang w:val="nl-NL"/>
        </w:rPr>
        <w:t xml:space="preserve"> </w:t>
      </w:r>
      <w:r w:rsidR="00504474">
        <w:rPr>
          <w:lang w:val="nl-NL"/>
        </w:rPr>
        <w:t xml:space="preserve">zoals </w:t>
      </w:r>
      <w:r w:rsidR="00E70B1A">
        <w:rPr>
          <w:lang w:val="nl-NL"/>
        </w:rPr>
        <w:t xml:space="preserve">de </w:t>
      </w:r>
      <w:r w:rsidR="003340DA">
        <w:rPr>
          <w:lang w:val="nl-NL"/>
        </w:rPr>
        <w:t>P</w:t>
      </w:r>
      <w:r w:rsidR="00825883">
        <w:rPr>
          <w:lang w:val="nl-NL"/>
        </w:rPr>
        <w:t>ichler</w:t>
      </w:r>
      <w:r w:rsidR="003340DA">
        <w:rPr>
          <w:lang w:val="nl-NL"/>
        </w:rPr>
        <w:t>motor</w:t>
      </w:r>
      <w:r w:rsidR="00FB606C">
        <w:rPr>
          <w:lang w:val="nl-NL"/>
        </w:rPr>
        <w:t>,</w:t>
      </w:r>
      <w:r w:rsidR="00FC3B0D">
        <w:rPr>
          <w:lang w:val="nl-NL"/>
        </w:rPr>
        <w:t xml:space="preserve"> </w:t>
      </w:r>
      <w:r w:rsidR="003E551A">
        <w:rPr>
          <w:lang w:val="nl-NL"/>
        </w:rPr>
        <w:t xml:space="preserve">zijn </w:t>
      </w:r>
      <w:r w:rsidR="00FC3B0D">
        <w:rPr>
          <w:lang w:val="nl-NL"/>
        </w:rPr>
        <w:t>de meest gebruikte</w:t>
      </w:r>
      <w:r w:rsidR="003E551A">
        <w:rPr>
          <w:lang w:val="nl-NL"/>
        </w:rPr>
        <w:t xml:space="preserve"> in hun soort</w:t>
      </w:r>
      <w:sdt>
        <w:sdtPr>
          <w:rPr>
            <w:lang w:val="nl-NL"/>
          </w:rPr>
          <w:id w:val="1874659890"/>
          <w:citation/>
        </w:sdtPr>
        <w:sdtContent>
          <w:r w:rsidR="005441F9">
            <w:rPr>
              <w:lang w:val="nl-NL"/>
            </w:rPr>
            <w:fldChar w:fldCharType="begin"/>
          </w:r>
          <w:r w:rsidR="005441F9">
            <w:rPr>
              <w:lang w:val="nl-NL"/>
            </w:rPr>
            <w:instrText xml:space="preserve">CITATION BrushlessDCmotoren \l 1043 </w:instrText>
          </w:r>
          <w:r w:rsidR="005441F9">
            <w:rPr>
              <w:lang w:val="nl-NL"/>
            </w:rPr>
            <w:fldChar w:fldCharType="separate"/>
          </w:r>
          <w:r w:rsidR="002B5AA8">
            <w:rPr>
              <w:noProof/>
              <w:lang w:val="nl-NL"/>
            </w:rPr>
            <w:t xml:space="preserve"> </w:t>
          </w:r>
          <w:r w:rsidR="002B5AA8" w:rsidRPr="002B5AA8">
            <w:rPr>
              <w:noProof/>
              <w:lang w:val="nl-NL"/>
            </w:rPr>
            <w:t>[5]</w:t>
          </w:r>
          <w:r w:rsidR="005441F9">
            <w:rPr>
              <w:lang w:val="nl-NL"/>
            </w:rPr>
            <w:fldChar w:fldCharType="end"/>
          </w:r>
        </w:sdtContent>
      </w:sdt>
      <w:r w:rsidR="003340DA">
        <w:rPr>
          <w:lang w:val="nl-NL"/>
        </w:rPr>
        <w:t>.</w:t>
      </w:r>
    </w:p>
    <w:p w14:paraId="72684AA7" w14:textId="2CEFA323" w:rsidR="0054688B" w:rsidRDefault="00F91FF7" w:rsidP="00046755">
      <w:pPr>
        <w:rPr>
          <w:lang w:val="nl-NL"/>
        </w:rPr>
        <w:sectPr w:rsidR="0054688B" w:rsidSect="008E2F81">
          <w:pgSz w:w="11906" w:h="16838"/>
          <w:pgMar w:top="1417" w:right="1417" w:bottom="1417" w:left="1417" w:header="708" w:footer="708" w:gutter="0"/>
          <w:cols w:space="708"/>
          <w:titlePg/>
          <w:docGrid w:linePitch="360"/>
        </w:sectPr>
      </w:pPr>
      <w:r>
        <w:rPr>
          <w:lang w:val="nl-NL"/>
        </w:rPr>
        <w:t xml:space="preserve">De conclusie </w:t>
      </w:r>
      <w:r w:rsidR="004D2F7A">
        <w:rPr>
          <w:lang w:val="nl-NL"/>
        </w:rPr>
        <w:t xml:space="preserve">die uit </w:t>
      </w:r>
      <w:r w:rsidR="00D46B56">
        <w:rPr>
          <w:lang w:val="nl-NL"/>
        </w:rPr>
        <w:fldChar w:fldCharType="begin"/>
      </w:r>
      <w:r w:rsidR="00D46B56">
        <w:rPr>
          <w:lang w:val="nl-NL"/>
        </w:rPr>
        <w:instrText xml:space="preserve"> REF _Ref130129959 \h </w:instrText>
      </w:r>
      <w:r w:rsidR="00D46B56">
        <w:rPr>
          <w:lang w:val="nl-NL"/>
        </w:rPr>
      </w:r>
      <w:r w:rsidR="00D46B56">
        <w:rPr>
          <w:lang w:val="nl-NL"/>
        </w:rPr>
        <w:fldChar w:fldCharType="separate"/>
      </w:r>
      <w:r w:rsidR="00A93571">
        <w:t xml:space="preserve">Tabel </w:t>
      </w:r>
      <w:r w:rsidR="00A93571">
        <w:rPr>
          <w:noProof/>
        </w:rPr>
        <w:t>3</w:t>
      </w:r>
      <w:r w:rsidR="00D46B56">
        <w:rPr>
          <w:lang w:val="nl-NL"/>
        </w:rPr>
        <w:fldChar w:fldCharType="end"/>
      </w:r>
      <w:r w:rsidR="00D46B56">
        <w:rPr>
          <w:lang w:val="nl-NL"/>
        </w:rPr>
        <w:t xml:space="preserve"> </w:t>
      </w:r>
      <w:r w:rsidR="004D2F7A">
        <w:rPr>
          <w:lang w:val="nl-NL"/>
        </w:rPr>
        <w:t xml:space="preserve">kan worden getrokken, is dat er in dit project een combinatie </w:t>
      </w:r>
      <w:r w:rsidR="0055322A">
        <w:rPr>
          <w:lang w:val="nl-NL"/>
        </w:rPr>
        <w:t>van stappenmotoren en servomotoren word</w:t>
      </w:r>
      <w:r w:rsidR="00BC27DC">
        <w:rPr>
          <w:lang w:val="nl-NL"/>
        </w:rPr>
        <w:t xml:space="preserve">t </w:t>
      </w:r>
      <w:r w:rsidR="0055322A">
        <w:rPr>
          <w:lang w:val="nl-NL"/>
        </w:rPr>
        <w:t xml:space="preserve">gebruikt. </w:t>
      </w:r>
      <w:r w:rsidR="0054688B">
        <w:rPr>
          <w:lang w:val="nl-NL"/>
        </w:rPr>
        <w:t xml:space="preserve">De </w:t>
      </w:r>
      <w:r w:rsidR="00806F1D">
        <w:rPr>
          <w:lang w:val="nl-NL"/>
        </w:rPr>
        <w:t>b</w:t>
      </w:r>
      <w:r w:rsidR="0054688B">
        <w:rPr>
          <w:lang w:val="nl-NL"/>
        </w:rPr>
        <w:t xml:space="preserve">rushless </w:t>
      </w:r>
      <w:r w:rsidR="006223C9">
        <w:rPr>
          <w:lang w:val="nl-NL"/>
        </w:rPr>
        <w:t>DC-motor</w:t>
      </w:r>
      <w:r w:rsidR="0054688B">
        <w:rPr>
          <w:lang w:val="nl-NL"/>
        </w:rPr>
        <w:t xml:space="preserve"> </w:t>
      </w:r>
      <w:r w:rsidR="00A47E72">
        <w:rPr>
          <w:lang w:val="nl-NL"/>
        </w:rPr>
        <w:t xml:space="preserve">en de </w:t>
      </w:r>
      <w:r w:rsidR="006223C9">
        <w:rPr>
          <w:lang w:val="nl-NL"/>
        </w:rPr>
        <w:t>DC-motor</w:t>
      </w:r>
      <w:r w:rsidR="00A47E72">
        <w:rPr>
          <w:lang w:val="nl-NL"/>
        </w:rPr>
        <w:t xml:space="preserve"> hebben allebei een continue beweging, </w:t>
      </w:r>
      <w:r w:rsidR="006413A6">
        <w:rPr>
          <w:lang w:val="nl-NL"/>
        </w:rPr>
        <w:t>wat</w:t>
      </w:r>
      <w:r w:rsidR="00A47E72">
        <w:rPr>
          <w:lang w:val="nl-NL"/>
        </w:rPr>
        <w:t xml:space="preserve"> niet ideaal </w:t>
      </w:r>
      <w:r w:rsidR="006413A6">
        <w:rPr>
          <w:lang w:val="nl-NL"/>
        </w:rPr>
        <w:t>is,</w:t>
      </w:r>
      <w:r w:rsidR="00A739F8">
        <w:rPr>
          <w:lang w:val="nl-NL"/>
        </w:rPr>
        <w:t xml:space="preserve"> </w:t>
      </w:r>
      <w:r w:rsidR="00080CBA">
        <w:rPr>
          <w:lang w:val="nl-NL"/>
        </w:rPr>
        <w:t>en</w:t>
      </w:r>
      <w:r w:rsidR="00A47E72">
        <w:rPr>
          <w:lang w:val="nl-NL"/>
        </w:rPr>
        <w:t xml:space="preserve"> </w:t>
      </w:r>
      <w:r w:rsidR="002C20BE">
        <w:rPr>
          <w:lang w:val="nl-NL"/>
        </w:rPr>
        <w:t xml:space="preserve">ze </w:t>
      </w:r>
      <w:r w:rsidR="00A47E72">
        <w:rPr>
          <w:lang w:val="nl-NL"/>
        </w:rPr>
        <w:t xml:space="preserve">worden om die reden niet in </w:t>
      </w:r>
      <w:r w:rsidR="00080CBA">
        <w:rPr>
          <w:lang w:val="nl-NL"/>
        </w:rPr>
        <w:t>dit</w:t>
      </w:r>
      <w:r w:rsidR="00A47E72">
        <w:rPr>
          <w:lang w:val="nl-NL"/>
        </w:rPr>
        <w:t xml:space="preserve"> project</w:t>
      </w:r>
      <w:r w:rsidR="00080CBA">
        <w:rPr>
          <w:lang w:val="nl-NL"/>
        </w:rPr>
        <w:t xml:space="preserve"> gebruikt</w:t>
      </w:r>
      <w:r w:rsidR="00A47E72">
        <w:rPr>
          <w:lang w:val="nl-NL"/>
        </w:rPr>
        <w:t>.</w:t>
      </w:r>
    </w:p>
    <w:p w14:paraId="66688E8E" w14:textId="0C6633B7" w:rsidR="007A1185" w:rsidRDefault="007A1185" w:rsidP="007A1185">
      <w:pPr>
        <w:pStyle w:val="Bijschrift"/>
        <w:keepNext/>
      </w:pPr>
      <w:bookmarkStart w:id="13" w:name="_Ref130129959"/>
      <w:bookmarkStart w:id="14" w:name="_Ref131008182"/>
      <w:bookmarkStart w:id="15" w:name="_Toc131008987"/>
      <w:r>
        <w:lastRenderedPageBreak/>
        <w:t xml:space="preserve">Tabel </w:t>
      </w:r>
      <w:r>
        <w:fldChar w:fldCharType="begin"/>
      </w:r>
      <w:r>
        <w:instrText xml:space="preserve"> SEQ Tabel \* ARABIC </w:instrText>
      </w:r>
      <w:r>
        <w:fldChar w:fldCharType="separate"/>
      </w:r>
      <w:r w:rsidR="00A93571">
        <w:rPr>
          <w:noProof/>
        </w:rPr>
        <w:t>3</w:t>
      </w:r>
      <w:r>
        <w:fldChar w:fldCharType="end"/>
      </w:r>
      <w:bookmarkEnd w:id="13"/>
      <w:r>
        <w:t>: Vergelijking van motoren</w:t>
      </w:r>
      <w:r w:rsidR="00064473" w:rsidRPr="00064473">
        <w:t xml:space="preserve"> </w:t>
      </w:r>
      <w:r w:rsidR="00064473" w:rsidRPr="00064473">
        <w:rPr>
          <w:lang w:val="nl-NL"/>
        </w:rPr>
        <w:t xml:space="preserve"> </w:t>
      </w:r>
      <w:sdt>
        <w:sdtPr>
          <w:rPr>
            <w:lang w:val="nl-NL"/>
          </w:rPr>
          <w:id w:val="93444665"/>
          <w:citation/>
        </w:sdtPr>
        <w:sdtContent>
          <w:r w:rsidR="00064473">
            <w:rPr>
              <w:lang w:val="nl-NL"/>
            </w:rPr>
            <w:fldChar w:fldCharType="begin"/>
          </w:r>
          <w:r w:rsidR="00064473">
            <w:rPr>
              <w:lang w:val="nl-NL"/>
            </w:rPr>
            <w:instrText xml:space="preserve"> CITATION DCmotor \l 1043 </w:instrText>
          </w:r>
          <w:r w:rsidR="00064473">
            <w:rPr>
              <w:lang w:val="nl-NL"/>
            </w:rPr>
            <w:fldChar w:fldCharType="separate"/>
          </w:r>
          <w:r w:rsidR="002B5AA8" w:rsidRPr="002B5AA8">
            <w:rPr>
              <w:noProof/>
              <w:lang w:val="nl-NL"/>
            </w:rPr>
            <w:t>[2]</w:t>
          </w:r>
          <w:r w:rsidR="00064473">
            <w:rPr>
              <w:lang w:val="nl-NL"/>
            </w:rPr>
            <w:fldChar w:fldCharType="end"/>
          </w:r>
        </w:sdtContent>
      </w:sdt>
      <w:sdt>
        <w:sdtPr>
          <w:rPr>
            <w:lang w:val="nl-NL"/>
          </w:rPr>
          <w:id w:val="-664008280"/>
          <w:citation/>
        </w:sdtPr>
        <w:sdtContent>
          <w:r w:rsidR="00064473">
            <w:rPr>
              <w:lang w:val="nl-NL"/>
            </w:rPr>
            <w:fldChar w:fldCharType="begin"/>
          </w:r>
          <w:r w:rsidR="00064473">
            <w:rPr>
              <w:lang w:val="nl-NL"/>
            </w:rPr>
            <w:instrText xml:space="preserve">CITATION BrushlessDCmotoren \l 1043 </w:instrText>
          </w:r>
          <w:r w:rsidR="00064473">
            <w:rPr>
              <w:lang w:val="nl-NL"/>
            </w:rPr>
            <w:fldChar w:fldCharType="separate"/>
          </w:r>
          <w:r w:rsidR="002B5AA8">
            <w:rPr>
              <w:noProof/>
              <w:lang w:val="nl-NL"/>
            </w:rPr>
            <w:t xml:space="preserve"> </w:t>
          </w:r>
          <w:r w:rsidR="002B5AA8" w:rsidRPr="002B5AA8">
            <w:rPr>
              <w:noProof/>
              <w:lang w:val="nl-NL"/>
            </w:rPr>
            <w:t>[3]</w:t>
          </w:r>
          <w:r w:rsidR="00064473">
            <w:rPr>
              <w:lang w:val="nl-NL"/>
            </w:rPr>
            <w:fldChar w:fldCharType="end"/>
          </w:r>
        </w:sdtContent>
      </w:sdt>
      <w:bookmarkEnd w:id="14"/>
      <w:r w:rsidR="002B5AA8" w:rsidRPr="002B5AA8">
        <w:t xml:space="preserve"> </w:t>
      </w:r>
      <w:sdt>
        <w:sdtPr>
          <w:id w:val="-31111920"/>
          <w:citation/>
        </w:sdtPr>
        <w:sdtContent>
          <w:r w:rsidR="002B5AA8">
            <w:fldChar w:fldCharType="begin"/>
          </w:r>
          <w:r w:rsidR="002B5AA8">
            <w:rPr>
              <w:lang w:val="nl-NL"/>
            </w:rPr>
            <w:instrText xml:space="preserve">CITATION stappenmotor \l 1043 </w:instrText>
          </w:r>
          <w:r w:rsidR="002B5AA8">
            <w:fldChar w:fldCharType="separate"/>
          </w:r>
          <w:r w:rsidR="002B5AA8" w:rsidRPr="002B5AA8">
            <w:rPr>
              <w:noProof/>
              <w:lang w:val="nl-NL"/>
            </w:rPr>
            <w:t>[4]</w:t>
          </w:r>
          <w:r w:rsidR="002B5AA8">
            <w:fldChar w:fldCharType="end"/>
          </w:r>
        </w:sdtContent>
      </w:sdt>
      <w:r w:rsidR="002B5AA8">
        <w:t xml:space="preserve"> </w:t>
      </w:r>
      <w:sdt>
        <w:sdtPr>
          <w:rPr>
            <w:i w:val="0"/>
            <w:iCs w:val="0"/>
            <w:u w:val="single"/>
            <w:lang w:val="nl-NL"/>
          </w:rPr>
          <w:id w:val="568472740"/>
          <w:citation/>
        </w:sdtPr>
        <w:sdtContent>
          <w:r w:rsidR="002B5AA8">
            <w:rPr>
              <w:i w:val="0"/>
              <w:iCs w:val="0"/>
              <w:u w:val="single"/>
              <w:lang w:val="nl-NL"/>
            </w:rPr>
            <w:fldChar w:fldCharType="begin"/>
          </w:r>
          <w:r w:rsidR="002B5AA8">
            <w:rPr>
              <w:lang w:val="nl-NL"/>
            </w:rPr>
            <w:instrText xml:space="preserve">CITATION servomotor \l 1043 </w:instrText>
          </w:r>
          <w:r w:rsidR="002B5AA8">
            <w:rPr>
              <w:i w:val="0"/>
              <w:iCs w:val="0"/>
              <w:u w:val="single"/>
              <w:lang w:val="nl-NL"/>
            </w:rPr>
            <w:fldChar w:fldCharType="separate"/>
          </w:r>
          <w:r w:rsidR="002B5AA8" w:rsidRPr="002B5AA8">
            <w:rPr>
              <w:noProof/>
              <w:lang w:val="nl-NL"/>
            </w:rPr>
            <w:t>[5]</w:t>
          </w:r>
          <w:r w:rsidR="002B5AA8">
            <w:rPr>
              <w:i w:val="0"/>
              <w:iCs w:val="0"/>
              <w:u w:val="single"/>
              <w:lang w:val="nl-NL"/>
            </w:rPr>
            <w:fldChar w:fldCharType="end"/>
          </w:r>
        </w:sdtContent>
      </w:sdt>
      <w:bookmarkEnd w:id="15"/>
    </w:p>
    <w:tbl>
      <w:tblPr>
        <w:tblStyle w:val="Tabelraster"/>
        <w:tblW w:w="0" w:type="auto"/>
        <w:tblLook w:val="04A0" w:firstRow="1" w:lastRow="0" w:firstColumn="1" w:lastColumn="0" w:noHBand="0" w:noVBand="1"/>
      </w:tblPr>
      <w:tblGrid>
        <w:gridCol w:w="2121"/>
        <w:gridCol w:w="2977"/>
        <w:gridCol w:w="3119"/>
        <w:gridCol w:w="2693"/>
        <w:gridCol w:w="3084"/>
      </w:tblGrid>
      <w:tr w:rsidR="00712437" w14:paraId="1F9B8678" w14:textId="38810993" w:rsidTr="00700FE2">
        <w:tc>
          <w:tcPr>
            <w:tcW w:w="2121" w:type="dxa"/>
          </w:tcPr>
          <w:p w14:paraId="12DAFA61" w14:textId="77777777" w:rsidR="00C934AD" w:rsidRDefault="00C934AD" w:rsidP="003D67E7">
            <w:pPr>
              <w:rPr>
                <w:lang w:val="nl-NL"/>
              </w:rPr>
            </w:pPr>
          </w:p>
        </w:tc>
        <w:tc>
          <w:tcPr>
            <w:tcW w:w="2977" w:type="dxa"/>
          </w:tcPr>
          <w:p w14:paraId="75C41814" w14:textId="45B1561A" w:rsidR="004F2337" w:rsidRPr="00E73F17" w:rsidRDefault="00C934AD" w:rsidP="00720A21">
            <w:pPr>
              <w:rPr>
                <w:b/>
                <w:bCs/>
                <w:lang w:val="nl-NL"/>
              </w:rPr>
            </w:pPr>
            <w:r w:rsidRPr="00E73F17">
              <w:rPr>
                <w:b/>
                <w:bCs/>
                <w:lang w:val="nl-NL"/>
              </w:rPr>
              <w:t>Stappen</w:t>
            </w:r>
            <w:r w:rsidR="00642DC0" w:rsidRPr="00E73F17">
              <w:rPr>
                <w:b/>
                <w:bCs/>
                <w:lang w:val="nl-NL"/>
              </w:rPr>
              <w:t>motoren</w:t>
            </w:r>
            <w:r w:rsidR="005D7C39">
              <w:t xml:space="preserve"> </w:t>
            </w:r>
            <w:sdt>
              <w:sdtPr>
                <w:id w:val="-722751296"/>
                <w:citation/>
              </w:sdtPr>
              <w:sdtContent>
                <w:r w:rsidR="005D7C39">
                  <w:fldChar w:fldCharType="begin"/>
                </w:r>
                <w:r w:rsidR="005D7C39">
                  <w:rPr>
                    <w:lang w:val="nl-NL"/>
                  </w:rPr>
                  <w:instrText xml:space="preserve">CITATION stappenmotor \l 1043 </w:instrText>
                </w:r>
                <w:r w:rsidR="005D7C39">
                  <w:fldChar w:fldCharType="separate"/>
                </w:r>
                <w:r w:rsidR="002B5AA8" w:rsidRPr="002B5AA8">
                  <w:rPr>
                    <w:noProof/>
                    <w:lang w:val="nl-NL"/>
                  </w:rPr>
                  <w:t>[2]</w:t>
                </w:r>
                <w:r w:rsidR="005D7C39">
                  <w:fldChar w:fldCharType="end"/>
                </w:r>
              </w:sdtContent>
            </w:sdt>
          </w:p>
        </w:tc>
        <w:tc>
          <w:tcPr>
            <w:tcW w:w="3119" w:type="dxa"/>
          </w:tcPr>
          <w:p w14:paraId="7EDCA3FC" w14:textId="12CECF1E" w:rsidR="00C934AD" w:rsidRPr="00E73F17" w:rsidRDefault="008E1527" w:rsidP="003D67E7">
            <w:pPr>
              <w:rPr>
                <w:b/>
                <w:bCs/>
                <w:lang w:val="nl-NL"/>
              </w:rPr>
            </w:pPr>
            <w:r w:rsidRPr="00E73F17">
              <w:rPr>
                <w:b/>
                <w:bCs/>
                <w:lang w:val="nl-NL"/>
              </w:rPr>
              <w:t>Servomotoren</w:t>
            </w:r>
            <w:r w:rsidR="005D7C39">
              <w:rPr>
                <w:b/>
                <w:bCs/>
                <w:lang w:val="nl-NL"/>
              </w:rPr>
              <w:t xml:space="preserve"> </w:t>
            </w:r>
            <w:sdt>
              <w:sdtPr>
                <w:rPr>
                  <w:i/>
                  <w:iCs/>
                  <w:u w:val="single"/>
                  <w:lang w:val="nl-NL"/>
                </w:rPr>
                <w:id w:val="1392763979"/>
                <w:citation/>
              </w:sdtPr>
              <w:sdtContent>
                <w:r w:rsidR="005D7C39">
                  <w:rPr>
                    <w:i/>
                    <w:iCs/>
                    <w:u w:val="single"/>
                    <w:lang w:val="nl-NL"/>
                  </w:rPr>
                  <w:fldChar w:fldCharType="begin"/>
                </w:r>
                <w:r w:rsidR="005D7C39">
                  <w:rPr>
                    <w:lang w:val="nl-NL"/>
                  </w:rPr>
                  <w:instrText xml:space="preserve">CITATION servomotor \l 1043 </w:instrText>
                </w:r>
                <w:r w:rsidR="005D7C39">
                  <w:rPr>
                    <w:i/>
                    <w:iCs/>
                    <w:u w:val="single"/>
                    <w:lang w:val="nl-NL"/>
                  </w:rPr>
                  <w:fldChar w:fldCharType="separate"/>
                </w:r>
                <w:r w:rsidR="002B5AA8" w:rsidRPr="002B5AA8">
                  <w:rPr>
                    <w:noProof/>
                    <w:lang w:val="nl-NL"/>
                  </w:rPr>
                  <w:t>[3]</w:t>
                </w:r>
                <w:r w:rsidR="005D7C39">
                  <w:rPr>
                    <w:i/>
                    <w:iCs/>
                    <w:u w:val="single"/>
                    <w:lang w:val="nl-NL"/>
                  </w:rPr>
                  <w:fldChar w:fldCharType="end"/>
                </w:r>
              </w:sdtContent>
            </w:sdt>
          </w:p>
        </w:tc>
        <w:tc>
          <w:tcPr>
            <w:tcW w:w="2693" w:type="dxa"/>
          </w:tcPr>
          <w:p w14:paraId="718BE9F6" w14:textId="4C032715" w:rsidR="00C934AD" w:rsidRPr="00E73F17" w:rsidRDefault="006223C9" w:rsidP="003D67E7">
            <w:pPr>
              <w:rPr>
                <w:b/>
                <w:bCs/>
                <w:lang w:val="nl-NL"/>
              </w:rPr>
            </w:pPr>
            <w:r>
              <w:rPr>
                <w:b/>
                <w:bCs/>
                <w:lang w:val="nl-NL"/>
              </w:rPr>
              <w:t>DC-motor</w:t>
            </w:r>
            <w:r w:rsidR="008E1527" w:rsidRPr="00E73F17">
              <w:rPr>
                <w:b/>
                <w:bCs/>
                <w:lang w:val="nl-NL"/>
              </w:rPr>
              <w:t>en</w:t>
            </w:r>
            <w:r w:rsidR="005D7C39">
              <w:rPr>
                <w:lang w:val="nl-NL"/>
              </w:rPr>
              <w:t xml:space="preserve"> </w:t>
            </w:r>
            <w:sdt>
              <w:sdtPr>
                <w:rPr>
                  <w:lang w:val="nl-NL"/>
                </w:rPr>
                <w:id w:val="-817961984"/>
                <w:citation/>
              </w:sdtPr>
              <w:sdtContent>
                <w:r w:rsidR="005D7C39">
                  <w:rPr>
                    <w:lang w:val="nl-NL"/>
                  </w:rPr>
                  <w:fldChar w:fldCharType="begin"/>
                </w:r>
                <w:r w:rsidR="005D7C39">
                  <w:rPr>
                    <w:lang w:val="nl-NL"/>
                  </w:rPr>
                  <w:instrText xml:space="preserve"> CITATION DCmotor \l 1043 </w:instrText>
                </w:r>
                <w:r w:rsidR="005D7C39">
                  <w:rPr>
                    <w:lang w:val="nl-NL"/>
                  </w:rPr>
                  <w:fldChar w:fldCharType="separate"/>
                </w:r>
                <w:r w:rsidR="002B5AA8" w:rsidRPr="002B5AA8">
                  <w:rPr>
                    <w:noProof/>
                    <w:lang w:val="nl-NL"/>
                  </w:rPr>
                  <w:t>[4]</w:t>
                </w:r>
                <w:r w:rsidR="005D7C39">
                  <w:rPr>
                    <w:lang w:val="nl-NL"/>
                  </w:rPr>
                  <w:fldChar w:fldCharType="end"/>
                </w:r>
              </w:sdtContent>
            </w:sdt>
          </w:p>
        </w:tc>
        <w:tc>
          <w:tcPr>
            <w:tcW w:w="3084" w:type="dxa"/>
          </w:tcPr>
          <w:p w14:paraId="495921E5" w14:textId="01B63732" w:rsidR="00C934AD" w:rsidRPr="00E73F17" w:rsidRDefault="008E1527" w:rsidP="003D67E7">
            <w:pPr>
              <w:rPr>
                <w:b/>
                <w:bCs/>
                <w:lang w:val="nl-NL"/>
              </w:rPr>
            </w:pPr>
            <w:r w:rsidRPr="00E73F17">
              <w:rPr>
                <w:b/>
                <w:bCs/>
                <w:lang w:val="nl-NL"/>
              </w:rPr>
              <w:t xml:space="preserve">Brushless </w:t>
            </w:r>
            <w:r w:rsidR="006223C9">
              <w:rPr>
                <w:b/>
                <w:bCs/>
                <w:lang w:val="nl-NL"/>
              </w:rPr>
              <w:t>DC-motor</w:t>
            </w:r>
            <w:r w:rsidRPr="00E73F17">
              <w:rPr>
                <w:b/>
                <w:bCs/>
                <w:lang w:val="nl-NL"/>
              </w:rPr>
              <w:t>en</w:t>
            </w:r>
            <w:sdt>
              <w:sdtPr>
                <w:rPr>
                  <w:lang w:val="nl-NL"/>
                </w:rPr>
                <w:id w:val="1071777816"/>
                <w:citation/>
              </w:sdtPr>
              <w:sdtContent>
                <w:r w:rsidR="005D7C39">
                  <w:rPr>
                    <w:lang w:val="nl-NL"/>
                  </w:rPr>
                  <w:fldChar w:fldCharType="begin"/>
                </w:r>
                <w:r w:rsidR="005D7C39">
                  <w:rPr>
                    <w:lang w:val="nl-NL"/>
                  </w:rPr>
                  <w:instrText xml:space="preserve">CITATION BrushlessDCmotoren \l 1043 </w:instrText>
                </w:r>
                <w:r w:rsidR="005D7C39">
                  <w:rPr>
                    <w:lang w:val="nl-NL"/>
                  </w:rPr>
                  <w:fldChar w:fldCharType="separate"/>
                </w:r>
                <w:r w:rsidR="002B5AA8">
                  <w:rPr>
                    <w:noProof/>
                    <w:lang w:val="nl-NL"/>
                  </w:rPr>
                  <w:t xml:space="preserve"> </w:t>
                </w:r>
                <w:r w:rsidR="002B5AA8" w:rsidRPr="002B5AA8">
                  <w:rPr>
                    <w:noProof/>
                    <w:lang w:val="nl-NL"/>
                  </w:rPr>
                  <w:t>[5]</w:t>
                </w:r>
                <w:r w:rsidR="005D7C39">
                  <w:rPr>
                    <w:lang w:val="nl-NL"/>
                  </w:rPr>
                  <w:fldChar w:fldCharType="end"/>
                </w:r>
              </w:sdtContent>
            </w:sdt>
          </w:p>
        </w:tc>
      </w:tr>
      <w:tr w:rsidR="00712437" w:rsidRPr="00C21F78" w14:paraId="60D97CAC" w14:textId="189B3F21" w:rsidTr="00700FE2">
        <w:tc>
          <w:tcPr>
            <w:tcW w:w="2121" w:type="dxa"/>
          </w:tcPr>
          <w:p w14:paraId="2C826610" w14:textId="079AE279" w:rsidR="00C934AD" w:rsidRPr="00E73F17" w:rsidRDefault="00B80B95" w:rsidP="003D67E7">
            <w:pPr>
              <w:rPr>
                <w:b/>
                <w:bCs/>
                <w:lang w:val="nl-NL"/>
              </w:rPr>
            </w:pPr>
            <w:r w:rsidRPr="00E73F17">
              <w:rPr>
                <w:b/>
                <w:bCs/>
                <w:lang w:val="nl-NL"/>
              </w:rPr>
              <w:t>Beweging</w:t>
            </w:r>
          </w:p>
        </w:tc>
        <w:tc>
          <w:tcPr>
            <w:tcW w:w="2977" w:type="dxa"/>
          </w:tcPr>
          <w:p w14:paraId="3AE4FC74" w14:textId="45952FFA" w:rsidR="003F5047" w:rsidRDefault="003F6E02" w:rsidP="00700FE2">
            <w:pPr>
              <w:rPr>
                <w:lang w:val="nl-NL"/>
              </w:rPr>
            </w:pPr>
            <w:r>
              <w:rPr>
                <w:lang w:val="nl-NL"/>
              </w:rPr>
              <w:t>Een stappen</w:t>
            </w:r>
            <w:r w:rsidR="00F21B5F">
              <w:rPr>
                <w:lang w:val="nl-NL"/>
              </w:rPr>
              <w:t>motor kan verschillende posities aanneme</w:t>
            </w:r>
            <w:r w:rsidR="00712437">
              <w:rPr>
                <w:lang w:val="nl-NL"/>
              </w:rPr>
              <w:t xml:space="preserve">n. </w:t>
            </w:r>
            <w:r w:rsidR="00700FE2">
              <w:rPr>
                <w:lang w:val="nl-NL"/>
              </w:rPr>
              <w:t>Er is een vloeiende beweging o</w:t>
            </w:r>
            <w:r w:rsidR="00D426D5">
              <w:rPr>
                <w:lang w:val="nl-NL"/>
              </w:rPr>
              <w:t xml:space="preserve">m van de ene positie naar de andere </w:t>
            </w:r>
            <w:r w:rsidR="00C94BD9">
              <w:rPr>
                <w:lang w:val="nl-NL"/>
              </w:rPr>
              <w:t>te</w:t>
            </w:r>
            <w:r w:rsidR="00F52D00">
              <w:rPr>
                <w:lang w:val="nl-NL"/>
              </w:rPr>
              <w:t xml:space="preserve"> gaan</w:t>
            </w:r>
            <w:r w:rsidR="00700FE2">
              <w:rPr>
                <w:lang w:val="nl-NL"/>
              </w:rPr>
              <w:t>.</w:t>
            </w:r>
          </w:p>
          <w:p w14:paraId="21923DB2" w14:textId="1CA0D682" w:rsidR="003F5047" w:rsidRDefault="00274373" w:rsidP="00700FE2">
            <w:pPr>
              <w:rPr>
                <w:lang w:val="nl-NL"/>
              </w:rPr>
            </w:pPr>
            <w:r>
              <w:rPr>
                <w:lang w:val="nl-NL"/>
              </w:rPr>
              <w:t>De verandering gebeur</w:t>
            </w:r>
            <w:r w:rsidR="00F52D00">
              <w:rPr>
                <w:lang w:val="nl-NL"/>
              </w:rPr>
              <w:t>t</w:t>
            </w:r>
            <w:r>
              <w:rPr>
                <w:lang w:val="nl-NL"/>
              </w:rPr>
              <w:t xml:space="preserve"> heel snel en precies.</w:t>
            </w:r>
          </w:p>
        </w:tc>
        <w:tc>
          <w:tcPr>
            <w:tcW w:w="3119" w:type="dxa"/>
          </w:tcPr>
          <w:p w14:paraId="443ED729" w14:textId="77777777" w:rsidR="00F7106E" w:rsidRDefault="00A973FC" w:rsidP="003D67E7">
            <w:pPr>
              <w:rPr>
                <w:lang w:val="nl-NL"/>
              </w:rPr>
            </w:pPr>
            <w:r>
              <w:rPr>
                <w:lang w:val="nl-NL"/>
              </w:rPr>
              <w:t>Een servomotor</w:t>
            </w:r>
            <w:r w:rsidR="00576C81">
              <w:rPr>
                <w:lang w:val="nl-NL"/>
              </w:rPr>
              <w:t xml:space="preserve"> heeft een vloeiende beweging bij het verdraaien, maar is niet altijd even precies</w:t>
            </w:r>
            <w:r w:rsidR="00DE7978">
              <w:rPr>
                <w:lang w:val="nl-NL"/>
              </w:rPr>
              <w:t xml:space="preserve"> doordat sommige motoren plastic tandwielen </w:t>
            </w:r>
            <w:r w:rsidR="006C280E">
              <w:rPr>
                <w:lang w:val="nl-NL"/>
              </w:rPr>
              <w:t>hebben</w:t>
            </w:r>
            <w:r w:rsidR="00FE4217">
              <w:rPr>
                <w:lang w:val="nl-NL"/>
              </w:rPr>
              <w:t>.</w:t>
            </w:r>
            <w:r w:rsidR="00DE7978">
              <w:rPr>
                <w:lang w:val="nl-NL"/>
              </w:rPr>
              <w:t xml:space="preserve"> </w:t>
            </w:r>
          </w:p>
          <w:p w14:paraId="02558CE4" w14:textId="6307FB41" w:rsidR="00C934AD" w:rsidRDefault="00FE4217" w:rsidP="003D67E7">
            <w:pPr>
              <w:rPr>
                <w:lang w:val="nl-NL"/>
              </w:rPr>
            </w:pPr>
            <w:r>
              <w:rPr>
                <w:lang w:val="nl-NL"/>
              </w:rPr>
              <w:t>Het</w:t>
            </w:r>
            <w:r w:rsidR="00DE7978">
              <w:rPr>
                <w:lang w:val="nl-NL"/>
              </w:rPr>
              <w:t xml:space="preserve"> voorbeeld </w:t>
            </w:r>
            <w:r w:rsidR="00D25D34">
              <w:rPr>
                <w:lang w:val="nl-NL"/>
              </w:rPr>
              <w:t>is</w:t>
            </w:r>
            <w:r w:rsidR="005C4A40">
              <w:rPr>
                <w:lang w:val="nl-NL"/>
              </w:rPr>
              <w:t xml:space="preserve"> </w:t>
            </w:r>
            <w:r w:rsidR="00D25D34">
              <w:rPr>
                <w:lang w:val="nl-NL"/>
              </w:rPr>
              <w:t xml:space="preserve">daarom </w:t>
            </w:r>
            <w:r w:rsidR="00DE7978">
              <w:rPr>
                <w:lang w:val="nl-NL"/>
              </w:rPr>
              <w:t xml:space="preserve"> met metalen tandwielen.</w:t>
            </w:r>
          </w:p>
        </w:tc>
        <w:tc>
          <w:tcPr>
            <w:tcW w:w="2693" w:type="dxa"/>
          </w:tcPr>
          <w:p w14:paraId="270AB549" w14:textId="1C1A1DC0" w:rsidR="00C934AD" w:rsidRDefault="00A87BF3" w:rsidP="003D67E7">
            <w:pPr>
              <w:rPr>
                <w:lang w:val="nl-NL"/>
              </w:rPr>
            </w:pPr>
            <w:r>
              <w:rPr>
                <w:lang w:val="nl-NL"/>
              </w:rPr>
              <w:t xml:space="preserve">De </w:t>
            </w:r>
            <w:r w:rsidR="009C616E">
              <w:rPr>
                <w:lang w:val="nl-NL"/>
              </w:rPr>
              <w:t xml:space="preserve">vloeiende beweging </w:t>
            </w:r>
            <w:r>
              <w:rPr>
                <w:lang w:val="nl-NL"/>
              </w:rPr>
              <w:t xml:space="preserve">van </w:t>
            </w:r>
            <w:r w:rsidR="00EB1D39">
              <w:rPr>
                <w:lang w:val="nl-NL"/>
              </w:rPr>
              <w:t>e</w:t>
            </w:r>
            <w:r w:rsidR="009C0169">
              <w:rPr>
                <w:lang w:val="nl-NL"/>
              </w:rPr>
              <w:t xml:space="preserve">en </w:t>
            </w:r>
            <w:r w:rsidR="006223C9">
              <w:rPr>
                <w:lang w:val="nl-NL"/>
              </w:rPr>
              <w:t>DC-motor</w:t>
            </w:r>
            <w:r w:rsidR="009C0169">
              <w:rPr>
                <w:lang w:val="nl-NL"/>
              </w:rPr>
              <w:t xml:space="preserve"> </w:t>
            </w:r>
            <w:r w:rsidR="00EB1D39">
              <w:rPr>
                <w:lang w:val="nl-NL"/>
              </w:rPr>
              <w:t>draait constant</w:t>
            </w:r>
            <w:r w:rsidR="009C616E">
              <w:rPr>
                <w:lang w:val="nl-NL"/>
              </w:rPr>
              <w:t xml:space="preserve"> in eenzelfde richting. Voor de robotarm is </w:t>
            </w:r>
            <w:r w:rsidR="0093635B">
              <w:rPr>
                <w:lang w:val="nl-NL"/>
              </w:rPr>
              <w:t xml:space="preserve">de </w:t>
            </w:r>
            <w:r w:rsidR="006223C9">
              <w:rPr>
                <w:lang w:val="nl-NL"/>
              </w:rPr>
              <w:t>DC-motor</w:t>
            </w:r>
            <w:r w:rsidR="0093635B">
              <w:rPr>
                <w:lang w:val="nl-NL"/>
              </w:rPr>
              <w:t xml:space="preserve"> </w:t>
            </w:r>
            <w:r w:rsidR="009C616E">
              <w:rPr>
                <w:lang w:val="nl-NL"/>
              </w:rPr>
              <w:t xml:space="preserve"> niet geschikt aangezien </w:t>
            </w:r>
            <w:r w:rsidR="00E22BFD">
              <w:rPr>
                <w:lang w:val="nl-NL"/>
              </w:rPr>
              <w:t xml:space="preserve">er </w:t>
            </w:r>
            <w:r w:rsidR="009C616E">
              <w:rPr>
                <w:lang w:val="nl-NL"/>
              </w:rPr>
              <w:t xml:space="preserve">een positie </w:t>
            </w:r>
            <w:r w:rsidR="00737A9B">
              <w:rPr>
                <w:lang w:val="nl-NL"/>
              </w:rPr>
              <w:t xml:space="preserve">moet </w:t>
            </w:r>
            <w:r w:rsidR="0093635B">
              <w:rPr>
                <w:lang w:val="nl-NL"/>
              </w:rPr>
              <w:t xml:space="preserve">worden </w:t>
            </w:r>
            <w:r w:rsidR="00737A9B">
              <w:rPr>
                <w:lang w:val="nl-NL"/>
              </w:rPr>
              <w:t>bepaald</w:t>
            </w:r>
            <w:r w:rsidR="009C616E">
              <w:rPr>
                <w:lang w:val="nl-NL"/>
              </w:rPr>
              <w:t>.</w:t>
            </w:r>
          </w:p>
        </w:tc>
        <w:tc>
          <w:tcPr>
            <w:tcW w:w="3084" w:type="dxa"/>
          </w:tcPr>
          <w:p w14:paraId="16D18DCA" w14:textId="5B1225F1" w:rsidR="00C934AD" w:rsidRPr="00C21F78" w:rsidRDefault="00700FE2" w:rsidP="003D67E7">
            <w:pPr>
              <w:rPr>
                <w:lang w:val="nl-NL"/>
              </w:rPr>
            </w:pPr>
            <w:r w:rsidRPr="00C21F78">
              <w:rPr>
                <w:lang w:val="nl-NL"/>
              </w:rPr>
              <w:t xml:space="preserve">Een </w:t>
            </w:r>
            <w:r w:rsidR="00806F1D">
              <w:rPr>
                <w:lang w:val="nl-NL"/>
              </w:rPr>
              <w:t>b</w:t>
            </w:r>
            <w:r w:rsidRPr="00C21F78">
              <w:rPr>
                <w:lang w:val="nl-NL"/>
              </w:rPr>
              <w:t xml:space="preserve">rushless </w:t>
            </w:r>
            <w:r w:rsidR="006223C9">
              <w:rPr>
                <w:lang w:val="nl-NL"/>
              </w:rPr>
              <w:t>DC-motor</w:t>
            </w:r>
            <w:r w:rsidRPr="00C21F78">
              <w:rPr>
                <w:lang w:val="nl-NL"/>
              </w:rPr>
              <w:t xml:space="preserve"> is </w:t>
            </w:r>
            <w:r w:rsidR="00C21F78" w:rsidRPr="00C21F78">
              <w:rPr>
                <w:lang w:val="nl-NL"/>
              </w:rPr>
              <w:t>e</w:t>
            </w:r>
            <w:r w:rsidR="00C21F78">
              <w:rPr>
                <w:lang w:val="nl-NL"/>
              </w:rPr>
              <w:t xml:space="preserve">en motor die heel vloeiend draait, maar </w:t>
            </w:r>
            <w:r w:rsidR="00C5624B">
              <w:rPr>
                <w:lang w:val="nl-NL"/>
              </w:rPr>
              <w:t>hi</w:t>
            </w:r>
            <w:r w:rsidR="008B1CAB">
              <w:rPr>
                <w:lang w:val="nl-NL"/>
              </w:rPr>
              <w:t xml:space="preserve">j </w:t>
            </w:r>
            <w:r w:rsidR="00C21F78">
              <w:rPr>
                <w:lang w:val="nl-NL"/>
              </w:rPr>
              <w:t xml:space="preserve">heeft ook een continue beweging zoals de normale </w:t>
            </w:r>
            <w:r w:rsidR="006223C9">
              <w:rPr>
                <w:lang w:val="nl-NL"/>
              </w:rPr>
              <w:t>DC-motor</w:t>
            </w:r>
            <w:r w:rsidR="00C21F78">
              <w:rPr>
                <w:lang w:val="nl-NL"/>
              </w:rPr>
              <w:t xml:space="preserve">. Er is ook een speciale sturing nodig om </w:t>
            </w:r>
            <w:r w:rsidR="0034115B">
              <w:rPr>
                <w:lang w:val="nl-NL"/>
              </w:rPr>
              <w:t>controle te krijgen over de snelheid</w:t>
            </w:r>
            <w:r w:rsidR="00C21F78">
              <w:rPr>
                <w:lang w:val="nl-NL"/>
              </w:rPr>
              <w:t>.</w:t>
            </w:r>
          </w:p>
        </w:tc>
      </w:tr>
      <w:tr w:rsidR="00712437" w14:paraId="623895CB" w14:textId="0C5EECDC" w:rsidTr="00700FE2">
        <w:tc>
          <w:tcPr>
            <w:tcW w:w="2121" w:type="dxa"/>
          </w:tcPr>
          <w:p w14:paraId="1290CA73" w14:textId="5B0DA31A" w:rsidR="00C934AD" w:rsidRPr="00E73F17" w:rsidRDefault="004F4D6A" w:rsidP="003D67E7">
            <w:pPr>
              <w:rPr>
                <w:b/>
                <w:bCs/>
                <w:lang w:val="nl-NL"/>
              </w:rPr>
            </w:pPr>
            <w:r w:rsidRPr="00E73F17">
              <w:rPr>
                <w:b/>
                <w:bCs/>
                <w:lang w:val="nl-NL"/>
              </w:rPr>
              <w:t>Gewicht motor</w:t>
            </w:r>
          </w:p>
        </w:tc>
        <w:tc>
          <w:tcPr>
            <w:tcW w:w="2977" w:type="dxa"/>
          </w:tcPr>
          <w:p w14:paraId="57B349D6" w14:textId="4C292231" w:rsidR="00C934AD" w:rsidRDefault="00C73A01" w:rsidP="003D67E7">
            <w:pPr>
              <w:rPr>
                <w:lang w:val="nl-NL"/>
              </w:rPr>
            </w:pPr>
            <w:r>
              <w:rPr>
                <w:lang w:val="nl-NL"/>
              </w:rPr>
              <w:t>280</w:t>
            </w:r>
            <w:r w:rsidR="00B54C87">
              <w:rPr>
                <w:lang w:val="nl-NL"/>
              </w:rPr>
              <w:t xml:space="preserve"> </w:t>
            </w:r>
            <w:r>
              <w:rPr>
                <w:lang w:val="nl-NL"/>
              </w:rPr>
              <w:t>g</w:t>
            </w:r>
          </w:p>
        </w:tc>
        <w:tc>
          <w:tcPr>
            <w:tcW w:w="3119" w:type="dxa"/>
          </w:tcPr>
          <w:p w14:paraId="14246917" w14:textId="611180D9" w:rsidR="00C934AD" w:rsidRDefault="00E60015" w:rsidP="003D67E7">
            <w:pPr>
              <w:rPr>
                <w:lang w:val="nl-NL"/>
              </w:rPr>
            </w:pPr>
            <w:r w:rsidRPr="00E60015">
              <w:rPr>
                <w:lang w:val="nl-NL"/>
              </w:rPr>
              <w:t>62</w:t>
            </w:r>
            <w:r w:rsidR="00B54C87">
              <w:rPr>
                <w:lang w:val="nl-NL"/>
              </w:rPr>
              <w:t xml:space="preserve"> </w:t>
            </w:r>
            <w:r>
              <w:rPr>
                <w:lang w:val="nl-NL"/>
              </w:rPr>
              <w:t>g</w:t>
            </w:r>
          </w:p>
        </w:tc>
        <w:tc>
          <w:tcPr>
            <w:tcW w:w="2693" w:type="dxa"/>
          </w:tcPr>
          <w:p w14:paraId="53E062BC" w14:textId="5DDBF8AE" w:rsidR="00C934AD" w:rsidRDefault="00117295" w:rsidP="003D67E7">
            <w:pPr>
              <w:rPr>
                <w:lang w:val="nl-NL"/>
              </w:rPr>
            </w:pPr>
            <w:r w:rsidRPr="00117295">
              <w:rPr>
                <w:lang w:val="nl-NL"/>
              </w:rPr>
              <w:t>200</w:t>
            </w:r>
            <w:r w:rsidR="00B54C87">
              <w:rPr>
                <w:lang w:val="nl-NL"/>
              </w:rPr>
              <w:t xml:space="preserve"> </w:t>
            </w:r>
            <w:r>
              <w:rPr>
                <w:lang w:val="nl-NL"/>
              </w:rPr>
              <w:t>g</w:t>
            </w:r>
          </w:p>
        </w:tc>
        <w:tc>
          <w:tcPr>
            <w:tcW w:w="3084" w:type="dxa"/>
          </w:tcPr>
          <w:p w14:paraId="30B1754C" w14:textId="6BD32538" w:rsidR="00C934AD" w:rsidRDefault="00C5421A" w:rsidP="003D67E7">
            <w:pPr>
              <w:rPr>
                <w:lang w:val="nl-NL"/>
              </w:rPr>
            </w:pPr>
            <w:r>
              <w:rPr>
                <w:lang w:val="nl-NL"/>
              </w:rPr>
              <w:t>29</w:t>
            </w:r>
            <w:r w:rsidR="00B54C87">
              <w:rPr>
                <w:lang w:val="nl-NL"/>
              </w:rPr>
              <w:t xml:space="preserve"> </w:t>
            </w:r>
            <w:r>
              <w:rPr>
                <w:lang w:val="nl-NL"/>
              </w:rPr>
              <w:t>g</w:t>
            </w:r>
          </w:p>
        </w:tc>
      </w:tr>
      <w:tr w:rsidR="00712437" w14:paraId="15119810" w14:textId="074A0E36" w:rsidTr="00700FE2">
        <w:tc>
          <w:tcPr>
            <w:tcW w:w="2121" w:type="dxa"/>
          </w:tcPr>
          <w:p w14:paraId="2FD7823C" w14:textId="02E30A45" w:rsidR="00C934AD" w:rsidRPr="00E73F17" w:rsidRDefault="00022EFC" w:rsidP="003D67E7">
            <w:pPr>
              <w:rPr>
                <w:b/>
                <w:bCs/>
                <w:lang w:val="nl-NL"/>
              </w:rPr>
            </w:pPr>
            <w:r w:rsidRPr="00E73F17">
              <w:rPr>
                <w:b/>
                <w:bCs/>
                <w:lang w:val="nl-NL"/>
              </w:rPr>
              <w:t>H</w:t>
            </w:r>
            <w:r w:rsidR="007D0AFC" w:rsidRPr="00E73F17">
              <w:rPr>
                <w:b/>
                <w:bCs/>
                <w:lang w:val="nl-NL"/>
              </w:rPr>
              <w:t>ef</w:t>
            </w:r>
            <w:r w:rsidRPr="00E73F17">
              <w:rPr>
                <w:b/>
                <w:bCs/>
                <w:lang w:val="nl-NL"/>
              </w:rPr>
              <w:t>kracht</w:t>
            </w:r>
          </w:p>
        </w:tc>
        <w:tc>
          <w:tcPr>
            <w:tcW w:w="2977" w:type="dxa"/>
          </w:tcPr>
          <w:p w14:paraId="79AC0A71" w14:textId="0542C999" w:rsidR="00C934AD" w:rsidRDefault="007650AD" w:rsidP="003D67E7">
            <w:pPr>
              <w:rPr>
                <w:lang w:val="nl-NL"/>
              </w:rPr>
            </w:pPr>
            <w:r>
              <w:rPr>
                <w:lang w:val="nl-NL"/>
              </w:rPr>
              <w:t>4</w:t>
            </w:r>
            <w:r w:rsidR="00F73D75">
              <w:rPr>
                <w:lang w:val="nl-NL"/>
              </w:rPr>
              <w:t>,</w:t>
            </w:r>
            <w:r>
              <w:rPr>
                <w:lang w:val="nl-NL"/>
              </w:rPr>
              <w:t>0</w:t>
            </w:r>
            <w:r w:rsidR="00B54C87">
              <w:rPr>
                <w:lang w:val="nl-NL"/>
              </w:rPr>
              <w:t xml:space="preserve"> </w:t>
            </w:r>
            <w:r>
              <w:rPr>
                <w:lang w:val="nl-NL"/>
              </w:rPr>
              <w:t>kg/cm</w:t>
            </w:r>
          </w:p>
        </w:tc>
        <w:tc>
          <w:tcPr>
            <w:tcW w:w="3119" w:type="dxa"/>
          </w:tcPr>
          <w:p w14:paraId="5819784D" w14:textId="7788F6DF" w:rsidR="00C934AD" w:rsidRDefault="003169B1" w:rsidP="003D67E7">
            <w:pPr>
              <w:rPr>
                <w:lang w:val="nl-NL"/>
              </w:rPr>
            </w:pPr>
            <w:r>
              <w:rPr>
                <w:lang w:val="nl-NL"/>
              </w:rPr>
              <w:t>25</w:t>
            </w:r>
            <w:r w:rsidR="00B54C87">
              <w:rPr>
                <w:lang w:val="nl-NL"/>
              </w:rPr>
              <w:t xml:space="preserve"> </w:t>
            </w:r>
            <w:r>
              <w:rPr>
                <w:lang w:val="nl-NL"/>
              </w:rPr>
              <w:t>kg</w:t>
            </w:r>
            <w:r w:rsidR="00A44D77">
              <w:rPr>
                <w:lang w:val="nl-NL"/>
              </w:rPr>
              <w:t>/cm</w:t>
            </w:r>
          </w:p>
        </w:tc>
        <w:tc>
          <w:tcPr>
            <w:tcW w:w="2693" w:type="dxa"/>
          </w:tcPr>
          <w:p w14:paraId="64290780" w14:textId="5AE00653" w:rsidR="00C934AD" w:rsidRDefault="0019339F" w:rsidP="003D67E7">
            <w:pPr>
              <w:rPr>
                <w:lang w:val="nl-NL"/>
              </w:rPr>
            </w:pPr>
            <w:r w:rsidRPr="0019339F">
              <w:rPr>
                <w:lang w:val="nl-NL"/>
              </w:rPr>
              <w:t>75</w:t>
            </w:r>
            <w:r w:rsidR="00B54C87">
              <w:rPr>
                <w:lang w:val="nl-NL"/>
              </w:rPr>
              <w:t xml:space="preserve"> </w:t>
            </w:r>
            <w:r w:rsidRPr="0019339F">
              <w:rPr>
                <w:lang w:val="nl-NL"/>
              </w:rPr>
              <w:t>kg</w:t>
            </w:r>
            <w:r>
              <w:rPr>
                <w:lang w:val="nl-NL"/>
              </w:rPr>
              <w:t>/</w:t>
            </w:r>
            <w:r w:rsidRPr="0019339F">
              <w:rPr>
                <w:lang w:val="nl-NL"/>
              </w:rPr>
              <w:t>cm</w:t>
            </w:r>
          </w:p>
        </w:tc>
        <w:tc>
          <w:tcPr>
            <w:tcW w:w="3084" w:type="dxa"/>
          </w:tcPr>
          <w:p w14:paraId="3F0FD1EC" w14:textId="1E47D04E" w:rsidR="00C934AD" w:rsidRDefault="00C5421A" w:rsidP="003D67E7">
            <w:pPr>
              <w:rPr>
                <w:lang w:val="nl-NL"/>
              </w:rPr>
            </w:pPr>
            <w:r>
              <w:rPr>
                <w:lang w:val="nl-NL"/>
              </w:rPr>
              <w:t>730</w:t>
            </w:r>
            <w:r w:rsidR="00B54C87">
              <w:rPr>
                <w:lang w:val="nl-NL"/>
              </w:rPr>
              <w:t xml:space="preserve"> </w:t>
            </w:r>
            <w:r>
              <w:rPr>
                <w:lang w:val="nl-NL"/>
              </w:rPr>
              <w:t>g/cm</w:t>
            </w:r>
          </w:p>
        </w:tc>
      </w:tr>
      <w:tr w:rsidR="00712437" w14:paraId="5421B7A7" w14:textId="44408013" w:rsidTr="00700FE2">
        <w:tc>
          <w:tcPr>
            <w:tcW w:w="2121" w:type="dxa"/>
          </w:tcPr>
          <w:p w14:paraId="5F035A21" w14:textId="58CE7172" w:rsidR="00C934AD" w:rsidRPr="00E73F17" w:rsidRDefault="004A22F1" w:rsidP="003D67E7">
            <w:pPr>
              <w:rPr>
                <w:b/>
                <w:bCs/>
                <w:lang w:val="nl-NL"/>
              </w:rPr>
            </w:pPr>
            <w:r w:rsidRPr="00E73F17">
              <w:rPr>
                <w:b/>
                <w:bCs/>
                <w:lang w:val="nl-NL"/>
              </w:rPr>
              <w:t>Kostprijs</w:t>
            </w:r>
          </w:p>
        </w:tc>
        <w:tc>
          <w:tcPr>
            <w:tcW w:w="2977" w:type="dxa"/>
          </w:tcPr>
          <w:p w14:paraId="1EA5864C" w14:textId="1522535E" w:rsidR="00C934AD" w:rsidRDefault="0026067E" w:rsidP="003D67E7">
            <w:pPr>
              <w:rPr>
                <w:lang w:val="nl-NL"/>
              </w:rPr>
            </w:pPr>
            <w:r>
              <w:rPr>
                <w:lang w:val="nl-NL"/>
              </w:rPr>
              <w:t>€</w:t>
            </w:r>
            <w:r w:rsidR="00B54C87">
              <w:rPr>
                <w:lang w:val="nl-NL"/>
              </w:rPr>
              <w:t xml:space="preserve"> </w:t>
            </w:r>
            <w:r>
              <w:rPr>
                <w:lang w:val="nl-NL"/>
              </w:rPr>
              <w:t>11</w:t>
            </w:r>
          </w:p>
        </w:tc>
        <w:tc>
          <w:tcPr>
            <w:tcW w:w="3119" w:type="dxa"/>
          </w:tcPr>
          <w:p w14:paraId="4F1DD113" w14:textId="5C73B462" w:rsidR="00C934AD" w:rsidRDefault="00A44D77" w:rsidP="003D67E7">
            <w:pPr>
              <w:rPr>
                <w:lang w:val="nl-NL"/>
              </w:rPr>
            </w:pPr>
            <w:r>
              <w:rPr>
                <w:lang w:val="nl-NL"/>
              </w:rPr>
              <w:t>€</w:t>
            </w:r>
            <w:r w:rsidR="00B54C87">
              <w:rPr>
                <w:lang w:val="nl-NL"/>
              </w:rPr>
              <w:t xml:space="preserve"> </w:t>
            </w:r>
            <w:r>
              <w:rPr>
                <w:lang w:val="nl-NL"/>
              </w:rPr>
              <w:t>11,5</w:t>
            </w:r>
          </w:p>
        </w:tc>
        <w:tc>
          <w:tcPr>
            <w:tcW w:w="2693" w:type="dxa"/>
          </w:tcPr>
          <w:p w14:paraId="45EA99F9" w14:textId="5F5F7332" w:rsidR="00C934AD" w:rsidRDefault="00886D34" w:rsidP="003D67E7">
            <w:pPr>
              <w:rPr>
                <w:lang w:val="nl-NL"/>
              </w:rPr>
            </w:pPr>
            <w:r>
              <w:rPr>
                <w:lang w:val="nl-NL"/>
              </w:rPr>
              <w:t>€</w:t>
            </w:r>
            <w:r w:rsidR="00B54C87">
              <w:rPr>
                <w:lang w:val="nl-NL"/>
              </w:rPr>
              <w:t xml:space="preserve"> </w:t>
            </w:r>
            <w:r>
              <w:rPr>
                <w:lang w:val="nl-NL"/>
              </w:rPr>
              <w:t>12</w:t>
            </w:r>
          </w:p>
        </w:tc>
        <w:tc>
          <w:tcPr>
            <w:tcW w:w="3084" w:type="dxa"/>
          </w:tcPr>
          <w:p w14:paraId="797E2A1F" w14:textId="440EF6A9" w:rsidR="00C934AD" w:rsidRDefault="00677DE3" w:rsidP="003D67E7">
            <w:pPr>
              <w:rPr>
                <w:lang w:val="nl-NL"/>
              </w:rPr>
            </w:pPr>
            <w:r>
              <w:rPr>
                <w:lang w:val="nl-NL"/>
              </w:rPr>
              <w:t>€</w:t>
            </w:r>
            <w:r w:rsidR="00B54C87">
              <w:rPr>
                <w:lang w:val="nl-NL"/>
              </w:rPr>
              <w:t xml:space="preserve"> </w:t>
            </w:r>
            <w:r>
              <w:rPr>
                <w:lang w:val="nl-NL"/>
              </w:rPr>
              <w:t>27,99</w:t>
            </w:r>
          </w:p>
        </w:tc>
      </w:tr>
      <w:tr w:rsidR="00712437" w14:paraId="01FF35E9" w14:textId="0C9D81F1" w:rsidTr="00700FE2">
        <w:tc>
          <w:tcPr>
            <w:tcW w:w="2121" w:type="dxa"/>
          </w:tcPr>
          <w:p w14:paraId="2C8F6579" w14:textId="62E07AA8" w:rsidR="00C934AD" w:rsidRPr="00E73F17" w:rsidRDefault="004A22F1" w:rsidP="003D67E7">
            <w:pPr>
              <w:rPr>
                <w:b/>
                <w:bCs/>
                <w:lang w:val="nl-NL"/>
              </w:rPr>
            </w:pPr>
            <w:r w:rsidRPr="00E73F17">
              <w:rPr>
                <w:b/>
                <w:bCs/>
                <w:lang w:val="nl-NL"/>
              </w:rPr>
              <w:t>Tandwielen</w:t>
            </w:r>
          </w:p>
        </w:tc>
        <w:tc>
          <w:tcPr>
            <w:tcW w:w="2977" w:type="dxa"/>
          </w:tcPr>
          <w:p w14:paraId="1434AAB3" w14:textId="0D19874B" w:rsidR="00C934AD" w:rsidRDefault="00712437" w:rsidP="003D67E7">
            <w:pPr>
              <w:rPr>
                <w:lang w:val="nl-NL"/>
              </w:rPr>
            </w:pPr>
            <w:r>
              <w:rPr>
                <w:lang w:val="nl-NL"/>
              </w:rPr>
              <w:t>Er zijn g</w:t>
            </w:r>
            <w:r w:rsidR="0026067E">
              <w:rPr>
                <w:lang w:val="nl-NL"/>
              </w:rPr>
              <w:t>een ingebouwde tandwielen</w:t>
            </w:r>
            <w:r w:rsidR="00E81B1C">
              <w:rPr>
                <w:lang w:val="nl-NL"/>
              </w:rPr>
              <w:t xml:space="preserve"> aanwezig</w:t>
            </w:r>
            <w:r w:rsidR="0026067E">
              <w:rPr>
                <w:lang w:val="nl-NL"/>
              </w:rPr>
              <w:t>.</w:t>
            </w:r>
          </w:p>
        </w:tc>
        <w:tc>
          <w:tcPr>
            <w:tcW w:w="3119" w:type="dxa"/>
          </w:tcPr>
          <w:p w14:paraId="43856367" w14:textId="066E6C30" w:rsidR="00C934AD" w:rsidRDefault="00DE1DB9" w:rsidP="003D67E7">
            <w:pPr>
              <w:rPr>
                <w:lang w:val="nl-NL"/>
              </w:rPr>
            </w:pPr>
            <w:r>
              <w:rPr>
                <w:lang w:val="nl-NL"/>
              </w:rPr>
              <w:t xml:space="preserve">De </w:t>
            </w:r>
            <w:r w:rsidR="00A44D77">
              <w:rPr>
                <w:lang w:val="nl-NL"/>
              </w:rPr>
              <w:t xml:space="preserve">motor </w:t>
            </w:r>
            <w:r>
              <w:rPr>
                <w:lang w:val="nl-NL"/>
              </w:rPr>
              <w:t xml:space="preserve">in het voorbeeld </w:t>
            </w:r>
            <w:r w:rsidR="00A44D77">
              <w:rPr>
                <w:lang w:val="nl-NL"/>
              </w:rPr>
              <w:t>heeft ingebouwde</w:t>
            </w:r>
            <w:r>
              <w:rPr>
                <w:lang w:val="nl-NL"/>
              </w:rPr>
              <w:t xml:space="preserve">, metalen en robuuste </w:t>
            </w:r>
            <w:r w:rsidR="00A44D77">
              <w:rPr>
                <w:lang w:val="nl-NL"/>
              </w:rPr>
              <w:t xml:space="preserve">tandwielen om aan een groot </w:t>
            </w:r>
            <w:r w:rsidR="00B02EE8">
              <w:rPr>
                <w:lang w:val="nl-NL"/>
              </w:rPr>
              <w:t>hefvermogen te komen.</w:t>
            </w:r>
            <w:r w:rsidR="00CA7F5C">
              <w:rPr>
                <w:lang w:val="nl-NL"/>
              </w:rPr>
              <w:t xml:space="preserve"> </w:t>
            </w:r>
          </w:p>
        </w:tc>
        <w:tc>
          <w:tcPr>
            <w:tcW w:w="2693" w:type="dxa"/>
          </w:tcPr>
          <w:p w14:paraId="6F43401B" w14:textId="6CCA73CC" w:rsidR="00C934AD" w:rsidRDefault="00DE1DB9" w:rsidP="003D67E7">
            <w:pPr>
              <w:rPr>
                <w:lang w:val="nl-NL"/>
              </w:rPr>
            </w:pPr>
            <w:r>
              <w:rPr>
                <w:lang w:val="nl-NL"/>
              </w:rPr>
              <w:t xml:space="preserve">De </w:t>
            </w:r>
            <w:r w:rsidR="00D57FAC">
              <w:rPr>
                <w:lang w:val="nl-NL"/>
              </w:rPr>
              <w:t xml:space="preserve">motor </w:t>
            </w:r>
            <w:r>
              <w:rPr>
                <w:lang w:val="nl-NL"/>
              </w:rPr>
              <w:t xml:space="preserve">in het voorbeeld </w:t>
            </w:r>
            <w:r w:rsidR="00D57FAC">
              <w:rPr>
                <w:lang w:val="nl-NL"/>
              </w:rPr>
              <w:t>heeft ingebouwde</w:t>
            </w:r>
            <w:r>
              <w:rPr>
                <w:lang w:val="nl-NL"/>
              </w:rPr>
              <w:t xml:space="preserve">, metalen en robuuste </w:t>
            </w:r>
            <w:r w:rsidR="00D57FAC">
              <w:rPr>
                <w:lang w:val="nl-NL"/>
              </w:rPr>
              <w:t xml:space="preserve">tandwielen om aan een groot hefvermogen te komen. </w:t>
            </w:r>
          </w:p>
        </w:tc>
        <w:tc>
          <w:tcPr>
            <w:tcW w:w="3084" w:type="dxa"/>
          </w:tcPr>
          <w:p w14:paraId="118EB838" w14:textId="189F8109" w:rsidR="00C934AD" w:rsidRDefault="00712437" w:rsidP="003D67E7">
            <w:pPr>
              <w:rPr>
                <w:lang w:val="nl-NL"/>
              </w:rPr>
            </w:pPr>
            <w:r>
              <w:rPr>
                <w:lang w:val="nl-NL"/>
              </w:rPr>
              <w:t>Er zijn geen ingebouwde tandwielen</w:t>
            </w:r>
            <w:r w:rsidR="00E81B1C">
              <w:rPr>
                <w:lang w:val="nl-NL"/>
              </w:rPr>
              <w:t xml:space="preserve"> aanwezig</w:t>
            </w:r>
            <w:r>
              <w:rPr>
                <w:lang w:val="nl-NL"/>
              </w:rPr>
              <w:t>.</w:t>
            </w:r>
          </w:p>
        </w:tc>
      </w:tr>
      <w:tr w:rsidR="00712437" w14:paraId="5F699E6E" w14:textId="77777777" w:rsidTr="00700FE2">
        <w:tc>
          <w:tcPr>
            <w:tcW w:w="2121" w:type="dxa"/>
          </w:tcPr>
          <w:p w14:paraId="777BB15B" w14:textId="2DADDD78" w:rsidR="004A22F1" w:rsidRPr="00E73F17" w:rsidRDefault="00622D43" w:rsidP="003D67E7">
            <w:pPr>
              <w:rPr>
                <w:b/>
                <w:bCs/>
                <w:lang w:val="nl-NL"/>
              </w:rPr>
            </w:pPr>
            <w:r w:rsidRPr="00E73F17">
              <w:rPr>
                <w:b/>
                <w:bCs/>
                <w:lang w:val="nl-NL"/>
              </w:rPr>
              <w:lastRenderedPageBreak/>
              <w:t xml:space="preserve">Draaihoek </w:t>
            </w:r>
          </w:p>
        </w:tc>
        <w:tc>
          <w:tcPr>
            <w:tcW w:w="2977" w:type="dxa"/>
          </w:tcPr>
          <w:p w14:paraId="5F4FF581" w14:textId="6C8CBEA7" w:rsidR="004A22F1" w:rsidRDefault="00520B36" w:rsidP="003D67E7">
            <w:pPr>
              <w:rPr>
                <w:lang w:val="nl-NL"/>
              </w:rPr>
            </w:pPr>
            <w:r>
              <w:rPr>
                <w:lang w:val="nl-NL"/>
              </w:rPr>
              <w:t>Er</w:t>
            </w:r>
            <w:r w:rsidR="00622D43">
              <w:rPr>
                <w:lang w:val="nl-NL"/>
              </w:rPr>
              <w:t xml:space="preserve"> is een stap</w:t>
            </w:r>
            <w:r w:rsidR="00217C26">
              <w:rPr>
                <w:lang w:val="nl-NL"/>
              </w:rPr>
              <w:t>hoek van 1</w:t>
            </w:r>
            <w:r w:rsidR="00792DE0">
              <w:rPr>
                <w:lang w:val="nl-NL"/>
              </w:rPr>
              <w:t>,</w:t>
            </w:r>
            <w:r w:rsidR="00217C26">
              <w:rPr>
                <w:lang w:val="nl-NL"/>
              </w:rPr>
              <w:t>8° per stap.</w:t>
            </w:r>
          </w:p>
        </w:tc>
        <w:tc>
          <w:tcPr>
            <w:tcW w:w="3119" w:type="dxa"/>
          </w:tcPr>
          <w:p w14:paraId="198A4309" w14:textId="4BC0330E" w:rsidR="004A22F1" w:rsidRDefault="00514E7E" w:rsidP="003D67E7">
            <w:pPr>
              <w:rPr>
                <w:lang w:val="nl-NL"/>
              </w:rPr>
            </w:pPr>
            <w:r>
              <w:rPr>
                <w:lang w:val="nl-NL"/>
              </w:rPr>
              <w:t>0-180°</w:t>
            </w:r>
            <w:r w:rsidR="000609EA">
              <w:rPr>
                <w:lang w:val="nl-NL"/>
              </w:rPr>
              <w:t xml:space="preserve"> aangestuurd met een </w:t>
            </w:r>
            <w:r w:rsidR="00D638FE">
              <w:rPr>
                <w:lang w:val="nl-NL"/>
              </w:rPr>
              <w:t>PWM</w:t>
            </w:r>
            <w:r w:rsidR="004E53BF">
              <w:rPr>
                <w:lang w:val="nl-NL"/>
              </w:rPr>
              <w:t>-</w:t>
            </w:r>
            <w:r w:rsidR="000609EA">
              <w:rPr>
                <w:lang w:val="nl-NL"/>
              </w:rPr>
              <w:t>signaal.</w:t>
            </w:r>
          </w:p>
        </w:tc>
        <w:tc>
          <w:tcPr>
            <w:tcW w:w="2693" w:type="dxa"/>
          </w:tcPr>
          <w:p w14:paraId="683A7CB2" w14:textId="70DE38A6" w:rsidR="004A22F1" w:rsidRDefault="00103AE6" w:rsidP="003D67E7">
            <w:pPr>
              <w:rPr>
                <w:lang w:val="nl-NL"/>
              </w:rPr>
            </w:pPr>
            <w:r>
              <w:rPr>
                <w:lang w:val="nl-NL"/>
              </w:rPr>
              <w:t xml:space="preserve">Een </w:t>
            </w:r>
            <w:r w:rsidR="006223C9">
              <w:rPr>
                <w:lang w:val="nl-NL"/>
              </w:rPr>
              <w:t>DC-motor</w:t>
            </w:r>
            <w:r w:rsidR="00BB342B">
              <w:rPr>
                <w:lang w:val="nl-NL"/>
              </w:rPr>
              <w:t xml:space="preserve"> heeft altijd een </w:t>
            </w:r>
            <w:r w:rsidR="00FF0B86">
              <w:rPr>
                <w:lang w:val="nl-NL"/>
              </w:rPr>
              <w:t xml:space="preserve">continue draaihoek, </w:t>
            </w:r>
            <w:r w:rsidR="001F60A2">
              <w:rPr>
                <w:lang w:val="nl-NL"/>
              </w:rPr>
              <w:t>en</w:t>
            </w:r>
            <w:r w:rsidR="00FF0B86">
              <w:rPr>
                <w:lang w:val="nl-NL"/>
              </w:rPr>
              <w:t xml:space="preserve"> is dus niet instelbaar.</w:t>
            </w:r>
          </w:p>
        </w:tc>
        <w:tc>
          <w:tcPr>
            <w:tcW w:w="3084" w:type="dxa"/>
          </w:tcPr>
          <w:p w14:paraId="26CE9CFF" w14:textId="4A221AEC" w:rsidR="004A22F1" w:rsidRDefault="00975033" w:rsidP="003D67E7">
            <w:pPr>
              <w:rPr>
                <w:lang w:val="nl-NL"/>
              </w:rPr>
            </w:pPr>
            <w:r>
              <w:rPr>
                <w:lang w:val="nl-NL"/>
              </w:rPr>
              <w:t xml:space="preserve">Een brushless </w:t>
            </w:r>
            <w:r w:rsidR="006223C9">
              <w:rPr>
                <w:lang w:val="nl-NL"/>
              </w:rPr>
              <w:t>DC-motor</w:t>
            </w:r>
            <w:r>
              <w:rPr>
                <w:lang w:val="nl-NL"/>
              </w:rPr>
              <w:t xml:space="preserve"> heeft altijd een continue draaihoek, </w:t>
            </w:r>
            <w:r w:rsidR="001F60A2">
              <w:rPr>
                <w:lang w:val="nl-NL"/>
              </w:rPr>
              <w:t>en</w:t>
            </w:r>
            <w:r>
              <w:rPr>
                <w:lang w:val="nl-NL"/>
              </w:rPr>
              <w:t xml:space="preserve"> is dus niet instelbaar.</w:t>
            </w:r>
          </w:p>
        </w:tc>
      </w:tr>
      <w:tr w:rsidR="00712437" w14:paraId="596DF8E5" w14:textId="77777777" w:rsidTr="00700FE2">
        <w:tc>
          <w:tcPr>
            <w:tcW w:w="2121" w:type="dxa"/>
          </w:tcPr>
          <w:p w14:paraId="56E6C9C3" w14:textId="4D12FA40" w:rsidR="00DA19F8" w:rsidRPr="00E73F17" w:rsidRDefault="00DA411C" w:rsidP="003D67E7">
            <w:pPr>
              <w:rPr>
                <w:b/>
                <w:bCs/>
                <w:lang w:val="nl-NL"/>
              </w:rPr>
            </w:pPr>
            <w:r w:rsidRPr="00E73F17">
              <w:rPr>
                <w:b/>
                <w:bCs/>
                <w:lang w:val="nl-NL"/>
              </w:rPr>
              <w:t>Stroom</w:t>
            </w:r>
          </w:p>
        </w:tc>
        <w:tc>
          <w:tcPr>
            <w:tcW w:w="2977" w:type="dxa"/>
          </w:tcPr>
          <w:p w14:paraId="6ED7325A" w14:textId="63CE9006" w:rsidR="00DA19F8" w:rsidRDefault="00DA411C" w:rsidP="003D67E7">
            <w:pPr>
              <w:rPr>
                <w:lang w:val="nl-NL"/>
              </w:rPr>
            </w:pPr>
            <w:r>
              <w:rPr>
                <w:lang w:val="nl-NL"/>
              </w:rPr>
              <w:t>1</w:t>
            </w:r>
            <w:r w:rsidR="00A66230">
              <w:rPr>
                <w:lang w:val="nl-NL"/>
              </w:rPr>
              <w:t>,</w:t>
            </w:r>
            <w:r>
              <w:rPr>
                <w:lang w:val="nl-NL"/>
              </w:rPr>
              <w:t>7</w:t>
            </w:r>
            <w:r w:rsidR="00D3754D">
              <w:rPr>
                <w:lang w:val="nl-NL"/>
              </w:rPr>
              <w:t xml:space="preserve"> </w:t>
            </w:r>
            <w:r>
              <w:rPr>
                <w:lang w:val="nl-NL"/>
              </w:rPr>
              <w:t>A</w:t>
            </w:r>
          </w:p>
        </w:tc>
        <w:tc>
          <w:tcPr>
            <w:tcW w:w="3119" w:type="dxa"/>
          </w:tcPr>
          <w:p w14:paraId="50B391D8" w14:textId="4844B364" w:rsidR="00DA19F8" w:rsidRDefault="00745B32" w:rsidP="00745B32">
            <w:pPr>
              <w:jc w:val="both"/>
              <w:rPr>
                <w:lang w:val="nl-NL"/>
              </w:rPr>
            </w:pPr>
            <w:r w:rsidRPr="00745B32">
              <w:rPr>
                <w:lang w:val="nl-NL"/>
              </w:rPr>
              <w:t>3</w:t>
            </w:r>
            <w:r w:rsidR="00A66230">
              <w:rPr>
                <w:lang w:val="nl-NL"/>
              </w:rPr>
              <w:t>,</w:t>
            </w:r>
            <w:r w:rsidRPr="00745B32">
              <w:rPr>
                <w:lang w:val="nl-NL"/>
              </w:rPr>
              <w:t>4</w:t>
            </w:r>
            <w:r w:rsidR="00D3754D">
              <w:rPr>
                <w:lang w:val="nl-NL"/>
              </w:rPr>
              <w:t xml:space="preserve"> </w:t>
            </w:r>
            <w:r>
              <w:rPr>
                <w:lang w:val="nl-NL"/>
              </w:rPr>
              <w:t>A</w:t>
            </w:r>
          </w:p>
        </w:tc>
        <w:tc>
          <w:tcPr>
            <w:tcW w:w="2693" w:type="dxa"/>
          </w:tcPr>
          <w:p w14:paraId="13EEDBB8" w14:textId="0BA0EB01" w:rsidR="00DA19F8" w:rsidRDefault="0053613A" w:rsidP="003D67E7">
            <w:pPr>
              <w:rPr>
                <w:lang w:val="nl-NL"/>
              </w:rPr>
            </w:pPr>
            <w:r w:rsidRPr="0053613A">
              <w:rPr>
                <w:lang w:val="nl-NL"/>
              </w:rPr>
              <w:t>200</w:t>
            </w:r>
            <w:r w:rsidR="00D3754D">
              <w:rPr>
                <w:lang w:val="nl-NL"/>
              </w:rPr>
              <w:t xml:space="preserve"> </w:t>
            </w:r>
            <w:r>
              <w:rPr>
                <w:lang w:val="nl-NL"/>
              </w:rPr>
              <w:t>mA</w:t>
            </w:r>
          </w:p>
        </w:tc>
        <w:tc>
          <w:tcPr>
            <w:tcW w:w="3084" w:type="dxa"/>
          </w:tcPr>
          <w:p w14:paraId="4D6FE9ED" w14:textId="37642AD4" w:rsidR="007E6391" w:rsidRDefault="00037E7A" w:rsidP="003D67E7">
            <w:pPr>
              <w:rPr>
                <w:lang w:val="nl-NL"/>
              </w:rPr>
            </w:pPr>
            <w:r>
              <w:rPr>
                <w:lang w:val="nl-NL"/>
              </w:rPr>
              <w:t>23</w:t>
            </w:r>
            <w:r w:rsidR="00D3754D">
              <w:rPr>
                <w:lang w:val="nl-NL"/>
              </w:rPr>
              <w:t xml:space="preserve"> </w:t>
            </w:r>
            <w:r>
              <w:rPr>
                <w:lang w:val="nl-NL"/>
              </w:rPr>
              <w:t>A</w:t>
            </w:r>
          </w:p>
        </w:tc>
      </w:tr>
      <w:tr w:rsidR="00712437" w14:paraId="6E30E529" w14:textId="77777777" w:rsidTr="00700FE2">
        <w:tc>
          <w:tcPr>
            <w:tcW w:w="2121" w:type="dxa"/>
          </w:tcPr>
          <w:p w14:paraId="1D9B14FF" w14:textId="11EA1881" w:rsidR="00B663FC" w:rsidRPr="00E73F17" w:rsidRDefault="00470DED" w:rsidP="003D67E7">
            <w:pPr>
              <w:rPr>
                <w:b/>
                <w:bCs/>
                <w:lang w:val="nl-NL"/>
              </w:rPr>
            </w:pPr>
            <w:r w:rsidRPr="00E73F17">
              <w:rPr>
                <w:b/>
                <w:bCs/>
                <w:lang w:val="nl-NL"/>
              </w:rPr>
              <w:t>Aanstuurbaarheid</w:t>
            </w:r>
          </w:p>
        </w:tc>
        <w:tc>
          <w:tcPr>
            <w:tcW w:w="2977" w:type="dxa"/>
          </w:tcPr>
          <w:p w14:paraId="61813BAC" w14:textId="24A68933" w:rsidR="00B663FC" w:rsidRDefault="00BE7BAE" w:rsidP="003D67E7">
            <w:pPr>
              <w:rPr>
                <w:lang w:val="nl-NL"/>
              </w:rPr>
            </w:pPr>
            <w:r>
              <w:rPr>
                <w:lang w:val="nl-NL"/>
              </w:rPr>
              <w:t xml:space="preserve">Aangezien </w:t>
            </w:r>
            <w:r w:rsidR="005F36FF">
              <w:rPr>
                <w:lang w:val="nl-NL"/>
              </w:rPr>
              <w:t>er</w:t>
            </w:r>
            <w:r>
              <w:rPr>
                <w:lang w:val="nl-NL"/>
              </w:rPr>
              <w:t xml:space="preserve"> meerdere spoelen </w:t>
            </w:r>
            <w:r w:rsidR="00F07728">
              <w:rPr>
                <w:lang w:val="nl-NL"/>
              </w:rPr>
              <w:t xml:space="preserve">worden </w:t>
            </w:r>
            <w:r>
              <w:rPr>
                <w:lang w:val="nl-NL"/>
              </w:rPr>
              <w:t>gebruik</w:t>
            </w:r>
            <w:r w:rsidR="00DA6198">
              <w:rPr>
                <w:lang w:val="nl-NL"/>
              </w:rPr>
              <w:t>t</w:t>
            </w:r>
            <w:r w:rsidR="001F60A2">
              <w:rPr>
                <w:lang w:val="nl-NL"/>
              </w:rPr>
              <w:t xml:space="preserve"> in de motor</w:t>
            </w:r>
            <w:r>
              <w:rPr>
                <w:lang w:val="nl-NL"/>
              </w:rPr>
              <w:t xml:space="preserve"> is er een bepaalde IC nodig om ze aan te sturen</w:t>
            </w:r>
            <w:r w:rsidR="002734A1">
              <w:rPr>
                <w:lang w:val="nl-NL"/>
              </w:rPr>
              <w:t>.</w:t>
            </w:r>
          </w:p>
        </w:tc>
        <w:tc>
          <w:tcPr>
            <w:tcW w:w="3119" w:type="dxa"/>
          </w:tcPr>
          <w:p w14:paraId="35DB28CD" w14:textId="512A6F73" w:rsidR="00B663FC" w:rsidRDefault="009B014E" w:rsidP="003D67E7">
            <w:pPr>
              <w:rPr>
                <w:lang w:val="nl-NL"/>
              </w:rPr>
            </w:pPr>
            <w:r>
              <w:rPr>
                <w:lang w:val="nl-NL"/>
              </w:rPr>
              <w:t>De</w:t>
            </w:r>
            <w:r w:rsidR="00604AD4">
              <w:rPr>
                <w:lang w:val="nl-NL"/>
              </w:rPr>
              <w:t xml:space="preserve"> servo</w:t>
            </w:r>
            <w:r>
              <w:rPr>
                <w:lang w:val="nl-NL"/>
              </w:rPr>
              <w:t xml:space="preserve">motor heeft de mogelijkheid </w:t>
            </w:r>
            <w:r w:rsidR="00695571">
              <w:rPr>
                <w:lang w:val="nl-NL"/>
              </w:rPr>
              <w:t xml:space="preserve">om via </w:t>
            </w:r>
            <w:r w:rsidR="00D638FE">
              <w:rPr>
                <w:lang w:val="nl-NL"/>
              </w:rPr>
              <w:t>PWM</w:t>
            </w:r>
            <w:r w:rsidR="00695571">
              <w:rPr>
                <w:lang w:val="nl-NL"/>
              </w:rPr>
              <w:t xml:space="preserve"> </w:t>
            </w:r>
            <w:r w:rsidR="00A05164">
              <w:rPr>
                <w:lang w:val="nl-NL"/>
              </w:rPr>
              <w:t>te worden aan</w:t>
            </w:r>
            <w:r w:rsidR="00695571">
              <w:rPr>
                <w:lang w:val="nl-NL"/>
              </w:rPr>
              <w:t>gestuurd.</w:t>
            </w:r>
            <w:r w:rsidR="003557C5">
              <w:rPr>
                <w:lang w:val="nl-NL"/>
              </w:rPr>
              <w:t xml:space="preserve"> Dit is </w:t>
            </w:r>
            <w:r w:rsidR="00391BFB">
              <w:rPr>
                <w:lang w:val="nl-NL"/>
              </w:rPr>
              <w:t>ge</w:t>
            </w:r>
            <w:r w:rsidR="003557C5">
              <w:rPr>
                <w:lang w:val="nl-NL"/>
              </w:rPr>
              <w:t xml:space="preserve">makkelijk omdat bijna elke </w:t>
            </w:r>
            <w:r w:rsidR="008451F0">
              <w:rPr>
                <w:lang w:val="nl-NL"/>
              </w:rPr>
              <w:t>MCU</w:t>
            </w:r>
            <w:r w:rsidR="003557C5">
              <w:rPr>
                <w:lang w:val="nl-NL"/>
              </w:rPr>
              <w:t xml:space="preserve"> dit signaal </w:t>
            </w:r>
            <w:r w:rsidR="00391BFB">
              <w:rPr>
                <w:lang w:val="nl-NL"/>
              </w:rPr>
              <w:t>kan genereren</w:t>
            </w:r>
            <w:r w:rsidR="003557C5">
              <w:rPr>
                <w:lang w:val="nl-NL"/>
              </w:rPr>
              <w:t>.</w:t>
            </w:r>
          </w:p>
        </w:tc>
        <w:tc>
          <w:tcPr>
            <w:tcW w:w="2693" w:type="dxa"/>
          </w:tcPr>
          <w:p w14:paraId="33B908DB" w14:textId="6007E6EF" w:rsidR="00B663FC" w:rsidRDefault="00FF0B86" w:rsidP="003D67E7">
            <w:pPr>
              <w:rPr>
                <w:lang w:val="nl-NL"/>
              </w:rPr>
            </w:pPr>
            <w:r>
              <w:rPr>
                <w:lang w:val="nl-NL"/>
              </w:rPr>
              <w:t>Deze motor kan</w:t>
            </w:r>
            <w:r w:rsidR="00756B82">
              <w:rPr>
                <w:lang w:val="nl-NL"/>
              </w:rPr>
              <w:t xml:space="preserve"> worden</w:t>
            </w:r>
            <w:r>
              <w:rPr>
                <w:lang w:val="nl-NL"/>
              </w:rPr>
              <w:t xml:space="preserve"> aangestuurd</w:t>
            </w:r>
            <w:r w:rsidR="00756B82">
              <w:rPr>
                <w:lang w:val="nl-NL"/>
              </w:rPr>
              <w:t xml:space="preserve"> </w:t>
            </w:r>
            <w:r w:rsidR="00594728">
              <w:rPr>
                <w:lang w:val="nl-NL"/>
              </w:rPr>
              <w:t>door voeding op de motor te zetten, dit werkt zonder enig stuursignaal.</w:t>
            </w:r>
          </w:p>
        </w:tc>
        <w:tc>
          <w:tcPr>
            <w:tcW w:w="3084" w:type="dxa"/>
          </w:tcPr>
          <w:p w14:paraId="5C957EDE" w14:textId="106E8C53" w:rsidR="00B663FC" w:rsidRDefault="00BE71AA" w:rsidP="003D67E7">
            <w:pPr>
              <w:rPr>
                <w:lang w:val="nl-NL"/>
              </w:rPr>
            </w:pPr>
            <w:r>
              <w:rPr>
                <w:lang w:val="nl-NL"/>
              </w:rPr>
              <w:t xml:space="preserve">Om aan te sturen heeft de brushless </w:t>
            </w:r>
            <w:r w:rsidR="006223C9">
              <w:rPr>
                <w:lang w:val="nl-NL"/>
              </w:rPr>
              <w:t>DC-motor</w:t>
            </w:r>
            <w:r>
              <w:rPr>
                <w:lang w:val="nl-NL"/>
              </w:rPr>
              <w:t xml:space="preserve"> een </w:t>
            </w:r>
            <w:r w:rsidR="00720414" w:rsidRPr="00720414">
              <w:rPr>
                <w:lang w:val="nl-NL"/>
              </w:rPr>
              <w:t>ESC</w:t>
            </w:r>
            <w:r w:rsidR="00720414">
              <w:rPr>
                <w:lang w:val="nl-NL"/>
              </w:rPr>
              <w:t xml:space="preserve"> nodig.</w:t>
            </w:r>
            <w:r w:rsidR="002C7080">
              <w:rPr>
                <w:lang w:val="nl-NL"/>
              </w:rPr>
              <w:t xml:space="preserve"> </w:t>
            </w:r>
          </w:p>
        </w:tc>
      </w:tr>
      <w:tr w:rsidR="00712437" w14:paraId="7F354C59" w14:textId="77777777" w:rsidTr="00700FE2">
        <w:tc>
          <w:tcPr>
            <w:tcW w:w="2121" w:type="dxa"/>
          </w:tcPr>
          <w:p w14:paraId="4205CC84" w14:textId="00CEA059" w:rsidR="00470DED" w:rsidRPr="00E73F17" w:rsidRDefault="00470DED" w:rsidP="003D67E7">
            <w:pPr>
              <w:rPr>
                <w:b/>
                <w:bCs/>
                <w:lang w:val="nl-NL"/>
              </w:rPr>
            </w:pPr>
            <w:r w:rsidRPr="00E73F17">
              <w:rPr>
                <w:b/>
                <w:bCs/>
                <w:lang w:val="nl-NL"/>
              </w:rPr>
              <w:t>Aansluitbaarheid</w:t>
            </w:r>
          </w:p>
        </w:tc>
        <w:tc>
          <w:tcPr>
            <w:tcW w:w="2977" w:type="dxa"/>
          </w:tcPr>
          <w:p w14:paraId="7DAB6AA7" w14:textId="4C0544B0" w:rsidR="00470DED" w:rsidRDefault="00217C26" w:rsidP="003D67E7">
            <w:pPr>
              <w:rPr>
                <w:lang w:val="nl-NL"/>
              </w:rPr>
            </w:pPr>
            <w:r>
              <w:rPr>
                <w:lang w:val="nl-NL"/>
              </w:rPr>
              <w:t xml:space="preserve">Deze motor heeft een </w:t>
            </w:r>
            <w:r w:rsidR="00531B63">
              <w:rPr>
                <w:lang w:val="nl-NL"/>
              </w:rPr>
              <w:t xml:space="preserve">dikke en stevige </w:t>
            </w:r>
            <w:r>
              <w:rPr>
                <w:lang w:val="nl-NL"/>
              </w:rPr>
              <w:t xml:space="preserve">as van </w:t>
            </w:r>
            <w:r w:rsidR="00611FE4">
              <w:rPr>
                <w:lang w:val="nl-NL"/>
              </w:rPr>
              <w:t>5</w:t>
            </w:r>
            <w:r w:rsidR="00D3754D">
              <w:rPr>
                <w:lang w:val="nl-NL"/>
              </w:rPr>
              <w:t xml:space="preserve"> </w:t>
            </w:r>
            <w:r>
              <w:rPr>
                <w:lang w:val="nl-NL"/>
              </w:rPr>
              <w:t xml:space="preserve">mm </w:t>
            </w:r>
            <w:r w:rsidR="003E6EDD">
              <w:rPr>
                <w:lang w:val="nl-NL"/>
              </w:rPr>
              <w:t xml:space="preserve">  </w:t>
            </w:r>
            <w:r>
              <w:rPr>
                <w:lang w:val="nl-NL"/>
              </w:rPr>
              <w:t>diameter om iets op aan te sluiten.</w:t>
            </w:r>
          </w:p>
          <w:p w14:paraId="7383C20F" w14:textId="5D83C571" w:rsidR="003F5047" w:rsidRDefault="003F5047" w:rsidP="003D67E7">
            <w:pPr>
              <w:rPr>
                <w:lang w:val="nl-NL"/>
              </w:rPr>
            </w:pPr>
            <w:r>
              <w:rPr>
                <w:lang w:val="nl-NL"/>
              </w:rPr>
              <w:t>Een veel gebruikte motor is een NEMA</w:t>
            </w:r>
            <w:r w:rsidR="00D3754D">
              <w:rPr>
                <w:lang w:val="nl-NL"/>
              </w:rPr>
              <w:t xml:space="preserve"> </w:t>
            </w:r>
            <w:r>
              <w:rPr>
                <w:lang w:val="nl-NL"/>
              </w:rPr>
              <w:t>17</w:t>
            </w:r>
            <w:r w:rsidR="00F15E7B">
              <w:rPr>
                <w:lang w:val="nl-NL"/>
              </w:rPr>
              <w:t>-</w:t>
            </w:r>
            <w:r>
              <w:rPr>
                <w:lang w:val="nl-NL"/>
              </w:rPr>
              <w:t>motor</w:t>
            </w:r>
            <w:r w:rsidR="00B96610">
              <w:rPr>
                <w:lang w:val="nl-NL"/>
              </w:rPr>
              <w:t xml:space="preserve"> met </w:t>
            </w:r>
            <w:r>
              <w:rPr>
                <w:lang w:val="nl-NL"/>
              </w:rPr>
              <w:t xml:space="preserve"> standaard mont</w:t>
            </w:r>
            <w:r w:rsidR="004A0944">
              <w:rPr>
                <w:lang w:val="nl-NL"/>
              </w:rPr>
              <w:t>age</w:t>
            </w:r>
            <w:r>
              <w:rPr>
                <w:lang w:val="nl-NL"/>
              </w:rPr>
              <w:t>punten</w:t>
            </w:r>
            <w:r w:rsidR="004A0944">
              <w:rPr>
                <w:lang w:val="nl-NL"/>
              </w:rPr>
              <w:t>.</w:t>
            </w:r>
          </w:p>
        </w:tc>
        <w:tc>
          <w:tcPr>
            <w:tcW w:w="3119" w:type="dxa"/>
          </w:tcPr>
          <w:p w14:paraId="0E2A6054" w14:textId="07D18B28" w:rsidR="00470DED" w:rsidRDefault="00594728" w:rsidP="003D67E7">
            <w:pPr>
              <w:rPr>
                <w:lang w:val="nl-NL"/>
              </w:rPr>
            </w:pPr>
            <w:r>
              <w:rPr>
                <w:lang w:val="nl-NL"/>
              </w:rPr>
              <w:t xml:space="preserve">De motor heeft een metalen as met ribbels om betere grip te </w:t>
            </w:r>
            <w:r w:rsidR="002C78EE">
              <w:rPr>
                <w:lang w:val="nl-NL"/>
              </w:rPr>
              <w:t>krijgen</w:t>
            </w:r>
            <w:r>
              <w:rPr>
                <w:lang w:val="nl-NL"/>
              </w:rPr>
              <w:t xml:space="preserve"> en een hol center waar </w:t>
            </w:r>
            <w:r w:rsidR="00F04CDC">
              <w:rPr>
                <w:lang w:val="nl-NL"/>
              </w:rPr>
              <w:t>e</w:t>
            </w:r>
            <w:r>
              <w:rPr>
                <w:lang w:val="nl-NL"/>
              </w:rPr>
              <w:t xml:space="preserve">en schroef kan </w:t>
            </w:r>
            <w:r w:rsidR="00F04CDC">
              <w:rPr>
                <w:lang w:val="nl-NL"/>
              </w:rPr>
              <w:t xml:space="preserve">worden </w:t>
            </w:r>
            <w:r>
              <w:rPr>
                <w:lang w:val="nl-NL"/>
              </w:rPr>
              <w:t>in</w:t>
            </w:r>
            <w:r w:rsidR="00F04CDC">
              <w:rPr>
                <w:lang w:val="nl-NL"/>
              </w:rPr>
              <w:t>ge</w:t>
            </w:r>
            <w:r>
              <w:rPr>
                <w:lang w:val="nl-NL"/>
              </w:rPr>
              <w:t>draai</w:t>
            </w:r>
            <w:r w:rsidR="00F04CDC">
              <w:rPr>
                <w:lang w:val="nl-NL"/>
              </w:rPr>
              <w:t>d</w:t>
            </w:r>
            <w:r w:rsidR="00D375A1">
              <w:rPr>
                <w:lang w:val="nl-NL"/>
              </w:rPr>
              <w:t xml:space="preserve">. De aansluiting is dus heel sterk en stevig. </w:t>
            </w:r>
            <w:r w:rsidR="009C0169">
              <w:rPr>
                <w:lang w:val="nl-NL"/>
              </w:rPr>
              <w:t>Een nadeel is dat de diameter van de as redelijk klein is.</w:t>
            </w:r>
          </w:p>
          <w:p w14:paraId="20B8BF0C" w14:textId="1556EF6F" w:rsidR="003F5047" w:rsidRDefault="00C51DA4" w:rsidP="003D67E7">
            <w:pPr>
              <w:rPr>
                <w:lang w:val="nl-NL"/>
              </w:rPr>
            </w:pPr>
            <w:r>
              <w:rPr>
                <w:lang w:val="nl-NL"/>
              </w:rPr>
              <w:t>Er zijn</w:t>
            </w:r>
            <w:r w:rsidR="003F5047">
              <w:rPr>
                <w:lang w:val="nl-NL"/>
              </w:rPr>
              <w:t xml:space="preserve"> </w:t>
            </w:r>
            <w:r w:rsidR="00F16F16">
              <w:rPr>
                <w:lang w:val="nl-NL"/>
              </w:rPr>
              <w:t>twee</w:t>
            </w:r>
            <w:r w:rsidR="003F5047">
              <w:rPr>
                <w:lang w:val="nl-NL"/>
              </w:rPr>
              <w:t xml:space="preserve"> mont</w:t>
            </w:r>
            <w:r w:rsidR="004A0944">
              <w:rPr>
                <w:lang w:val="nl-NL"/>
              </w:rPr>
              <w:t>age</w:t>
            </w:r>
            <w:r w:rsidR="003F5047">
              <w:rPr>
                <w:lang w:val="nl-NL"/>
              </w:rPr>
              <w:t>punten</w:t>
            </w:r>
            <w:r>
              <w:rPr>
                <w:lang w:val="nl-NL"/>
              </w:rPr>
              <w:t xml:space="preserve"> aanwezig</w:t>
            </w:r>
            <w:r w:rsidR="004A0944">
              <w:rPr>
                <w:lang w:val="nl-NL"/>
              </w:rPr>
              <w:t>.</w:t>
            </w:r>
          </w:p>
        </w:tc>
        <w:tc>
          <w:tcPr>
            <w:tcW w:w="2693" w:type="dxa"/>
          </w:tcPr>
          <w:p w14:paraId="1367EE33" w14:textId="3F52CF55" w:rsidR="00470DED" w:rsidRDefault="00BD3A1E" w:rsidP="003D67E7">
            <w:pPr>
              <w:rPr>
                <w:lang w:val="nl-NL"/>
              </w:rPr>
            </w:pPr>
            <w:r>
              <w:rPr>
                <w:lang w:val="nl-NL"/>
              </w:rPr>
              <w:t xml:space="preserve">De </w:t>
            </w:r>
            <w:r w:rsidR="008603D8">
              <w:rPr>
                <w:lang w:val="nl-NL"/>
              </w:rPr>
              <w:t>aan</w:t>
            </w:r>
            <w:r w:rsidR="00EB2C8C">
              <w:rPr>
                <w:lang w:val="nl-NL"/>
              </w:rPr>
              <w:t>sl</w:t>
            </w:r>
            <w:r w:rsidR="008603D8">
              <w:rPr>
                <w:lang w:val="nl-NL"/>
              </w:rPr>
              <w:t xml:space="preserve">uitbaarheid bij deze </w:t>
            </w:r>
            <w:r w:rsidR="006223C9">
              <w:rPr>
                <w:lang w:val="nl-NL"/>
              </w:rPr>
              <w:t>DC-motor</w:t>
            </w:r>
            <w:r w:rsidR="008603D8">
              <w:rPr>
                <w:lang w:val="nl-NL"/>
              </w:rPr>
              <w:t xml:space="preserve"> is super, hij heeft een D</w:t>
            </w:r>
            <w:r w:rsidR="00133146">
              <w:rPr>
                <w:lang w:val="nl-NL"/>
              </w:rPr>
              <w:t>-</w:t>
            </w:r>
            <w:r w:rsidR="008603D8">
              <w:rPr>
                <w:lang w:val="nl-NL"/>
              </w:rPr>
              <w:t xml:space="preserve">vormige as voor ultieme </w:t>
            </w:r>
            <w:r w:rsidR="00E44429">
              <w:rPr>
                <w:lang w:val="nl-NL"/>
              </w:rPr>
              <w:t>krachtoverbrenging.</w:t>
            </w:r>
          </w:p>
          <w:p w14:paraId="6A86041A" w14:textId="68501986" w:rsidR="003F5047" w:rsidRDefault="00E44429" w:rsidP="003D67E7">
            <w:pPr>
              <w:rPr>
                <w:lang w:val="nl-NL"/>
              </w:rPr>
            </w:pPr>
            <w:r>
              <w:rPr>
                <w:lang w:val="nl-NL"/>
              </w:rPr>
              <w:t xml:space="preserve">De </w:t>
            </w:r>
            <w:r w:rsidR="00327957">
              <w:rPr>
                <w:lang w:val="nl-NL"/>
              </w:rPr>
              <w:t>asdiameter</w:t>
            </w:r>
            <w:r>
              <w:rPr>
                <w:lang w:val="nl-NL"/>
              </w:rPr>
              <w:t xml:space="preserve"> is</w:t>
            </w:r>
            <w:r w:rsidR="009C0169">
              <w:rPr>
                <w:lang w:val="nl-NL"/>
              </w:rPr>
              <w:t xml:space="preserve"> </w:t>
            </w:r>
            <w:r w:rsidR="00611FE4">
              <w:rPr>
                <w:lang w:val="nl-NL"/>
              </w:rPr>
              <w:t>6</w:t>
            </w:r>
            <w:r w:rsidR="00D3754D">
              <w:rPr>
                <w:lang w:val="nl-NL"/>
              </w:rPr>
              <w:t xml:space="preserve"> </w:t>
            </w:r>
            <w:r w:rsidR="009C0169">
              <w:rPr>
                <w:lang w:val="nl-NL"/>
              </w:rPr>
              <w:t>mm</w:t>
            </w:r>
            <w:r w:rsidR="00021D24">
              <w:rPr>
                <w:lang w:val="nl-NL"/>
              </w:rPr>
              <w:t xml:space="preserve"> en de</w:t>
            </w:r>
            <w:r w:rsidR="003F5047">
              <w:rPr>
                <w:lang w:val="nl-NL"/>
              </w:rPr>
              <w:t xml:space="preserve"> motor zelf heeft geen mont</w:t>
            </w:r>
            <w:r w:rsidR="004A0944">
              <w:rPr>
                <w:lang w:val="nl-NL"/>
              </w:rPr>
              <w:t>age</w:t>
            </w:r>
            <w:r w:rsidR="003F5047">
              <w:rPr>
                <w:lang w:val="nl-NL"/>
              </w:rPr>
              <w:t>punten</w:t>
            </w:r>
            <w:r w:rsidR="004A0944">
              <w:rPr>
                <w:lang w:val="nl-NL"/>
              </w:rPr>
              <w:t>.</w:t>
            </w:r>
          </w:p>
        </w:tc>
        <w:tc>
          <w:tcPr>
            <w:tcW w:w="3084" w:type="dxa"/>
          </w:tcPr>
          <w:p w14:paraId="3C7313B8" w14:textId="5B9EF1A3" w:rsidR="00470DED" w:rsidRDefault="00EB2C8C" w:rsidP="003D67E7">
            <w:pPr>
              <w:rPr>
                <w:lang w:val="nl-NL"/>
              </w:rPr>
            </w:pPr>
            <w:r>
              <w:rPr>
                <w:lang w:val="nl-NL"/>
              </w:rPr>
              <w:t>De motor kan</w:t>
            </w:r>
            <w:r w:rsidR="00686E14">
              <w:rPr>
                <w:lang w:val="nl-NL"/>
              </w:rPr>
              <w:t xml:space="preserve"> </w:t>
            </w:r>
            <w:r>
              <w:rPr>
                <w:lang w:val="nl-NL"/>
              </w:rPr>
              <w:t>goed</w:t>
            </w:r>
            <w:r w:rsidR="00686E14">
              <w:rPr>
                <w:lang w:val="nl-NL"/>
              </w:rPr>
              <w:t xml:space="preserve"> aan onderdelen</w:t>
            </w:r>
            <w:r w:rsidR="003277EC">
              <w:rPr>
                <w:lang w:val="nl-NL"/>
              </w:rPr>
              <w:t xml:space="preserve"> </w:t>
            </w:r>
            <w:r w:rsidR="00CA06E3">
              <w:rPr>
                <w:lang w:val="nl-NL"/>
              </w:rPr>
              <w:t xml:space="preserve">worden </w:t>
            </w:r>
            <w:r w:rsidR="003277EC">
              <w:rPr>
                <w:lang w:val="nl-NL"/>
              </w:rPr>
              <w:t>ge</w:t>
            </w:r>
            <w:r>
              <w:rPr>
                <w:lang w:val="nl-NL"/>
              </w:rPr>
              <w:t>koppel</w:t>
            </w:r>
            <w:r w:rsidR="003277EC">
              <w:rPr>
                <w:lang w:val="nl-NL"/>
              </w:rPr>
              <w:t>d</w:t>
            </w:r>
            <w:r w:rsidR="00CA06E3">
              <w:rPr>
                <w:lang w:val="nl-NL"/>
              </w:rPr>
              <w:t>,</w:t>
            </w:r>
            <w:r>
              <w:rPr>
                <w:lang w:val="nl-NL"/>
              </w:rPr>
              <w:t xml:space="preserve"> doordat hij een stevige metalen as heeft met een diameter van </w:t>
            </w:r>
            <w:r w:rsidR="00611FE4">
              <w:rPr>
                <w:lang w:val="nl-NL"/>
              </w:rPr>
              <w:t>15</w:t>
            </w:r>
            <w:r w:rsidR="00D3754D">
              <w:rPr>
                <w:lang w:val="nl-NL"/>
              </w:rPr>
              <w:t xml:space="preserve"> </w:t>
            </w:r>
            <w:r>
              <w:rPr>
                <w:lang w:val="nl-NL"/>
              </w:rPr>
              <w:t>mm.</w:t>
            </w:r>
            <w:r w:rsidR="00F133F9">
              <w:rPr>
                <w:lang w:val="nl-NL"/>
              </w:rPr>
              <w:t xml:space="preserve"> </w:t>
            </w:r>
            <w:r w:rsidR="005F36FF">
              <w:rPr>
                <w:lang w:val="nl-NL"/>
              </w:rPr>
              <w:t xml:space="preserve">Hierop zit </w:t>
            </w:r>
            <w:r w:rsidR="00F133F9">
              <w:rPr>
                <w:lang w:val="nl-NL"/>
              </w:rPr>
              <w:t>nog een bevestigings</w:t>
            </w:r>
            <w:r w:rsidR="006522DB">
              <w:rPr>
                <w:lang w:val="nl-NL"/>
              </w:rPr>
              <w:t xml:space="preserve">stuk dat kan </w:t>
            </w:r>
            <w:r w:rsidR="00B725F6">
              <w:rPr>
                <w:lang w:val="nl-NL"/>
              </w:rPr>
              <w:t>worden</w:t>
            </w:r>
            <w:r w:rsidR="006522DB">
              <w:rPr>
                <w:lang w:val="nl-NL"/>
              </w:rPr>
              <w:t xml:space="preserve"> vast</w:t>
            </w:r>
            <w:r w:rsidR="00B725F6">
              <w:rPr>
                <w:lang w:val="nl-NL"/>
              </w:rPr>
              <w:t>ge</w:t>
            </w:r>
            <w:r w:rsidR="006522DB">
              <w:rPr>
                <w:lang w:val="nl-NL"/>
              </w:rPr>
              <w:t>schroe</w:t>
            </w:r>
            <w:r w:rsidR="00B725F6">
              <w:rPr>
                <w:lang w:val="nl-NL"/>
              </w:rPr>
              <w:t>fd</w:t>
            </w:r>
            <w:r w:rsidR="006522DB">
              <w:rPr>
                <w:lang w:val="nl-NL"/>
              </w:rPr>
              <w:t>.</w:t>
            </w:r>
            <w:r w:rsidR="00F133F9">
              <w:rPr>
                <w:lang w:val="nl-NL"/>
              </w:rPr>
              <w:t xml:space="preserve"> </w:t>
            </w:r>
          </w:p>
          <w:p w14:paraId="325843FF" w14:textId="347208CE" w:rsidR="003F5047" w:rsidRDefault="003F5047" w:rsidP="003D67E7">
            <w:pPr>
              <w:rPr>
                <w:lang w:val="nl-NL"/>
              </w:rPr>
            </w:pPr>
            <w:r>
              <w:rPr>
                <w:lang w:val="nl-NL"/>
              </w:rPr>
              <w:t xml:space="preserve">De motor heeft </w:t>
            </w:r>
            <w:r w:rsidR="00F16F16">
              <w:rPr>
                <w:lang w:val="nl-NL"/>
              </w:rPr>
              <w:t xml:space="preserve">vier </w:t>
            </w:r>
            <w:r>
              <w:rPr>
                <w:lang w:val="nl-NL"/>
              </w:rPr>
              <w:t>mont</w:t>
            </w:r>
            <w:r w:rsidR="004A0944">
              <w:rPr>
                <w:lang w:val="nl-NL"/>
              </w:rPr>
              <w:t>age</w:t>
            </w:r>
            <w:r>
              <w:rPr>
                <w:lang w:val="nl-NL"/>
              </w:rPr>
              <w:t>punten.</w:t>
            </w:r>
          </w:p>
        </w:tc>
      </w:tr>
    </w:tbl>
    <w:p w14:paraId="7A161748" w14:textId="77777777" w:rsidR="003E1FB0" w:rsidRDefault="003E1FB0" w:rsidP="003D67E7">
      <w:pPr>
        <w:rPr>
          <w:lang w:val="nl-NL"/>
        </w:rPr>
        <w:sectPr w:rsidR="003E1FB0" w:rsidSect="003E1FB0">
          <w:pgSz w:w="16838" w:h="11906" w:orient="landscape"/>
          <w:pgMar w:top="1417" w:right="1417" w:bottom="1417" w:left="1417" w:header="708" w:footer="708" w:gutter="0"/>
          <w:cols w:space="708"/>
          <w:titlePg/>
          <w:docGrid w:linePitch="360"/>
        </w:sectPr>
      </w:pPr>
    </w:p>
    <w:p w14:paraId="59B149FB" w14:textId="12AFA48C" w:rsidR="001F5FBC" w:rsidRDefault="001F5FBC" w:rsidP="001F5FBC">
      <w:pPr>
        <w:pStyle w:val="Kop2"/>
        <w:rPr>
          <w:lang w:val="nl-NL"/>
        </w:rPr>
      </w:pPr>
      <w:bookmarkStart w:id="16" w:name="_Toc131008939"/>
      <w:r>
        <w:rPr>
          <w:lang w:val="nl-NL"/>
        </w:rPr>
        <w:lastRenderedPageBreak/>
        <w:t>Sensoren</w:t>
      </w:r>
      <w:bookmarkEnd w:id="16"/>
    </w:p>
    <w:p w14:paraId="768A3CB0" w14:textId="7BB137C5" w:rsidR="00D0539F" w:rsidRDefault="00BF639F" w:rsidP="00BC418B">
      <w:pPr>
        <w:rPr>
          <w:lang w:val="nl-NL"/>
        </w:rPr>
      </w:pPr>
      <w:r>
        <w:rPr>
          <w:lang w:val="nl-NL"/>
        </w:rPr>
        <w:t>Sensoren zijn van groot belang bij een robotarm</w:t>
      </w:r>
      <w:r w:rsidR="007D489A">
        <w:rPr>
          <w:lang w:val="nl-NL"/>
        </w:rPr>
        <w:t>. V</w:t>
      </w:r>
      <w:r>
        <w:rPr>
          <w:lang w:val="nl-NL"/>
        </w:rPr>
        <w:t>oor</w:t>
      </w:r>
      <w:r w:rsidR="007D489A">
        <w:rPr>
          <w:lang w:val="nl-NL"/>
        </w:rPr>
        <w:t>aleer</w:t>
      </w:r>
      <w:r>
        <w:rPr>
          <w:lang w:val="nl-NL"/>
        </w:rPr>
        <w:t xml:space="preserve"> de sensoren </w:t>
      </w:r>
      <w:r w:rsidR="007D489A">
        <w:rPr>
          <w:lang w:val="nl-NL"/>
        </w:rPr>
        <w:t xml:space="preserve">iets </w:t>
      </w:r>
      <w:r>
        <w:rPr>
          <w:lang w:val="nl-NL"/>
        </w:rPr>
        <w:t>kunnen lezen of sturen, moet</w:t>
      </w:r>
      <w:r w:rsidR="00CE4852">
        <w:rPr>
          <w:lang w:val="nl-NL"/>
        </w:rPr>
        <w:t xml:space="preserve"> er een</w:t>
      </w:r>
      <w:r>
        <w:rPr>
          <w:lang w:val="nl-NL"/>
        </w:rPr>
        <w:t xml:space="preserve"> </w:t>
      </w:r>
      <w:r w:rsidR="00EA78A7">
        <w:rPr>
          <w:lang w:val="nl-NL"/>
        </w:rPr>
        <w:t>microcontroller</w:t>
      </w:r>
      <w:r>
        <w:rPr>
          <w:lang w:val="nl-NL"/>
        </w:rPr>
        <w:t xml:space="preserve"> </w:t>
      </w:r>
      <w:r w:rsidR="00CE4852">
        <w:rPr>
          <w:lang w:val="nl-NL"/>
        </w:rPr>
        <w:t>worden</w:t>
      </w:r>
      <w:r>
        <w:rPr>
          <w:lang w:val="nl-NL"/>
        </w:rPr>
        <w:t xml:space="preserve"> </w:t>
      </w:r>
      <w:r w:rsidR="00F60456">
        <w:rPr>
          <w:lang w:val="nl-NL"/>
        </w:rPr>
        <w:t>gezocht</w:t>
      </w:r>
      <w:r>
        <w:rPr>
          <w:lang w:val="nl-NL"/>
        </w:rPr>
        <w:t xml:space="preserve">. De MCU stelt het brein van </w:t>
      </w:r>
      <w:r w:rsidR="00331C0E">
        <w:rPr>
          <w:lang w:val="nl-NL"/>
        </w:rPr>
        <w:t xml:space="preserve">de </w:t>
      </w:r>
      <w:r w:rsidR="00FD5A35">
        <w:rPr>
          <w:lang w:val="nl-NL"/>
        </w:rPr>
        <w:t>pcb</w:t>
      </w:r>
      <w:r w:rsidR="00CF5F94">
        <w:rPr>
          <w:lang w:val="nl-NL"/>
        </w:rPr>
        <w:t xml:space="preserve"> voor</w:t>
      </w:r>
      <w:r w:rsidR="00F60456">
        <w:rPr>
          <w:lang w:val="nl-NL"/>
        </w:rPr>
        <w:t xml:space="preserve"> en is </w:t>
      </w:r>
      <w:r w:rsidR="00732C8B">
        <w:rPr>
          <w:lang w:val="nl-NL"/>
        </w:rPr>
        <w:t xml:space="preserve">extreem </w:t>
      </w:r>
      <w:r w:rsidR="00F60456">
        <w:rPr>
          <w:lang w:val="nl-NL"/>
        </w:rPr>
        <w:t>belang</w:t>
      </w:r>
      <w:r w:rsidR="00732C8B">
        <w:rPr>
          <w:lang w:val="nl-NL"/>
        </w:rPr>
        <w:t>rijk</w:t>
      </w:r>
      <w:r w:rsidR="00F60456">
        <w:rPr>
          <w:lang w:val="nl-NL"/>
        </w:rPr>
        <w:t>.</w:t>
      </w:r>
    </w:p>
    <w:p w14:paraId="3593EB0E" w14:textId="32632986" w:rsidR="008720A2" w:rsidRDefault="00B24CE7" w:rsidP="008720A2">
      <w:pPr>
        <w:rPr>
          <w:lang w:val="nl-NL"/>
        </w:rPr>
      </w:pPr>
      <w:r>
        <w:rPr>
          <w:lang w:val="nl-NL"/>
        </w:rPr>
        <w:t xml:space="preserve">Er bestaan verschillende modellen </w:t>
      </w:r>
      <w:r w:rsidR="00EA78A7">
        <w:rPr>
          <w:lang w:val="nl-NL"/>
        </w:rPr>
        <w:t xml:space="preserve">microcontrollers. Aangezien een wificonnectie </w:t>
      </w:r>
      <w:r w:rsidR="00912501">
        <w:rPr>
          <w:lang w:val="nl-NL"/>
        </w:rPr>
        <w:t>belangrijk</w:t>
      </w:r>
      <w:r w:rsidR="008E5272">
        <w:rPr>
          <w:lang w:val="nl-NL"/>
        </w:rPr>
        <w:t xml:space="preserve"> is om </w:t>
      </w:r>
      <w:r w:rsidR="00663E9D">
        <w:rPr>
          <w:lang w:val="nl-NL"/>
        </w:rPr>
        <w:t xml:space="preserve">bijvoorbeeld </w:t>
      </w:r>
      <w:r w:rsidR="008E5272">
        <w:rPr>
          <w:lang w:val="nl-NL"/>
        </w:rPr>
        <w:t xml:space="preserve">data te sturen naar een website, </w:t>
      </w:r>
      <w:r w:rsidR="00335D41">
        <w:rPr>
          <w:lang w:val="nl-NL"/>
        </w:rPr>
        <w:t>zijn er</w:t>
      </w:r>
      <w:r w:rsidR="00EA78A7">
        <w:rPr>
          <w:lang w:val="nl-NL"/>
        </w:rPr>
        <w:t xml:space="preserve"> enkele </w:t>
      </w:r>
      <w:r w:rsidR="00194C93">
        <w:rPr>
          <w:lang w:val="nl-NL"/>
        </w:rPr>
        <w:t>microcontrollers</w:t>
      </w:r>
      <w:r w:rsidR="00EA78A7">
        <w:rPr>
          <w:lang w:val="nl-NL"/>
        </w:rPr>
        <w:t xml:space="preserve"> </w:t>
      </w:r>
      <w:r w:rsidR="008E5272">
        <w:rPr>
          <w:lang w:val="nl-NL"/>
        </w:rPr>
        <w:t xml:space="preserve">die </w:t>
      </w:r>
      <w:r w:rsidR="00187877">
        <w:rPr>
          <w:lang w:val="nl-NL"/>
        </w:rPr>
        <w:t xml:space="preserve">gebruik maken van </w:t>
      </w:r>
      <w:r w:rsidR="008E5272">
        <w:rPr>
          <w:lang w:val="nl-NL"/>
        </w:rPr>
        <w:t>ingebouwde</w:t>
      </w:r>
      <w:r w:rsidR="00F84C39">
        <w:rPr>
          <w:lang w:val="nl-NL"/>
        </w:rPr>
        <w:t xml:space="preserve"> antennes.</w:t>
      </w:r>
      <w:r w:rsidR="008720A2" w:rsidRPr="008720A2">
        <w:t xml:space="preserve"> </w:t>
      </w:r>
      <w:r w:rsidR="00352DD3">
        <w:t>Z</w:t>
      </w:r>
      <w:r w:rsidR="00CA6606">
        <w:t xml:space="preserve">e </w:t>
      </w:r>
      <w:r w:rsidR="00D7012A">
        <w:t>worden</w:t>
      </w:r>
      <w:r w:rsidR="008720A2" w:rsidRPr="00912501">
        <w:t xml:space="preserve"> gebruikt</w:t>
      </w:r>
      <w:r w:rsidR="008720A2">
        <w:t xml:space="preserve"> </w:t>
      </w:r>
      <w:r w:rsidR="008720A2" w:rsidRPr="00912501">
        <w:t>bij  IoT</w:t>
      </w:r>
      <w:r w:rsidR="005E75D4">
        <w:t>-</w:t>
      </w:r>
      <w:r w:rsidR="001B13A9">
        <w:t>toepassingen</w:t>
      </w:r>
      <w:r w:rsidR="007E3019">
        <w:t xml:space="preserve"> (Internet of Things)</w:t>
      </w:r>
      <w:r w:rsidR="00641843">
        <w:t>.</w:t>
      </w:r>
    </w:p>
    <w:p w14:paraId="7DDA7B15" w14:textId="4BBF6EFF" w:rsidR="00467939" w:rsidRDefault="00982FE4" w:rsidP="00BC418B">
      <w:pPr>
        <w:rPr>
          <w:lang w:val="nl-NL"/>
        </w:rPr>
      </w:pPr>
      <w:r>
        <w:rPr>
          <w:lang w:val="nl-NL"/>
        </w:rPr>
        <w:t xml:space="preserve">Er </w:t>
      </w:r>
      <w:r w:rsidR="00BA63A8">
        <w:rPr>
          <w:lang w:val="nl-NL"/>
        </w:rPr>
        <w:t>wordt e</w:t>
      </w:r>
      <w:r>
        <w:rPr>
          <w:lang w:val="nl-NL"/>
        </w:rPr>
        <w:t>en vergelijking gemaakt</w:t>
      </w:r>
      <w:r w:rsidR="00952739">
        <w:rPr>
          <w:lang w:val="nl-NL"/>
        </w:rPr>
        <w:t xml:space="preserve"> tussen</w:t>
      </w:r>
      <w:r w:rsidR="00377BBA">
        <w:rPr>
          <w:lang w:val="nl-NL"/>
        </w:rPr>
        <w:t xml:space="preserve"> de twee </w:t>
      </w:r>
      <w:r w:rsidR="00F26289">
        <w:rPr>
          <w:lang w:val="nl-NL"/>
        </w:rPr>
        <w:t xml:space="preserve">populairste MCU’s van de </w:t>
      </w:r>
      <w:r w:rsidR="00377BBA">
        <w:rPr>
          <w:lang w:val="nl-NL"/>
        </w:rPr>
        <w:t>grootspelers op de markt</w:t>
      </w:r>
      <w:r w:rsidR="00952739">
        <w:rPr>
          <w:lang w:val="nl-NL"/>
        </w:rPr>
        <w:t>, namelijk</w:t>
      </w:r>
      <w:r w:rsidR="00837DA8">
        <w:rPr>
          <w:lang w:val="nl-NL"/>
        </w:rPr>
        <w:t xml:space="preserve"> Arduino met </w:t>
      </w:r>
      <w:r w:rsidR="00194710">
        <w:rPr>
          <w:lang w:val="nl-NL"/>
        </w:rPr>
        <w:t>“</w:t>
      </w:r>
      <w:r w:rsidR="00E54B00">
        <w:rPr>
          <w:lang w:val="nl-NL"/>
        </w:rPr>
        <w:t>A</w:t>
      </w:r>
      <w:r w:rsidR="008F0ED6">
        <w:rPr>
          <w:lang w:val="nl-NL"/>
        </w:rPr>
        <w:t>rduino</w:t>
      </w:r>
      <w:r w:rsidR="0036028E">
        <w:rPr>
          <w:lang w:val="nl-NL"/>
        </w:rPr>
        <w:t xml:space="preserve"> mkr wifi 1010</w:t>
      </w:r>
      <w:r w:rsidR="00194710">
        <w:rPr>
          <w:lang w:val="nl-NL"/>
        </w:rPr>
        <w:t>”</w:t>
      </w:r>
      <w:sdt>
        <w:sdtPr>
          <w:rPr>
            <w:lang w:val="nl-NL"/>
          </w:rPr>
          <w:id w:val="-1302062535"/>
          <w:citation/>
        </w:sdtPr>
        <w:sdtContent>
          <w:r w:rsidR="00C224B6">
            <w:rPr>
              <w:lang w:val="nl-NL"/>
            </w:rPr>
            <w:fldChar w:fldCharType="begin"/>
          </w:r>
          <w:r w:rsidR="00C224B6">
            <w:rPr>
              <w:lang w:val="nl-NL"/>
            </w:rPr>
            <w:instrText xml:space="preserve">CITATION Arduinomkrwifi1010 \l 1043 </w:instrText>
          </w:r>
          <w:r w:rsidR="00C224B6">
            <w:rPr>
              <w:lang w:val="nl-NL"/>
            </w:rPr>
            <w:fldChar w:fldCharType="separate"/>
          </w:r>
          <w:r w:rsidR="002B5AA8">
            <w:rPr>
              <w:noProof/>
              <w:lang w:val="nl-NL"/>
            </w:rPr>
            <w:t xml:space="preserve"> </w:t>
          </w:r>
          <w:r w:rsidR="002B5AA8" w:rsidRPr="002B5AA8">
            <w:rPr>
              <w:noProof/>
              <w:lang w:val="nl-NL"/>
            </w:rPr>
            <w:t>[6]</w:t>
          </w:r>
          <w:r w:rsidR="00C224B6">
            <w:rPr>
              <w:lang w:val="nl-NL"/>
            </w:rPr>
            <w:fldChar w:fldCharType="end"/>
          </w:r>
        </w:sdtContent>
      </w:sdt>
      <w:r w:rsidR="00F22327">
        <w:rPr>
          <w:lang w:val="nl-NL"/>
        </w:rPr>
        <w:t xml:space="preserve"> e</w:t>
      </w:r>
      <w:r w:rsidR="008B5212">
        <w:rPr>
          <w:lang w:val="nl-NL"/>
        </w:rPr>
        <w:t xml:space="preserve">n </w:t>
      </w:r>
      <w:r w:rsidR="008B5212" w:rsidRPr="008B5212">
        <w:rPr>
          <w:lang w:val="nl-NL"/>
        </w:rPr>
        <w:t xml:space="preserve">Espressif </w:t>
      </w:r>
      <w:r w:rsidR="008B5212">
        <w:rPr>
          <w:lang w:val="nl-NL"/>
        </w:rPr>
        <w:t xml:space="preserve">met </w:t>
      </w:r>
      <w:r w:rsidR="00194710">
        <w:rPr>
          <w:lang w:val="nl-NL"/>
        </w:rPr>
        <w:t>”</w:t>
      </w:r>
      <w:r w:rsidR="00E51A80">
        <w:rPr>
          <w:lang w:val="nl-NL"/>
        </w:rPr>
        <w:t>ESP32</w:t>
      </w:r>
      <w:r w:rsidR="00194710">
        <w:rPr>
          <w:lang w:val="nl-NL"/>
        </w:rPr>
        <w:t>”</w:t>
      </w:r>
      <w:r w:rsidR="00C224B6" w:rsidRPr="00C224B6">
        <w:rPr>
          <w:lang w:val="nl-NL"/>
        </w:rPr>
        <w:t xml:space="preserve"> </w:t>
      </w:r>
      <w:sdt>
        <w:sdtPr>
          <w:rPr>
            <w:lang w:val="nl-NL"/>
          </w:rPr>
          <w:id w:val="1758331593"/>
          <w:citation/>
        </w:sdtPr>
        <w:sdtContent>
          <w:r w:rsidR="00C224B6">
            <w:rPr>
              <w:lang w:val="nl-NL"/>
            </w:rPr>
            <w:fldChar w:fldCharType="begin"/>
          </w:r>
          <w:r w:rsidR="00C224B6">
            <w:rPr>
              <w:lang w:val="nl-NL"/>
            </w:rPr>
            <w:instrText xml:space="preserve"> CITATION ESP32 \l 1043 </w:instrText>
          </w:r>
          <w:r w:rsidR="00C224B6">
            <w:rPr>
              <w:lang w:val="nl-NL"/>
            </w:rPr>
            <w:fldChar w:fldCharType="separate"/>
          </w:r>
          <w:r w:rsidR="002B5AA8" w:rsidRPr="002B5AA8">
            <w:rPr>
              <w:noProof/>
              <w:lang w:val="nl-NL"/>
            </w:rPr>
            <w:t>[7]</w:t>
          </w:r>
          <w:r w:rsidR="00C224B6">
            <w:rPr>
              <w:lang w:val="nl-NL"/>
            </w:rPr>
            <w:fldChar w:fldCharType="end"/>
          </w:r>
        </w:sdtContent>
      </w:sdt>
      <w:r w:rsidR="005D626F">
        <w:rPr>
          <w:lang w:val="nl-NL"/>
        </w:rPr>
        <w:t>.</w:t>
      </w:r>
    </w:p>
    <w:p w14:paraId="603E7839" w14:textId="205C97FF" w:rsidR="005D626F" w:rsidRDefault="005D626F" w:rsidP="00BC418B">
      <w:r>
        <w:t>Aangezien de ESP-boards open source zijn, zijn er ook andere fabrikanten die gelijkaardige system on a chip (SoC) microcontrollers verkopen.</w:t>
      </w:r>
      <w:r w:rsidR="00D54B53">
        <w:t xml:space="preserve"> </w:t>
      </w:r>
    </w:p>
    <w:p w14:paraId="40825608" w14:textId="0F07E749" w:rsidR="00EE22EB" w:rsidRDefault="0006359B" w:rsidP="00BC418B">
      <w:pPr>
        <w:rPr>
          <w:lang w:val="nl-NL"/>
        </w:rPr>
      </w:pPr>
      <w:r>
        <w:t>De</w:t>
      </w:r>
      <w:r w:rsidR="001733F0">
        <w:t xml:space="preserve"> </w:t>
      </w:r>
      <w:r>
        <w:t>ESP-boards kunnen zowel voor professione</w:t>
      </w:r>
      <w:r w:rsidR="001F7B9F">
        <w:t>le</w:t>
      </w:r>
      <w:r>
        <w:t xml:space="preserve"> als amateur</w:t>
      </w:r>
      <w:r w:rsidR="001F7B9F">
        <w:t xml:space="preserve">istische </w:t>
      </w:r>
      <w:r w:rsidR="00024BFF">
        <w:t>toepassingen</w:t>
      </w:r>
      <w:r>
        <w:t xml:space="preserve"> </w:t>
      </w:r>
      <w:r w:rsidR="00395875">
        <w:t xml:space="preserve">worden </w:t>
      </w:r>
      <w:r>
        <w:t>gebruik</w:t>
      </w:r>
      <w:r w:rsidR="001F7B9F">
        <w:t xml:space="preserve">t. </w:t>
      </w:r>
      <w:r w:rsidR="00024BFF">
        <w:t>D</w:t>
      </w:r>
      <w:r w:rsidR="0085440F">
        <w:t xml:space="preserve">e boards </w:t>
      </w:r>
      <w:r w:rsidR="00024BFF">
        <w:t xml:space="preserve">zijn </w:t>
      </w:r>
      <w:r w:rsidR="0085440F">
        <w:t xml:space="preserve">open source </w:t>
      </w:r>
      <w:r w:rsidR="00FC6FCB">
        <w:t xml:space="preserve">en op die manier </w:t>
      </w:r>
      <w:r w:rsidR="0085440F">
        <w:t xml:space="preserve">is het </w:t>
      </w:r>
      <w:r w:rsidR="00FC6FCB">
        <w:t>gemakkelijk</w:t>
      </w:r>
      <w:r w:rsidR="0085440F">
        <w:t xml:space="preserve"> om te achterhalen hoe ze </w:t>
      </w:r>
      <w:r w:rsidR="007E16E5">
        <w:t xml:space="preserve">kunnen worden </w:t>
      </w:r>
      <w:r w:rsidR="0085440F">
        <w:t>geprogrammeerd</w:t>
      </w:r>
      <w:r w:rsidR="007E16E5">
        <w:t>.</w:t>
      </w:r>
    </w:p>
    <w:p w14:paraId="04FE5043" w14:textId="40CFE217" w:rsidR="007D3A81" w:rsidRPr="00A73663" w:rsidRDefault="00397854" w:rsidP="0085440F">
      <w:pPr>
        <w:rPr>
          <w:i/>
          <w:iCs/>
          <w:lang w:val="nl-NL"/>
        </w:rPr>
        <w:sectPr w:rsidR="007D3A81" w:rsidRPr="00A73663" w:rsidSect="00995550">
          <w:pgSz w:w="11906" w:h="16838"/>
          <w:pgMar w:top="1417" w:right="1417" w:bottom="1417" w:left="1417" w:header="708" w:footer="708" w:gutter="0"/>
          <w:cols w:space="708"/>
          <w:titlePg/>
          <w:docGrid w:linePitch="360"/>
        </w:sectPr>
      </w:pPr>
      <w:r>
        <w:rPr>
          <w:noProof/>
        </w:rPr>
        <w:drawing>
          <wp:anchor distT="0" distB="0" distL="114300" distR="114300" simplePos="0" relativeHeight="251627520" behindDoc="0" locked="0" layoutInCell="1" allowOverlap="1" wp14:anchorId="1691B79B" wp14:editId="72892BEB">
            <wp:simplePos x="0" y="0"/>
            <wp:positionH relativeFrom="column">
              <wp:posOffset>3113405</wp:posOffset>
            </wp:positionH>
            <wp:positionV relativeFrom="paragraph">
              <wp:posOffset>157480</wp:posOffset>
            </wp:positionV>
            <wp:extent cx="3429000" cy="3429000"/>
            <wp:effectExtent l="0" t="0" r="0" b="0"/>
            <wp:wrapTight wrapText="bothSides">
              <wp:wrapPolygon edited="0">
                <wp:start x="0" y="0"/>
                <wp:lineTo x="0" y="21480"/>
                <wp:lineTo x="21480" y="21480"/>
                <wp:lineTo x="21480" y="0"/>
                <wp:lineTo x="0" y="0"/>
              </wp:wrapPolygon>
            </wp:wrapTight>
            <wp:docPr id="14" name="Afbeelding 14" descr="ESP32 WiFi and Bluetooth Board -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ESP32 WiFi and Bluetooth Board - CP210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anchor>
        </w:drawing>
      </w:r>
      <w:r w:rsidR="00C93F22">
        <w:rPr>
          <w:noProof/>
        </w:rPr>
        <mc:AlternateContent>
          <mc:Choice Requires="wps">
            <w:drawing>
              <wp:anchor distT="0" distB="0" distL="114300" distR="114300" simplePos="0" relativeHeight="251634688" behindDoc="1" locked="0" layoutInCell="1" allowOverlap="1" wp14:anchorId="17B65BCE" wp14:editId="109D00A8">
                <wp:simplePos x="0" y="0"/>
                <wp:positionH relativeFrom="column">
                  <wp:posOffset>-236855</wp:posOffset>
                </wp:positionH>
                <wp:positionV relativeFrom="paragraph">
                  <wp:posOffset>3319780</wp:posOffset>
                </wp:positionV>
                <wp:extent cx="3496945" cy="635"/>
                <wp:effectExtent l="0" t="0" r="0" b="0"/>
                <wp:wrapTight wrapText="bothSides">
                  <wp:wrapPolygon edited="0">
                    <wp:start x="0" y="0"/>
                    <wp:lineTo x="0" y="21600"/>
                    <wp:lineTo x="21600" y="21600"/>
                    <wp:lineTo x="21600" y="0"/>
                  </wp:wrapPolygon>
                </wp:wrapTight>
                <wp:docPr id="7" name="Tekstvak 7"/>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10B0DFFF" w14:textId="559A445A" w:rsidR="00C93F22" w:rsidRPr="00725254" w:rsidRDefault="00C93F22" w:rsidP="00C93F22">
                            <w:pPr>
                              <w:pStyle w:val="Bijschrift"/>
                              <w:jc w:val="center"/>
                              <w:rPr>
                                <w:sz w:val="24"/>
                              </w:rPr>
                            </w:pPr>
                            <w:bookmarkStart w:id="17" w:name="_Toc130397342"/>
                            <w:bookmarkStart w:id="18" w:name="_Toc131008971"/>
                            <w:r>
                              <w:t xml:space="preserve">Figuur </w:t>
                            </w:r>
                            <w:r>
                              <w:fldChar w:fldCharType="begin"/>
                            </w:r>
                            <w:r>
                              <w:instrText xml:space="preserve"> SEQ Figuur \* ARABIC </w:instrText>
                            </w:r>
                            <w:r>
                              <w:fldChar w:fldCharType="separate"/>
                            </w:r>
                            <w:r w:rsidR="00A93571">
                              <w:rPr>
                                <w:noProof/>
                              </w:rPr>
                              <w:t>1</w:t>
                            </w:r>
                            <w:r>
                              <w:fldChar w:fldCharType="end"/>
                            </w:r>
                            <w:r>
                              <w:t>: Arduino mkr wifi 1010</w:t>
                            </w:r>
                            <w:bookmarkEnd w:id="17"/>
                            <w:sdt>
                              <w:sdtPr>
                                <w:id w:val="-1492633091"/>
                                <w:citation/>
                              </w:sdtPr>
                              <w:sdtContent>
                                <w:r w:rsidR="00F834C0">
                                  <w:fldChar w:fldCharType="begin"/>
                                </w:r>
                                <w:r w:rsidR="00F834C0">
                                  <w:rPr>
                                    <w:lang w:val="nl-NL"/>
                                  </w:rPr>
                                  <w:instrText xml:space="preserve"> CITATION Arduinomkrwifi1010 \l 1043 </w:instrText>
                                </w:r>
                                <w:r w:rsidR="00F834C0">
                                  <w:fldChar w:fldCharType="separate"/>
                                </w:r>
                                <w:r>
                                  <w:rPr>
                                    <w:noProof/>
                                    <w:lang w:val="nl-NL"/>
                                  </w:rPr>
                                  <w:t xml:space="preserve"> [5]</w:t>
                                </w:r>
                                <w:r w:rsidR="00F834C0">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65BCE" id="Tekstvak 7" o:spid="_x0000_s1030" type="#_x0000_t202" style="position:absolute;margin-left:-18.65pt;margin-top:261.4pt;width:275.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" stroked="f">
                <v:textbox style="mso-fit-shape-to-text:t" inset="0,0,0,0">
                  <w:txbxContent>
                    <w:p w14:paraId="10B0DFFF" w14:textId="559A445A" w:rsidR="00C93F22" w:rsidRPr="00725254" w:rsidRDefault="00C93F22" w:rsidP="00C93F22">
                      <w:pPr>
                        <w:pStyle w:val="Bijschrift"/>
                        <w:jc w:val="center"/>
                        <w:rPr>
                          <w:sz w:val="24"/>
                        </w:rPr>
                      </w:pPr>
                      <w:bookmarkStart w:id="19" w:name="_Toc130397342"/>
                      <w:bookmarkStart w:id="20" w:name="_Toc131008971"/>
                      <w:r>
                        <w:t xml:space="preserve">Figuur </w:t>
                      </w:r>
                      <w:r>
                        <w:fldChar w:fldCharType="begin"/>
                      </w:r>
                      <w:r>
                        <w:instrText xml:space="preserve"> SEQ Figuur \* ARABIC </w:instrText>
                      </w:r>
                      <w:r>
                        <w:fldChar w:fldCharType="separate"/>
                      </w:r>
                      <w:r w:rsidR="00A93571">
                        <w:rPr>
                          <w:noProof/>
                        </w:rPr>
                        <w:t>1</w:t>
                      </w:r>
                      <w:r>
                        <w:fldChar w:fldCharType="end"/>
                      </w:r>
                      <w:r>
                        <w:t>: Arduino mkr wifi 1010</w:t>
                      </w:r>
                      <w:bookmarkEnd w:id="19"/>
                      <w:sdt>
                        <w:sdtPr>
                          <w:id w:val="-1492633091"/>
                          <w:citation/>
                        </w:sdtPr>
                        <w:sdtContent>
                          <w:r w:rsidR="00F834C0">
                            <w:fldChar w:fldCharType="begin"/>
                          </w:r>
                          <w:r w:rsidR="00F834C0">
                            <w:rPr>
                              <w:lang w:val="nl-NL"/>
                            </w:rPr>
                            <w:instrText xml:space="preserve"> CITATION Arduinomkrwifi1010 \l 1043 </w:instrText>
                          </w:r>
                          <w:r w:rsidR="00F834C0">
                            <w:fldChar w:fldCharType="separate"/>
                          </w:r>
                          <w:r>
                            <w:rPr>
                              <w:noProof/>
                              <w:lang w:val="nl-NL"/>
                            </w:rPr>
                            <w:t xml:space="preserve"> [5]</w:t>
                          </w:r>
                          <w:r w:rsidR="00F834C0">
                            <w:fldChar w:fldCharType="end"/>
                          </w:r>
                        </w:sdtContent>
                      </w:sdt>
                      <w:bookmarkEnd w:id="20"/>
                    </w:p>
                  </w:txbxContent>
                </v:textbox>
                <w10:wrap type="tight"/>
              </v:shape>
            </w:pict>
          </mc:Fallback>
        </mc:AlternateContent>
      </w:r>
      <w:r w:rsidR="00C93F22">
        <w:rPr>
          <w:noProof/>
        </w:rPr>
        <mc:AlternateContent>
          <mc:Choice Requires="wpg">
            <w:drawing>
              <wp:anchor distT="0" distB="0" distL="114300" distR="114300" simplePos="0" relativeHeight="251660288" behindDoc="0" locked="0" layoutInCell="1" allowOverlap="1" wp14:anchorId="4C07BAF1" wp14:editId="263AC0F3">
                <wp:simplePos x="0" y="0"/>
                <wp:positionH relativeFrom="column">
                  <wp:posOffset>-510540</wp:posOffset>
                </wp:positionH>
                <wp:positionV relativeFrom="paragraph">
                  <wp:posOffset>702310</wp:posOffset>
                </wp:positionV>
                <wp:extent cx="3625850" cy="2621280"/>
                <wp:effectExtent l="0" t="0" r="0" b="7620"/>
                <wp:wrapTight wrapText="bothSides">
                  <wp:wrapPolygon edited="0">
                    <wp:start x="567" y="0"/>
                    <wp:lineTo x="567" y="17581"/>
                    <wp:lineTo x="0" y="19465"/>
                    <wp:lineTo x="0" y="21506"/>
                    <wp:lineTo x="21449" y="21506"/>
                    <wp:lineTo x="21449" y="0"/>
                    <wp:lineTo x="567" y="0"/>
                  </wp:wrapPolygon>
                </wp:wrapTight>
                <wp:docPr id="20" name="Groep 20"/>
                <wp:cNvGraphicFramePr/>
                <a:graphic xmlns:a="http://schemas.openxmlformats.org/drawingml/2006/main">
                  <a:graphicData uri="http://schemas.microsoft.com/office/word/2010/wordprocessingGroup">
                    <wpg:wgp>
                      <wpg:cNvGrpSpPr/>
                      <wpg:grpSpPr>
                        <a:xfrm>
                          <a:off x="0" y="0"/>
                          <a:ext cx="3625850" cy="2621280"/>
                          <a:chOff x="-128905" y="0"/>
                          <a:chExt cx="3625850" cy="2621280"/>
                        </a:xfrm>
                      </wpg:grpSpPr>
                      <pic:pic xmlns:pic="http://schemas.openxmlformats.org/drawingml/2006/picture">
                        <pic:nvPicPr>
                          <pic:cNvPr id="13" name="Afbeelding 13" descr="Afbeelding met tekst, elektronica, stroomkring&#10;&#10;Automatisch gegenereerde beschrijvi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945" cy="2621280"/>
                          </a:xfrm>
                          <a:prstGeom prst="rect">
                            <a:avLst/>
                          </a:prstGeom>
                          <a:noFill/>
                          <a:ln>
                            <a:noFill/>
                          </a:ln>
                        </pic:spPr>
                      </pic:pic>
                      <wps:wsp>
                        <wps:cNvPr id="19" name="Tekstvak 19"/>
                        <wps:cNvSpPr txBox="1"/>
                        <wps:spPr>
                          <a:xfrm>
                            <a:off x="-128905" y="2354580"/>
                            <a:ext cx="3496945" cy="266700"/>
                          </a:xfrm>
                          <a:prstGeom prst="rect">
                            <a:avLst/>
                          </a:prstGeom>
                          <a:solidFill>
                            <a:prstClr val="white"/>
                          </a:solidFill>
                          <a:ln>
                            <a:noFill/>
                          </a:ln>
                        </wps:spPr>
                        <wps:txbx>
                          <w:txbxContent>
                            <w:p w14:paraId="6E4B9807" w14:textId="76101E3E" w:rsidR="00D17866" w:rsidRPr="008B75B0" w:rsidRDefault="00D17866" w:rsidP="00C93F22">
                              <w:pPr>
                                <w:pStyle w:val="Bijschrift"/>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07BAF1" id="Groep 20" o:spid="_x0000_s1031" style="position:absolute;margin-left:-40.2pt;margin-top:55.3pt;width:285.5pt;height:206.4pt;z-index:251660288;mso-width-relative:margin;mso-height-relative:margin" coordorigin="-1289" coordsize="36258,26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3" o:spid="_x0000_s1032" type="#_x0000_t75" alt="Afbeelding met tekst, elektronica, stroomkring&#10;&#10;Automatisch gegenereerde beschrijving" style="position:absolute;width:34969;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">
                  <v:imagedata r:id="rId20" o:title="Afbeelding met tekst, elektronica, stroomkring&#10;&#10;Automatisch gegenereerde beschrijving"/>
                </v:shape>
                <v:shape id="Tekstvak 19" o:spid="_x0000_s1033" type="#_x0000_t202" style="position:absolute;left:-1289;top:23545;width:349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E4B9807" w14:textId="76101E3E" w:rsidR="00D17866" w:rsidRPr="008B75B0" w:rsidRDefault="00D17866" w:rsidP="00C93F22">
                        <w:pPr>
                          <w:pStyle w:val="Bijschrift"/>
                          <w:jc w:val="center"/>
                          <w:rPr>
                            <w:noProof/>
                          </w:rPr>
                        </w:pPr>
                      </w:p>
                    </w:txbxContent>
                  </v:textbox>
                </v:shape>
                <w10:wrap type="tight"/>
              </v:group>
            </w:pict>
          </mc:Fallback>
        </mc:AlternateContent>
      </w:r>
      <w:r w:rsidR="00C93F22">
        <w:rPr>
          <w:noProof/>
        </w:rPr>
        <mc:AlternateContent>
          <mc:Choice Requires="wps">
            <w:drawing>
              <wp:anchor distT="0" distB="0" distL="114300" distR="114300" simplePos="0" relativeHeight="251641856" behindDoc="1" locked="0" layoutInCell="1" allowOverlap="1" wp14:anchorId="168D3893" wp14:editId="4012E8B0">
                <wp:simplePos x="0" y="0"/>
                <wp:positionH relativeFrom="column">
                  <wp:posOffset>3115310</wp:posOffset>
                </wp:positionH>
                <wp:positionV relativeFrom="paragraph">
                  <wp:posOffset>3319780</wp:posOffset>
                </wp:positionV>
                <wp:extent cx="3429000" cy="635"/>
                <wp:effectExtent l="0" t="0" r="0" b="0"/>
                <wp:wrapTight wrapText="bothSides">
                  <wp:wrapPolygon edited="0">
                    <wp:start x="0" y="0"/>
                    <wp:lineTo x="0" y="21600"/>
                    <wp:lineTo x="21600" y="21600"/>
                    <wp:lineTo x="21600" y="0"/>
                  </wp:wrapPolygon>
                </wp:wrapTight>
                <wp:docPr id="8" name="Tekstvak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1E67F0C" w14:textId="01A8AE87" w:rsidR="00C93F22" w:rsidRPr="005D4928" w:rsidRDefault="00C93F22" w:rsidP="00C93F22">
                            <w:pPr>
                              <w:pStyle w:val="Bijschrift"/>
                              <w:jc w:val="center"/>
                              <w:rPr>
                                <w:noProof/>
                                <w:sz w:val="24"/>
                              </w:rPr>
                            </w:pPr>
                            <w:bookmarkStart w:id="21" w:name="_Ref130402421"/>
                            <w:bookmarkStart w:id="22" w:name="_Toc130397343"/>
                            <w:bookmarkStart w:id="23" w:name="_Ref130402432"/>
                            <w:bookmarkStart w:id="24" w:name="_Toc131008972"/>
                            <w:r>
                              <w:t xml:space="preserve">Figuur </w:t>
                            </w:r>
                            <w:r>
                              <w:fldChar w:fldCharType="begin"/>
                            </w:r>
                            <w:r>
                              <w:instrText xml:space="preserve"> SEQ Figuur \* ARABIC </w:instrText>
                            </w:r>
                            <w:r>
                              <w:fldChar w:fldCharType="separate"/>
                            </w:r>
                            <w:r w:rsidR="00A93571">
                              <w:rPr>
                                <w:noProof/>
                              </w:rPr>
                              <w:t>2</w:t>
                            </w:r>
                            <w:r>
                              <w:fldChar w:fldCharType="end"/>
                            </w:r>
                            <w:bookmarkEnd w:id="21"/>
                            <w:r>
                              <w:t>: ESP32</w:t>
                            </w:r>
                            <w:bookmarkEnd w:id="22"/>
                            <w:bookmarkEnd w:id="23"/>
                            <w:sdt>
                              <w:sdtPr>
                                <w:id w:val="-8916435"/>
                                <w:citation/>
                              </w:sdtPr>
                              <w:sdtContent>
                                <w:r w:rsidR="00397854">
                                  <w:fldChar w:fldCharType="begin"/>
                                </w:r>
                                <w:r w:rsidR="00397854">
                                  <w:rPr>
                                    <w:lang w:val="nl-NL"/>
                                  </w:rPr>
                                  <w:instrText xml:space="preserve"> CITATION ESP32 \l 1043 </w:instrText>
                                </w:r>
                                <w:r w:rsidR="00397854">
                                  <w:fldChar w:fldCharType="separate"/>
                                </w:r>
                                <w:r>
                                  <w:rPr>
                                    <w:noProof/>
                                    <w:lang w:val="nl-NL"/>
                                  </w:rPr>
                                  <w:t xml:space="preserve"> [6]</w:t>
                                </w:r>
                                <w:r w:rsidR="00397854">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893" id="Tekstvak 8" o:spid="_x0000_s1034" type="#_x0000_t202" style="position:absolute;margin-left:245.3pt;margin-top:261.4pt;width:2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o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" stroked="f">
                <v:textbox style="mso-fit-shape-to-text:t" inset="0,0,0,0">
                  <w:txbxContent>
                    <w:p w14:paraId="51E67F0C" w14:textId="01A8AE87" w:rsidR="00C93F22" w:rsidRPr="005D4928" w:rsidRDefault="00C93F22" w:rsidP="00C93F22">
                      <w:pPr>
                        <w:pStyle w:val="Bijschrift"/>
                        <w:jc w:val="center"/>
                        <w:rPr>
                          <w:noProof/>
                          <w:sz w:val="24"/>
                        </w:rPr>
                      </w:pPr>
                      <w:bookmarkStart w:id="25" w:name="_Ref130402421"/>
                      <w:bookmarkStart w:id="26" w:name="_Toc130397343"/>
                      <w:bookmarkStart w:id="27" w:name="_Ref130402432"/>
                      <w:bookmarkStart w:id="28" w:name="_Toc131008972"/>
                      <w:r>
                        <w:t xml:space="preserve">Figuur </w:t>
                      </w:r>
                      <w:r>
                        <w:fldChar w:fldCharType="begin"/>
                      </w:r>
                      <w:r>
                        <w:instrText xml:space="preserve"> SEQ Figuur \* ARABIC </w:instrText>
                      </w:r>
                      <w:r>
                        <w:fldChar w:fldCharType="separate"/>
                      </w:r>
                      <w:r w:rsidR="00A93571">
                        <w:rPr>
                          <w:noProof/>
                        </w:rPr>
                        <w:t>2</w:t>
                      </w:r>
                      <w:r>
                        <w:fldChar w:fldCharType="end"/>
                      </w:r>
                      <w:bookmarkEnd w:id="25"/>
                      <w:r>
                        <w:t>: ESP32</w:t>
                      </w:r>
                      <w:bookmarkEnd w:id="26"/>
                      <w:bookmarkEnd w:id="27"/>
                      <w:sdt>
                        <w:sdtPr>
                          <w:id w:val="-8916435"/>
                          <w:citation/>
                        </w:sdtPr>
                        <w:sdtContent>
                          <w:r w:rsidR="00397854">
                            <w:fldChar w:fldCharType="begin"/>
                          </w:r>
                          <w:r w:rsidR="00397854">
                            <w:rPr>
                              <w:lang w:val="nl-NL"/>
                            </w:rPr>
                            <w:instrText xml:space="preserve"> CITATION ESP32 \l 1043 </w:instrText>
                          </w:r>
                          <w:r w:rsidR="00397854">
                            <w:fldChar w:fldCharType="separate"/>
                          </w:r>
                          <w:r>
                            <w:rPr>
                              <w:noProof/>
                              <w:lang w:val="nl-NL"/>
                            </w:rPr>
                            <w:t xml:space="preserve"> [6]</w:t>
                          </w:r>
                          <w:r w:rsidR="00397854">
                            <w:fldChar w:fldCharType="end"/>
                          </w:r>
                        </w:sdtContent>
                      </w:sdt>
                      <w:bookmarkEnd w:id="28"/>
                    </w:p>
                  </w:txbxContent>
                </v:textbox>
                <w10:wrap type="tight"/>
              </v:shape>
            </w:pict>
          </mc:Fallback>
        </mc:AlternateContent>
      </w:r>
    </w:p>
    <w:p w14:paraId="758859F4" w14:textId="00C4BEAF" w:rsidR="00006536" w:rsidRDefault="00006536" w:rsidP="00006536">
      <w:pPr>
        <w:pStyle w:val="Bijschrift"/>
        <w:keepNext/>
      </w:pPr>
      <w:bookmarkStart w:id="29" w:name="_Toc131008988"/>
      <w:r>
        <w:lastRenderedPageBreak/>
        <w:t xml:space="preserve">Tabel </w:t>
      </w:r>
      <w:r>
        <w:fldChar w:fldCharType="begin"/>
      </w:r>
      <w:r>
        <w:instrText xml:space="preserve"> SEQ Tabel \* ARABIC </w:instrText>
      </w:r>
      <w:r>
        <w:fldChar w:fldCharType="separate"/>
      </w:r>
      <w:r w:rsidR="00A93571">
        <w:rPr>
          <w:noProof/>
        </w:rPr>
        <w:t>4</w:t>
      </w:r>
      <w:r>
        <w:fldChar w:fldCharType="end"/>
      </w:r>
      <w:r>
        <w:t>: Microcontrollers vergelijken</w:t>
      </w:r>
      <w:r w:rsidR="00333EAD" w:rsidRPr="00333EAD">
        <w:t xml:space="preserve"> </w:t>
      </w:r>
      <w:sdt>
        <w:sdtPr>
          <w:id w:val="1142074679"/>
          <w:citation/>
        </w:sdtPr>
        <w:sdtContent>
          <w:r w:rsidR="00333EAD">
            <w:fldChar w:fldCharType="begin"/>
          </w:r>
          <w:r w:rsidR="00333EAD">
            <w:rPr>
              <w:lang w:val="nl-NL"/>
            </w:rPr>
            <w:instrText xml:space="preserve"> CITATION Arduinomkrwifi1010 \l 1043 </w:instrText>
          </w:r>
          <w:r w:rsidR="00333EAD">
            <w:fldChar w:fldCharType="separate"/>
          </w:r>
          <w:r w:rsidR="002B5AA8" w:rsidRPr="002B5AA8">
            <w:rPr>
              <w:noProof/>
              <w:lang w:val="nl-NL"/>
            </w:rPr>
            <w:t>[6]</w:t>
          </w:r>
          <w:r w:rsidR="00333EAD">
            <w:fldChar w:fldCharType="end"/>
          </w:r>
        </w:sdtContent>
      </w:sdt>
      <w:r w:rsidR="00333EAD" w:rsidRPr="00333EAD">
        <w:t xml:space="preserve"> </w:t>
      </w:r>
      <w:sdt>
        <w:sdtPr>
          <w:id w:val="1942480088"/>
          <w:citation/>
        </w:sdtPr>
        <w:sdtContent>
          <w:r w:rsidR="00333EAD">
            <w:fldChar w:fldCharType="begin"/>
          </w:r>
          <w:r w:rsidR="00333EAD">
            <w:rPr>
              <w:lang w:val="nl-NL"/>
            </w:rPr>
            <w:instrText xml:space="preserve"> CITATION ESP32 \l 1043 </w:instrText>
          </w:r>
          <w:r w:rsidR="00333EAD">
            <w:fldChar w:fldCharType="separate"/>
          </w:r>
          <w:r w:rsidR="002B5AA8" w:rsidRPr="002B5AA8">
            <w:rPr>
              <w:noProof/>
              <w:lang w:val="nl-NL"/>
            </w:rPr>
            <w:t>[7]</w:t>
          </w:r>
          <w:r w:rsidR="00333EAD">
            <w:fldChar w:fldCharType="end"/>
          </w:r>
        </w:sdtContent>
      </w:sdt>
      <w:bookmarkEnd w:id="29"/>
    </w:p>
    <w:tbl>
      <w:tblPr>
        <w:tblStyle w:val="Tabelraster"/>
        <w:tblW w:w="9357" w:type="dxa"/>
        <w:tblLayout w:type="fixed"/>
        <w:tblLook w:val="04A0" w:firstRow="1" w:lastRow="0" w:firstColumn="1" w:lastColumn="0" w:noHBand="0" w:noVBand="1"/>
      </w:tblPr>
      <w:tblGrid>
        <w:gridCol w:w="2923"/>
        <w:gridCol w:w="1608"/>
        <w:gridCol w:w="1609"/>
        <w:gridCol w:w="1608"/>
        <w:gridCol w:w="1609"/>
      </w:tblGrid>
      <w:tr w:rsidR="00B7634F" w14:paraId="4283073B" w14:textId="77777777" w:rsidTr="00403B25">
        <w:tc>
          <w:tcPr>
            <w:tcW w:w="2835" w:type="dxa"/>
          </w:tcPr>
          <w:p w14:paraId="7E7054D7" w14:textId="3641CD01" w:rsidR="00B7634F" w:rsidRDefault="00B7634F" w:rsidP="00B7634F">
            <w:pPr>
              <w:rPr>
                <w:lang w:val="nl-NL"/>
              </w:rPr>
            </w:pPr>
            <w:r w:rsidRPr="00101EA7">
              <w:rPr>
                <w:b/>
                <w:bCs/>
                <w:lang w:val="nl-NL"/>
              </w:rPr>
              <w:t>Fabrikant</w:t>
            </w:r>
          </w:p>
        </w:tc>
        <w:tc>
          <w:tcPr>
            <w:tcW w:w="3119" w:type="dxa"/>
            <w:gridSpan w:val="2"/>
          </w:tcPr>
          <w:p w14:paraId="3673A561" w14:textId="4B6FA682" w:rsidR="00B7634F" w:rsidRDefault="00B7634F" w:rsidP="00B7634F">
            <w:pPr>
              <w:rPr>
                <w:lang w:val="nl-NL"/>
              </w:rPr>
            </w:pPr>
            <w:r w:rsidRPr="00101EA7">
              <w:rPr>
                <w:b/>
                <w:bCs/>
                <w:lang w:val="nl-NL"/>
              </w:rPr>
              <w:t xml:space="preserve">Arduino </w:t>
            </w:r>
            <w:sdt>
              <w:sdtPr>
                <w:id w:val="-1103027719"/>
                <w:citation/>
              </w:sdtPr>
              <w:sdtContent>
                <w:r w:rsidR="00333EAD">
                  <w:fldChar w:fldCharType="begin"/>
                </w:r>
                <w:r w:rsidR="00333EAD">
                  <w:rPr>
                    <w:lang w:val="nl-NL"/>
                  </w:rPr>
                  <w:instrText xml:space="preserve"> CITATION Arduinomkrwifi1010 \l 1043 </w:instrText>
                </w:r>
                <w:r w:rsidR="00333EAD">
                  <w:fldChar w:fldCharType="separate"/>
                </w:r>
                <w:r w:rsidR="002B5AA8" w:rsidRPr="002B5AA8">
                  <w:rPr>
                    <w:noProof/>
                    <w:lang w:val="nl-NL"/>
                  </w:rPr>
                  <w:t>[6]</w:t>
                </w:r>
                <w:r w:rsidR="00333EAD">
                  <w:fldChar w:fldCharType="end"/>
                </w:r>
              </w:sdtContent>
            </w:sdt>
          </w:p>
        </w:tc>
        <w:tc>
          <w:tcPr>
            <w:tcW w:w="3119" w:type="dxa"/>
            <w:gridSpan w:val="2"/>
          </w:tcPr>
          <w:p w14:paraId="0D9C5C06" w14:textId="5E615C3D" w:rsidR="00B7634F" w:rsidRDefault="00B7634F" w:rsidP="00B7634F">
            <w:pPr>
              <w:rPr>
                <w:lang w:val="nl-NL"/>
              </w:rPr>
            </w:pPr>
            <w:r w:rsidRPr="00101EA7">
              <w:rPr>
                <w:b/>
                <w:bCs/>
                <w:lang w:val="nl-NL"/>
              </w:rPr>
              <w:t>Espressif</w:t>
            </w:r>
            <w:r w:rsidR="00333EAD">
              <w:t xml:space="preserve"> </w:t>
            </w:r>
            <w:sdt>
              <w:sdtPr>
                <w:id w:val="-1962403555"/>
                <w:citation/>
              </w:sdtPr>
              <w:sdtContent>
                <w:r w:rsidR="00333EAD">
                  <w:fldChar w:fldCharType="begin"/>
                </w:r>
                <w:r w:rsidR="00333EAD">
                  <w:rPr>
                    <w:lang w:val="nl-NL"/>
                  </w:rPr>
                  <w:instrText xml:space="preserve"> CITATION ESP32 \l 1043 </w:instrText>
                </w:r>
                <w:r w:rsidR="00333EAD">
                  <w:fldChar w:fldCharType="separate"/>
                </w:r>
                <w:r w:rsidR="002B5AA8" w:rsidRPr="002B5AA8">
                  <w:rPr>
                    <w:noProof/>
                    <w:lang w:val="nl-NL"/>
                  </w:rPr>
                  <w:t>[7]</w:t>
                </w:r>
                <w:r w:rsidR="00333EAD">
                  <w:fldChar w:fldCharType="end"/>
                </w:r>
              </w:sdtContent>
            </w:sdt>
          </w:p>
        </w:tc>
      </w:tr>
      <w:tr w:rsidR="0022239E" w14:paraId="78C42F9A" w14:textId="77777777" w:rsidTr="00403B25">
        <w:tc>
          <w:tcPr>
            <w:tcW w:w="2835" w:type="dxa"/>
          </w:tcPr>
          <w:p w14:paraId="37B92CFD" w14:textId="03C84053" w:rsidR="0022239E" w:rsidRDefault="0022239E" w:rsidP="0022239E">
            <w:pPr>
              <w:rPr>
                <w:lang w:val="nl-NL"/>
              </w:rPr>
            </w:pPr>
            <w:r w:rsidRPr="00101EA7">
              <w:rPr>
                <w:b/>
                <w:bCs/>
                <w:lang w:val="nl-NL"/>
              </w:rPr>
              <w:t>Product</w:t>
            </w:r>
          </w:p>
        </w:tc>
        <w:tc>
          <w:tcPr>
            <w:tcW w:w="3119" w:type="dxa"/>
            <w:gridSpan w:val="2"/>
          </w:tcPr>
          <w:p w14:paraId="55FFB57C" w14:textId="3164DA8B" w:rsidR="0022239E" w:rsidRDefault="0022239E" w:rsidP="0022239E">
            <w:pPr>
              <w:rPr>
                <w:lang w:val="nl-NL"/>
              </w:rPr>
            </w:pPr>
            <w:r>
              <w:rPr>
                <w:lang w:val="nl-NL"/>
              </w:rPr>
              <w:t>Mkr wifi 1010</w:t>
            </w:r>
          </w:p>
        </w:tc>
        <w:tc>
          <w:tcPr>
            <w:tcW w:w="3119" w:type="dxa"/>
            <w:gridSpan w:val="2"/>
          </w:tcPr>
          <w:p w14:paraId="4DE22C24" w14:textId="0520D22D" w:rsidR="0022239E" w:rsidRDefault="0022239E" w:rsidP="0022239E">
            <w:pPr>
              <w:rPr>
                <w:lang w:val="nl-NL"/>
              </w:rPr>
            </w:pPr>
            <w:r>
              <w:rPr>
                <w:lang w:val="nl-NL"/>
              </w:rPr>
              <w:t>ESP32</w:t>
            </w:r>
          </w:p>
        </w:tc>
      </w:tr>
      <w:tr w:rsidR="0022239E" w14:paraId="0C8456BB" w14:textId="77777777" w:rsidTr="00403B25">
        <w:tc>
          <w:tcPr>
            <w:tcW w:w="2835" w:type="dxa"/>
          </w:tcPr>
          <w:p w14:paraId="19630E93" w14:textId="3458656D" w:rsidR="0022239E" w:rsidRDefault="0022239E" w:rsidP="0022239E">
            <w:pPr>
              <w:rPr>
                <w:lang w:val="nl-NL"/>
              </w:rPr>
            </w:pPr>
            <w:r w:rsidRPr="00101EA7">
              <w:rPr>
                <w:b/>
                <w:bCs/>
                <w:lang w:val="nl-NL"/>
              </w:rPr>
              <w:t xml:space="preserve">Chip </w:t>
            </w:r>
          </w:p>
        </w:tc>
        <w:tc>
          <w:tcPr>
            <w:tcW w:w="3119" w:type="dxa"/>
            <w:gridSpan w:val="2"/>
          </w:tcPr>
          <w:p w14:paraId="0832D8F9" w14:textId="572BCD5B" w:rsidR="0022239E" w:rsidRDefault="0022239E" w:rsidP="0022239E">
            <w:pPr>
              <w:rPr>
                <w:lang w:val="nl-NL"/>
              </w:rPr>
            </w:pPr>
            <w:r>
              <w:rPr>
                <w:lang w:val="nl-NL"/>
              </w:rPr>
              <w:t>ATSAMD21</w:t>
            </w:r>
          </w:p>
        </w:tc>
        <w:tc>
          <w:tcPr>
            <w:tcW w:w="3119" w:type="dxa"/>
            <w:gridSpan w:val="2"/>
          </w:tcPr>
          <w:p w14:paraId="21BA8B72" w14:textId="46720110" w:rsidR="0022239E" w:rsidRDefault="0022239E" w:rsidP="0022239E">
            <w:pPr>
              <w:rPr>
                <w:lang w:val="nl-NL"/>
              </w:rPr>
            </w:pPr>
            <w:r>
              <w:rPr>
                <w:lang w:val="nl-NL"/>
              </w:rPr>
              <w:t>ESP32-WROOM-32D</w:t>
            </w:r>
          </w:p>
        </w:tc>
      </w:tr>
      <w:tr w:rsidR="00E73799" w14:paraId="00264EE7" w14:textId="77777777" w:rsidTr="00403B25">
        <w:tc>
          <w:tcPr>
            <w:tcW w:w="2835" w:type="dxa"/>
          </w:tcPr>
          <w:p w14:paraId="4BFFEDE5" w14:textId="3E37E60F" w:rsidR="00E73799" w:rsidRDefault="00E73799" w:rsidP="00E73799">
            <w:pPr>
              <w:rPr>
                <w:lang w:val="nl-NL"/>
              </w:rPr>
            </w:pPr>
            <w:r w:rsidRPr="00101EA7">
              <w:rPr>
                <w:b/>
                <w:bCs/>
                <w:lang w:val="nl-NL"/>
              </w:rPr>
              <w:t xml:space="preserve">Geheugen </w:t>
            </w:r>
          </w:p>
        </w:tc>
        <w:tc>
          <w:tcPr>
            <w:tcW w:w="1559" w:type="dxa"/>
          </w:tcPr>
          <w:p w14:paraId="7B76AE86" w14:textId="383B85FC" w:rsidR="00E73799" w:rsidRDefault="00E73799" w:rsidP="00E73799">
            <w:pPr>
              <w:rPr>
                <w:lang w:val="nl-NL"/>
              </w:rPr>
            </w:pPr>
            <w:r>
              <w:rPr>
                <w:lang w:val="nl-NL"/>
              </w:rPr>
              <w:t>FLASH: 256 kB</w:t>
            </w:r>
          </w:p>
        </w:tc>
        <w:tc>
          <w:tcPr>
            <w:tcW w:w="1560" w:type="dxa"/>
          </w:tcPr>
          <w:p w14:paraId="3456393E" w14:textId="5E8FE398" w:rsidR="00E73799" w:rsidRDefault="00E73799" w:rsidP="00E73799">
            <w:pPr>
              <w:rPr>
                <w:lang w:val="nl-NL"/>
              </w:rPr>
            </w:pPr>
            <w:r>
              <w:rPr>
                <w:lang w:val="nl-NL"/>
              </w:rPr>
              <w:t>SRAM: 32 kB</w:t>
            </w:r>
          </w:p>
        </w:tc>
        <w:tc>
          <w:tcPr>
            <w:tcW w:w="1559" w:type="dxa"/>
          </w:tcPr>
          <w:p w14:paraId="26C0157B" w14:textId="511B3042" w:rsidR="00E73799" w:rsidRDefault="00E73799" w:rsidP="00E73799">
            <w:pPr>
              <w:rPr>
                <w:lang w:val="nl-NL"/>
              </w:rPr>
            </w:pPr>
            <w:r>
              <w:rPr>
                <w:lang w:val="nl-NL"/>
              </w:rPr>
              <w:t>FLASH: 4 MB</w:t>
            </w:r>
          </w:p>
        </w:tc>
        <w:tc>
          <w:tcPr>
            <w:tcW w:w="1560" w:type="dxa"/>
          </w:tcPr>
          <w:p w14:paraId="6ADECB33" w14:textId="1B173F5A" w:rsidR="00E73799" w:rsidRDefault="00E73799" w:rsidP="00E73799">
            <w:pPr>
              <w:rPr>
                <w:lang w:val="nl-NL"/>
              </w:rPr>
            </w:pPr>
            <w:r>
              <w:rPr>
                <w:lang w:val="nl-NL"/>
              </w:rPr>
              <w:t>SRAM:</w:t>
            </w:r>
            <w:r>
              <w:t xml:space="preserve"> 520 kB</w:t>
            </w:r>
          </w:p>
        </w:tc>
      </w:tr>
      <w:tr w:rsidR="00D1641A" w14:paraId="61764E28" w14:textId="77777777" w:rsidTr="00403B25">
        <w:tc>
          <w:tcPr>
            <w:tcW w:w="2835" w:type="dxa"/>
          </w:tcPr>
          <w:p w14:paraId="58ADB2A2" w14:textId="018190AA" w:rsidR="00D1641A" w:rsidRDefault="00D1641A" w:rsidP="00D1641A">
            <w:pPr>
              <w:rPr>
                <w:lang w:val="nl-NL"/>
              </w:rPr>
            </w:pPr>
            <w:r w:rsidRPr="00101EA7">
              <w:rPr>
                <w:b/>
                <w:bCs/>
                <w:lang w:val="nl-NL"/>
              </w:rPr>
              <w:t xml:space="preserve">Interface </w:t>
            </w:r>
          </w:p>
        </w:tc>
        <w:tc>
          <w:tcPr>
            <w:tcW w:w="3119" w:type="dxa"/>
            <w:gridSpan w:val="2"/>
          </w:tcPr>
          <w:p w14:paraId="1AAACBF8" w14:textId="10C1D631" w:rsidR="00D1641A" w:rsidRDefault="00D1641A" w:rsidP="00D1641A">
            <w:pPr>
              <w:rPr>
                <w:lang w:val="nl-NL"/>
              </w:rPr>
            </w:pPr>
            <w:r w:rsidRPr="00B67B15">
              <w:rPr>
                <w:lang w:val="en-US"/>
              </w:rPr>
              <w:t>SPI/ I2C/ UART</w:t>
            </w:r>
          </w:p>
        </w:tc>
        <w:tc>
          <w:tcPr>
            <w:tcW w:w="3119" w:type="dxa"/>
            <w:gridSpan w:val="2"/>
          </w:tcPr>
          <w:p w14:paraId="255FA62A" w14:textId="7742CE12" w:rsidR="00D1641A" w:rsidRDefault="00D1641A" w:rsidP="00D1641A">
            <w:pPr>
              <w:rPr>
                <w:lang w:val="nl-NL"/>
              </w:rPr>
            </w:pPr>
            <w:r>
              <w:rPr>
                <w:lang w:val="en-US"/>
              </w:rPr>
              <w:t>SPI/ I2C/ UART</w:t>
            </w:r>
          </w:p>
        </w:tc>
      </w:tr>
      <w:tr w:rsidR="00D1641A" w14:paraId="5E389431" w14:textId="77777777" w:rsidTr="00403B25">
        <w:tc>
          <w:tcPr>
            <w:tcW w:w="2835" w:type="dxa"/>
          </w:tcPr>
          <w:p w14:paraId="12A13784" w14:textId="62977A9C" w:rsidR="00D1641A" w:rsidRDefault="00D1641A" w:rsidP="00D1641A">
            <w:pPr>
              <w:rPr>
                <w:lang w:val="nl-NL"/>
              </w:rPr>
            </w:pPr>
            <w:r w:rsidRPr="00101EA7">
              <w:rPr>
                <w:b/>
                <w:bCs/>
                <w:lang w:val="nl-NL"/>
              </w:rPr>
              <w:t>Wifi</w:t>
            </w:r>
          </w:p>
        </w:tc>
        <w:tc>
          <w:tcPr>
            <w:tcW w:w="3119" w:type="dxa"/>
            <w:gridSpan w:val="2"/>
          </w:tcPr>
          <w:p w14:paraId="4DDB7468" w14:textId="58E87230" w:rsidR="00D1641A" w:rsidRDefault="00D1641A" w:rsidP="00D1641A">
            <w:pPr>
              <w:rPr>
                <w:lang w:val="nl-NL"/>
              </w:rPr>
            </w:pPr>
            <w:r>
              <w:rPr>
                <w:lang w:val="en-US"/>
              </w:rPr>
              <w:t>Ja</w:t>
            </w:r>
          </w:p>
        </w:tc>
        <w:tc>
          <w:tcPr>
            <w:tcW w:w="3119" w:type="dxa"/>
            <w:gridSpan w:val="2"/>
          </w:tcPr>
          <w:p w14:paraId="770D8F1F" w14:textId="687179C5" w:rsidR="00D1641A" w:rsidRDefault="00D1641A" w:rsidP="00D1641A">
            <w:pPr>
              <w:rPr>
                <w:lang w:val="nl-NL"/>
              </w:rPr>
            </w:pPr>
            <w:r>
              <w:rPr>
                <w:lang w:val="en-US"/>
              </w:rPr>
              <w:t>Ja</w:t>
            </w:r>
          </w:p>
        </w:tc>
      </w:tr>
      <w:tr w:rsidR="00D1641A" w14:paraId="51095539" w14:textId="77777777" w:rsidTr="00403B25">
        <w:tc>
          <w:tcPr>
            <w:tcW w:w="2835" w:type="dxa"/>
          </w:tcPr>
          <w:p w14:paraId="3B9A066D" w14:textId="68479CFF" w:rsidR="00D1641A" w:rsidRDefault="00D1641A" w:rsidP="00D1641A">
            <w:pPr>
              <w:rPr>
                <w:lang w:val="nl-NL"/>
              </w:rPr>
            </w:pPr>
            <w:r w:rsidRPr="00101EA7">
              <w:rPr>
                <w:b/>
                <w:bCs/>
                <w:lang w:val="nl-NL"/>
              </w:rPr>
              <w:t>BLE</w:t>
            </w:r>
          </w:p>
        </w:tc>
        <w:tc>
          <w:tcPr>
            <w:tcW w:w="3119" w:type="dxa"/>
            <w:gridSpan w:val="2"/>
          </w:tcPr>
          <w:p w14:paraId="1EF54949" w14:textId="64596EB4" w:rsidR="00D1641A" w:rsidRDefault="00D1641A" w:rsidP="00D1641A">
            <w:pPr>
              <w:rPr>
                <w:lang w:val="nl-NL"/>
              </w:rPr>
            </w:pPr>
            <w:r>
              <w:rPr>
                <w:lang w:val="en-US"/>
              </w:rPr>
              <w:t>Neen</w:t>
            </w:r>
          </w:p>
        </w:tc>
        <w:tc>
          <w:tcPr>
            <w:tcW w:w="3119" w:type="dxa"/>
            <w:gridSpan w:val="2"/>
          </w:tcPr>
          <w:p w14:paraId="43092626" w14:textId="55F8DE0F" w:rsidR="00D1641A" w:rsidRDefault="00D1641A" w:rsidP="00D1641A">
            <w:pPr>
              <w:rPr>
                <w:lang w:val="nl-NL"/>
              </w:rPr>
            </w:pPr>
            <w:r>
              <w:rPr>
                <w:lang w:val="en-US"/>
              </w:rPr>
              <w:t>Ja</w:t>
            </w:r>
          </w:p>
        </w:tc>
      </w:tr>
      <w:tr w:rsidR="00200762" w14:paraId="041BFE61" w14:textId="77777777" w:rsidTr="00403B25">
        <w:tc>
          <w:tcPr>
            <w:tcW w:w="2835" w:type="dxa"/>
          </w:tcPr>
          <w:p w14:paraId="6E17483E" w14:textId="1E5EBE47" w:rsidR="00200762" w:rsidRDefault="00200762" w:rsidP="00200762">
            <w:pPr>
              <w:rPr>
                <w:lang w:val="nl-NL"/>
              </w:rPr>
            </w:pPr>
            <w:r w:rsidRPr="00101EA7">
              <w:rPr>
                <w:b/>
                <w:bCs/>
                <w:lang w:val="nl-NL"/>
              </w:rPr>
              <w:t xml:space="preserve">Voltage </w:t>
            </w:r>
          </w:p>
        </w:tc>
        <w:tc>
          <w:tcPr>
            <w:tcW w:w="1559" w:type="dxa"/>
          </w:tcPr>
          <w:p w14:paraId="0BD12697" w14:textId="6C1EDD09" w:rsidR="00200762" w:rsidRDefault="00200762" w:rsidP="00200762">
            <w:pPr>
              <w:rPr>
                <w:lang w:val="nl-NL"/>
              </w:rPr>
            </w:pPr>
            <w:r>
              <w:rPr>
                <w:lang w:val="nl-NL"/>
              </w:rPr>
              <w:t>5 V</w:t>
            </w:r>
            <w:r w:rsidR="00B034BC">
              <w:rPr>
                <w:lang w:val="nl-NL"/>
              </w:rPr>
              <w:t>-</w:t>
            </w:r>
            <w:r>
              <w:rPr>
                <w:lang w:val="nl-NL"/>
              </w:rPr>
              <w:t>input</w:t>
            </w:r>
          </w:p>
        </w:tc>
        <w:tc>
          <w:tcPr>
            <w:tcW w:w="1560" w:type="dxa"/>
          </w:tcPr>
          <w:p w14:paraId="0E3B58E1" w14:textId="1BFC26D0" w:rsidR="00200762" w:rsidRDefault="00200762" w:rsidP="00200762">
            <w:pPr>
              <w:rPr>
                <w:lang w:val="nl-NL"/>
              </w:rPr>
            </w:pPr>
            <w:r>
              <w:rPr>
                <w:lang w:val="nl-NL"/>
              </w:rPr>
              <w:t>3,3 V</w:t>
            </w:r>
            <w:r w:rsidR="00B034BC">
              <w:rPr>
                <w:lang w:val="nl-NL"/>
              </w:rPr>
              <w:t>-</w:t>
            </w:r>
            <w:r>
              <w:rPr>
                <w:lang w:val="nl-NL"/>
              </w:rPr>
              <w:t>output</w:t>
            </w:r>
          </w:p>
        </w:tc>
        <w:tc>
          <w:tcPr>
            <w:tcW w:w="1559" w:type="dxa"/>
          </w:tcPr>
          <w:p w14:paraId="1342B43F" w14:textId="7C4D7A31" w:rsidR="00200762" w:rsidRDefault="00200762" w:rsidP="00200762">
            <w:pPr>
              <w:rPr>
                <w:lang w:val="nl-NL"/>
              </w:rPr>
            </w:pPr>
            <w:r>
              <w:rPr>
                <w:lang w:val="nl-NL"/>
              </w:rPr>
              <w:t>5 V</w:t>
            </w:r>
            <w:r w:rsidR="00B034BC">
              <w:rPr>
                <w:lang w:val="nl-NL"/>
              </w:rPr>
              <w:t>-</w:t>
            </w:r>
            <w:r>
              <w:rPr>
                <w:lang w:val="nl-NL"/>
              </w:rPr>
              <w:t>input</w:t>
            </w:r>
          </w:p>
        </w:tc>
        <w:tc>
          <w:tcPr>
            <w:tcW w:w="1560" w:type="dxa"/>
          </w:tcPr>
          <w:p w14:paraId="15CD6803" w14:textId="488FF84D" w:rsidR="00200762" w:rsidRDefault="00200762" w:rsidP="00200762">
            <w:pPr>
              <w:rPr>
                <w:lang w:val="nl-NL"/>
              </w:rPr>
            </w:pPr>
            <w:r>
              <w:rPr>
                <w:lang w:val="nl-NL"/>
              </w:rPr>
              <w:t>3,3 V</w:t>
            </w:r>
            <w:r w:rsidR="00B034BC">
              <w:rPr>
                <w:lang w:val="nl-NL"/>
              </w:rPr>
              <w:t>-</w:t>
            </w:r>
            <w:r>
              <w:rPr>
                <w:lang w:val="nl-NL"/>
              </w:rPr>
              <w:t>output</w:t>
            </w:r>
          </w:p>
        </w:tc>
      </w:tr>
      <w:tr w:rsidR="00200762" w14:paraId="614FECEF" w14:textId="77777777" w:rsidTr="00403B25">
        <w:tc>
          <w:tcPr>
            <w:tcW w:w="2835" w:type="dxa"/>
          </w:tcPr>
          <w:p w14:paraId="40FA870F" w14:textId="33B662E4" w:rsidR="00200762" w:rsidRDefault="00200762" w:rsidP="00200762">
            <w:pPr>
              <w:rPr>
                <w:lang w:val="nl-NL"/>
              </w:rPr>
            </w:pPr>
            <w:r w:rsidRPr="00101EA7">
              <w:rPr>
                <w:b/>
                <w:bCs/>
                <w:lang w:val="nl-NL"/>
              </w:rPr>
              <w:t>Pinout</w:t>
            </w:r>
          </w:p>
        </w:tc>
        <w:tc>
          <w:tcPr>
            <w:tcW w:w="3119" w:type="dxa"/>
            <w:gridSpan w:val="2"/>
          </w:tcPr>
          <w:p w14:paraId="661C30A6" w14:textId="6447128E" w:rsidR="00200762" w:rsidRDefault="00200762" w:rsidP="00200762">
            <w:pPr>
              <w:rPr>
                <w:lang w:val="nl-NL"/>
              </w:rPr>
            </w:pPr>
            <w:r>
              <w:rPr>
                <w:lang w:val="nl-NL"/>
              </w:rPr>
              <w:t>Digitaal/ analoog/ PWM</w:t>
            </w:r>
          </w:p>
        </w:tc>
        <w:tc>
          <w:tcPr>
            <w:tcW w:w="3119" w:type="dxa"/>
            <w:gridSpan w:val="2"/>
          </w:tcPr>
          <w:p w14:paraId="62834737" w14:textId="159FB505" w:rsidR="00200762" w:rsidRDefault="00200762" w:rsidP="00200762">
            <w:pPr>
              <w:rPr>
                <w:lang w:val="nl-NL"/>
              </w:rPr>
            </w:pPr>
            <w:r>
              <w:rPr>
                <w:lang w:val="nl-NL"/>
              </w:rPr>
              <w:t>Digitaal/ analoog/ PWM</w:t>
            </w:r>
          </w:p>
        </w:tc>
      </w:tr>
      <w:tr w:rsidR="00200762" w14:paraId="28E08CF6" w14:textId="77777777" w:rsidTr="00403B25">
        <w:tc>
          <w:tcPr>
            <w:tcW w:w="2835" w:type="dxa"/>
          </w:tcPr>
          <w:p w14:paraId="52417280" w14:textId="76FC8809" w:rsidR="00200762" w:rsidRDefault="00200762" w:rsidP="00200762">
            <w:pPr>
              <w:rPr>
                <w:lang w:val="nl-NL"/>
              </w:rPr>
            </w:pPr>
            <w:r w:rsidRPr="00101EA7">
              <w:rPr>
                <w:b/>
                <w:bCs/>
                <w:lang w:val="nl-NL"/>
              </w:rPr>
              <w:t xml:space="preserve">Afmetingen </w:t>
            </w:r>
          </w:p>
        </w:tc>
        <w:tc>
          <w:tcPr>
            <w:tcW w:w="3119" w:type="dxa"/>
            <w:gridSpan w:val="2"/>
          </w:tcPr>
          <w:p w14:paraId="33D284FF" w14:textId="2AF035B8" w:rsidR="00200762" w:rsidRDefault="00200762" w:rsidP="00200762">
            <w:pPr>
              <w:rPr>
                <w:lang w:val="nl-NL"/>
              </w:rPr>
            </w:pPr>
            <w:r>
              <w:rPr>
                <w:lang w:val="nl-NL"/>
              </w:rPr>
              <w:t>61,5 mm x 25 mm</w:t>
            </w:r>
          </w:p>
        </w:tc>
        <w:tc>
          <w:tcPr>
            <w:tcW w:w="3119" w:type="dxa"/>
            <w:gridSpan w:val="2"/>
          </w:tcPr>
          <w:p w14:paraId="2E450514" w14:textId="5C499076" w:rsidR="00200762" w:rsidRDefault="00200762" w:rsidP="00200762">
            <w:pPr>
              <w:rPr>
                <w:lang w:val="nl-NL"/>
              </w:rPr>
            </w:pPr>
            <w:r>
              <w:rPr>
                <w:lang w:val="nl-NL"/>
              </w:rPr>
              <w:t>52 mm x 28 mm</w:t>
            </w:r>
          </w:p>
        </w:tc>
      </w:tr>
      <w:tr w:rsidR="00200762" w14:paraId="2AA8C934" w14:textId="77777777" w:rsidTr="00403B25">
        <w:tc>
          <w:tcPr>
            <w:tcW w:w="2835" w:type="dxa"/>
          </w:tcPr>
          <w:p w14:paraId="498C71CA" w14:textId="50FBBED9" w:rsidR="00200762" w:rsidRDefault="00200762" w:rsidP="00200762">
            <w:pPr>
              <w:rPr>
                <w:lang w:val="nl-NL"/>
              </w:rPr>
            </w:pPr>
            <w:r w:rsidRPr="00101EA7">
              <w:rPr>
                <w:b/>
                <w:bCs/>
                <w:lang w:val="nl-NL"/>
              </w:rPr>
              <w:t xml:space="preserve">Prijs </w:t>
            </w:r>
          </w:p>
        </w:tc>
        <w:tc>
          <w:tcPr>
            <w:tcW w:w="3119" w:type="dxa"/>
            <w:gridSpan w:val="2"/>
          </w:tcPr>
          <w:p w14:paraId="2BF6239B" w14:textId="0D37D6B0" w:rsidR="00200762" w:rsidRDefault="00200762" w:rsidP="00200762">
            <w:pPr>
              <w:rPr>
                <w:lang w:val="nl-NL"/>
              </w:rPr>
            </w:pPr>
            <w:r>
              <w:rPr>
                <w:lang w:val="nl-NL"/>
              </w:rPr>
              <w:t xml:space="preserve">€ </w:t>
            </w:r>
            <w:r w:rsidRPr="00FB1A41">
              <w:rPr>
                <w:lang w:val="nl-NL"/>
              </w:rPr>
              <w:t>33,50</w:t>
            </w:r>
          </w:p>
        </w:tc>
        <w:tc>
          <w:tcPr>
            <w:tcW w:w="3119" w:type="dxa"/>
            <w:gridSpan w:val="2"/>
          </w:tcPr>
          <w:p w14:paraId="1CC0C741" w14:textId="3233CCEB" w:rsidR="00200762" w:rsidRDefault="00200762" w:rsidP="00200762">
            <w:pPr>
              <w:rPr>
                <w:lang w:val="nl-NL"/>
              </w:rPr>
            </w:pPr>
            <w:r>
              <w:rPr>
                <w:lang w:val="nl-NL"/>
              </w:rPr>
              <w:t>€ 9,50</w:t>
            </w:r>
          </w:p>
        </w:tc>
      </w:tr>
    </w:tbl>
    <w:p w14:paraId="43BB49C2" w14:textId="77777777" w:rsidR="00F21074" w:rsidRDefault="00F21074" w:rsidP="00BC418B">
      <w:pPr>
        <w:rPr>
          <w:lang w:val="nl-NL"/>
        </w:rPr>
      </w:pPr>
    </w:p>
    <w:p w14:paraId="3C5C3BA4" w14:textId="2F6756A3" w:rsidR="00C514C8" w:rsidRDefault="00646550" w:rsidP="00BC418B">
      <w:pPr>
        <w:rPr>
          <w:lang w:val="nl-NL"/>
        </w:rPr>
      </w:pPr>
      <w:r>
        <w:rPr>
          <w:lang w:val="nl-NL"/>
        </w:rPr>
        <w:t xml:space="preserve">Wat direct opvalt bij de vergelijking </w:t>
      </w:r>
      <w:r w:rsidR="00E56700">
        <w:rPr>
          <w:lang w:val="nl-NL"/>
        </w:rPr>
        <w:t>is d</w:t>
      </w:r>
      <w:r w:rsidR="000B4084">
        <w:rPr>
          <w:lang w:val="nl-NL"/>
        </w:rPr>
        <w:t>e prijs</w:t>
      </w:r>
      <w:r w:rsidR="002F40CB">
        <w:rPr>
          <w:lang w:val="nl-NL"/>
        </w:rPr>
        <w:t>,</w:t>
      </w:r>
      <w:r w:rsidR="00BD5925">
        <w:rPr>
          <w:lang w:val="nl-NL"/>
        </w:rPr>
        <w:t xml:space="preserve"> de Arduinomicrocontroller</w:t>
      </w:r>
      <w:r w:rsidR="002F40CB">
        <w:rPr>
          <w:lang w:val="nl-NL"/>
        </w:rPr>
        <w:t xml:space="preserve"> is veel duu</w:t>
      </w:r>
      <w:r w:rsidR="00610F9D">
        <w:rPr>
          <w:lang w:val="nl-NL"/>
        </w:rPr>
        <w:t>rder. De</w:t>
      </w:r>
      <w:r w:rsidR="00BD5925">
        <w:rPr>
          <w:lang w:val="nl-NL"/>
        </w:rPr>
        <w:t xml:space="preserve"> rest van de eigenschappen </w:t>
      </w:r>
      <w:r w:rsidR="00AD5AC0">
        <w:rPr>
          <w:lang w:val="nl-NL"/>
        </w:rPr>
        <w:t xml:space="preserve">is zo goed als </w:t>
      </w:r>
      <w:r w:rsidR="00BD5925">
        <w:rPr>
          <w:lang w:val="nl-NL"/>
        </w:rPr>
        <w:t>gelijk</w:t>
      </w:r>
      <w:r w:rsidR="00963C69">
        <w:rPr>
          <w:lang w:val="nl-NL"/>
        </w:rPr>
        <w:t>.</w:t>
      </w:r>
      <w:r w:rsidR="00BD5925">
        <w:rPr>
          <w:lang w:val="nl-NL"/>
        </w:rPr>
        <w:t xml:space="preserve"> </w:t>
      </w:r>
      <w:r w:rsidR="00963C69">
        <w:rPr>
          <w:lang w:val="nl-NL"/>
        </w:rPr>
        <w:t>B</w:t>
      </w:r>
      <w:r w:rsidR="00BD5925">
        <w:rPr>
          <w:lang w:val="nl-NL"/>
        </w:rPr>
        <w:t xml:space="preserve">ij de </w:t>
      </w:r>
      <w:r w:rsidR="006F2FBB">
        <w:rPr>
          <w:lang w:val="nl-NL"/>
        </w:rPr>
        <w:t>variant van Espressif</w:t>
      </w:r>
      <w:r w:rsidR="00742FA3">
        <w:rPr>
          <w:lang w:val="nl-NL"/>
        </w:rPr>
        <w:t xml:space="preserve"> </w:t>
      </w:r>
      <w:r w:rsidR="0037030F">
        <w:rPr>
          <w:lang w:val="nl-NL"/>
        </w:rPr>
        <w:t>is</w:t>
      </w:r>
      <w:r w:rsidR="001B47A9">
        <w:rPr>
          <w:lang w:val="nl-NL"/>
        </w:rPr>
        <w:t xml:space="preserve"> het geheugen </w:t>
      </w:r>
      <w:r w:rsidR="00742FA3">
        <w:rPr>
          <w:lang w:val="nl-NL"/>
        </w:rPr>
        <w:t>beter</w:t>
      </w:r>
      <w:r w:rsidR="001B47A9">
        <w:rPr>
          <w:lang w:val="nl-NL"/>
        </w:rPr>
        <w:t xml:space="preserve"> </w:t>
      </w:r>
      <w:r w:rsidR="00166D24">
        <w:rPr>
          <w:lang w:val="nl-NL"/>
        </w:rPr>
        <w:t>é</w:t>
      </w:r>
      <w:r w:rsidR="001B47A9">
        <w:rPr>
          <w:lang w:val="nl-NL"/>
        </w:rPr>
        <w:t>n</w:t>
      </w:r>
      <w:r w:rsidR="00166D24">
        <w:rPr>
          <w:lang w:val="nl-NL"/>
        </w:rPr>
        <w:t xml:space="preserve"> is er</w:t>
      </w:r>
      <w:r w:rsidR="001B47A9">
        <w:rPr>
          <w:lang w:val="nl-NL"/>
        </w:rPr>
        <w:t xml:space="preserve"> de mogelijkheid om voor die goedkopere prijs zelfs BLE te hebben.</w:t>
      </w:r>
    </w:p>
    <w:p w14:paraId="229EA6C1" w14:textId="2D142235" w:rsidR="001B47A9" w:rsidRDefault="00BB472B" w:rsidP="00BC418B">
      <w:pPr>
        <w:rPr>
          <w:lang w:val="nl-NL"/>
        </w:rPr>
      </w:pPr>
      <w:r w:rsidRPr="00287CAE">
        <w:rPr>
          <w:lang w:val="nl-NL"/>
        </w:rPr>
        <w:t xml:space="preserve">Op basis van de beschikbare informatie </w:t>
      </w:r>
      <w:r w:rsidR="00222B53" w:rsidRPr="00287CAE">
        <w:rPr>
          <w:lang w:val="nl-NL"/>
        </w:rPr>
        <w:t>is</w:t>
      </w:r>
      <w:r w:rsidRPr="00287CAE">
        <w:rPr>
          <w:lang w:val="nl-NL"/>
        </w:rPr>
        <w:t xml:space="preserve"> Espre</w:t>
      </w:r>
      <w:r w:rsidR="00287CAE">
        <w:rPr>
          <w:lang w:val="nl-NL"/>
        </w:rPr>
        <w:t>s</w:t>
      </w:r>
      <w:r w:rsidRPr="00287CAE">
        <w:rPr>
          <w:lang w:val="nl-NL"/>
        </w:rPr>
        <w:t xml:space="preserve">sif de beste </w:t>
      </w:r>
      <w:r w:rsidR="00C44D62" w:rsidRPr="00287CAE">
        <w:rPr>
          <w:lang w:val="nl-NL"/>
        </w:rPr>
        <w:t>optie voor MCU’s</w:t>
      </w:r>
      <w:r w:rsidR="00C23720" w:rsidRPr="00287CAE">
        <w:rPr>
          <w:lang w:val="nl-NL"/>
        </w:rPr>
        <w:t>.</w:t>
      </w:r>
      <w:r w:rsidR="00984476">
        <w:rPr>
          <w:lang w:val="nl-NL"/>
        </w:rPr>
        <w:t xml:space="preserve"> </w:t>
      </w:r>
      <w:r w:rsidR="00FC2932" w:rsidRPr="00287CAE">
        <w:rPr>
          <w:lang w:val="nl-NL"/>
        </w:rPr>
        <w:t>De ESP32 is</w:t>
      </w:r>
      <w:r w:rsidR="00FC2932">
        <w:rPr>
          <w:lang w:val="nl-NL"/>
        </w:rPr>
        <w:t xml:space="preserve"> een heel goed ondersteund</w:t>
      </w:r>
      <w:r w:rsidR="00402B20">
        <w:rPr>
          <w:lang w:val="nl-NL"/>
        </w:rPr>
        <w:t>e microcontroller</w:t>
      </w:r>
      <w:r w:rsidR="001E66EF">
        <w:rPr>
          <w:lang w:val="nl-NL"/>
        </w:rPr>
        <w:t xml:space="preserve"> om</w:t>
      </w:r>
      <w:r w:rsidR="003A4786">
        <w:rPr>
          <w:lang w:val="nl-NL"/>
        </w:rPr>
        <w:t xml:space="preserve"> de nodige doeleinden waar te maken. Dit hoeft niet precies de </w:t>
      </w:r>
      <w:r w:rsidR="00D07C23">
        <w:rPr>
          <w:lang w:val="nl-NL"/>
        </w:rPr>
        <w:t xml:space="preserve">ESP-WROOM-32 te zijn, maar kan ook een variant zijn binnen deze familie, aangezien de meeste eigenschappen </w:t>
      </w:r>
      <w:r w:rsidR="00591FC1">
        <w:rPr>
          <w:lang w:val="nl-NL"/>
        </w:rPr>
        <w:t xml:space="preserve">worden </w:t>
      </w:r>
      <w:r w:rsidR="00D07C23">
        <w:rPr>
          <w:lang w:val="nl-NL"/>
        </w:rPr>
        <w:t>gedeeld.</w:t>
      </w:r>
    </w:p>
    <w:p w14:paraId="4CE1CF8E" w14:textId="77777777" w:rsidR="0085440F" w:rsidRDefault="0085440F" w:rsidP="00BC418B">
      <w:pPr>
        <w:rPr>
          <w:lang w:val="nl-NL"/>
        </w:rPr>
      </w:pPr>
    </w:p>
    <w:p w14:paraId="45FB264C" w14:textId="77777777" w:rsidR="0085440F" w:rsidRDefault="0085440F" w:rsidP="00BC418B">
      <w:pPr>
        <w:rPr>
          <w:lang w:val="nl-NL"/>
        </w:rPr>
        <w:sectPr w:rsidR="0085440F" w:rsidSect="00995550">
          <w:pgSz w:w="11906" w:h="16838"/>
          <w:pgMar w:top="1417" w:right="1417" w:bottom="1417" w:left="1417" w:header="708" w:footer="708" w:gutter="0"/>
          <w:cols w:space="708"/>
          <w:titlePg/>
          <w:docGrid w:linePitch="360"/>
        </w:sectPr>
      </w:pPr>
    </w:p>
    <w:p w14:paraId="569B2DFE" w14:textId="5D640694" w:rsidR="00646550" w:rsidRDefault="00B12D6E" w:rsidP="00BC418B">
      <w:pPr>
        <w:rPr>
          <w:lang w:val="nl-NL"/>
        </w:rPr>
      </w:pPr>
      <w:r>
        <w:rPr>
          <w:lang w:val="nl-NL"/>
        </w:rPr>
        <w:lastRenderedPageBreak/>
        <w:t>Nu de chip gevonden is, is het belangrijk om te weten welke sensoren comp</w:t>
      </w:r>
      <w:r w:rsidR="0003534B">
        <w:rPr>
          <w:lang w:val="nl-NL"/>
        </w:rPr>
        <w:t>atibel zijn met deze MCU’s.</w:t>
      </w:r>
    </w:p>
    <w:p w14:paraId="79B512B2" w14:textId="03FC5A64" w:rsidR="001C0D1F" w:rsidRDefault="001C0D1F" w:rsidP="00BC418B">
      <w:pPr>
        <w:rPr>
          <w:lang w:val="nl-NL"/>
        </w:rPr>
      </w:pPr>
      <w:r w:rsidRPr="00826B79">
        <w:rPr>
          <w:lang w:val="nl-NL"/>
        </w:rPr>
        <w:t xml:space="preserve">Er </w:t>
      </w:r>
      <w:r w:rsidR="00826B79">
        <w:rPr>
          <w:lang w:val="nl-NL"/>
        </w:rPr>
        <w:t>wordt eerst</w:t>
      </w:r>
      <w:r w:rsidRPr="00826B79">
        <w:rPr>
          <w:lang w:val="nl-NL"/>
        </w:rPr>
        <w:t xml:space="preserve"> </w:t>
      </w:r>
      <w:r w:rsidR="005E25D1" w:rsidRPr="00826B79">
        <w:rPr>
          <w:lang w:val="nl-NL"/>
        </w:rPr>
        <w:t>gekeken hoe een ESP32 van s</w:t>
      </w:r>
      <w:r w:rsidR="003F559D">
        <w:rPr>
          <w:lang w:val="nl-NL"/>
        </w:rPr>
        <w:t>panning en van stroom wordt</w:t>
      </w:r>
      <w:r w:rsidR="005E25D1" w:rsidRPr="00826B79">
        <w:rPr>
          <w:lang w:val="nl-NL"/>
        </w:rPr>
        <w:t xml:space="preserve"> voorzien </w:t>
      </w:r>
      <w:r w:rsidR="003F559D">
        <w:rPr>
          <w:lang w:val="nl-NL"/>
        </w:rPr>
        <w:t>als</w:t>
      </w:r>
      <w:r w:rsidR="005E25D1" w:rsidRPr="00826B79">
        <w:rPr>
          <w:lang w:val="nl-NL"/>
        </w:rPr>
        <w:t xml:space="preserve"> </w:t>
      </w:r>
      <w:r w:rsidR="004E04DF" w:rsidRPr="00826B79">
        <w:rPr>
          <w:lang w:val="nl-NL"/>
        </w:rPr>
        <w:t xml:space="preserve">er alleen met de chip wordt </w:t>
      </w:r>
      <w:r w:rsidR="00FD0981" w:rsidRPr="00826B79">
        <w:rPr>
          <w:lang w:val="nl-NL"/>
        </w:rPr>
        <w:t>gewerkt</w:t>
      </w:r>
      <w:sdt>
        <w:sdtPr>
          <w:id w:val="-379331565"/>
          <w:citation/>
        </w:sdtPr>
        <w:sdtContent>
          <w:r w:rsidR="00877408">
            <w:fldChar w:fldCharType="begin"/>
          </w:r>
          <w:r w:rsidR="00877408">
            <w:rPr>
              <w:lang w:val="nl-NL"/>
            </w:rPr>
            <w:instrText xml:space="preserve"> CITATION ESP32chip \l 1043 </w:instrText>
          </w:r>
          <w:r w:rsidR="00877408">
            <w:fldChar w:fldCharType="separate"/>
          </w:r>
          <w:r w:rsidR="002B5AA8">
            <w:rPr>
              <w:noProof/>
              <w:lang w:val="nl-NL"/>
            </w:rPr>
            <w:t xml:space="preserve"> </w:t>
          </w:r>
          <w:r w:rsidR="002B5AA8" w:rsidRPr="002B5AA8">
            <w:rPr>
              <w:noProof/>
              <w:lang w:val="nl-NL"/>
            </w:rPr>
            <w:t>[8]</w:t>
          </w:r>
          <w:r w:rsidR="00877408">
            <w:fldChar w:fldCharType="end"/>
          </w:r>
        </w:sdtContent>
      </w:sdt>
      <w:r w:rsidR="00877408">
        <w:rPr>
          <w:lang w:val="nl-NL"/>
        </w:rPr>
        <w:t xml:space="preserve">. </w:t>
      </w:r>
      <w:r w:rsidR="009E502C" w:rsidRPr="00826B79">
        <w:rPr>
          <w:lang w:val="nl-NL"/>
        </w:rPr>
        <w:t xml:space="preserve">Een afbeelding van de chip is hieronder in </w:t>
      </w:r>
      <w:r w:rsidR="00A1539A">
        <w:rPr>
          <w:lang w:val="nl-NL"/>
        </w:rPr>
        <w:fldChar w:fldCharType="begin"/>
      </w:r>
      <w:r w:rsidR="00A1539A">
        <w:rPr>
          <w:lang w:val="nl-NL"/>
        </w:rPr>
        <w:instrText xml:space="preserve"> REF _Ref131008280 \h </w:instrText>
      </w:r>
      <w:r w:rsidR="00A1539A">
        <w:rPr>
          <w:lang w:val="nl-NL"/>
        </w:rPr>
      </w:r>
      <w:r w:rsidR="00A1539A">
        <w:rPr>
          <w:lang w:val="nl-NL"/>
        </w:rPr>
        <w:fldChar w:fldCharType="separate"/>
      </w:r>
      <w:r w:rsidR="00A93571">
        <w:t xml:space="preserve">Figuur </w:t>
      </w:r>
      <w:r w:rsidR="00A93571">
        <w:rPr>
          <w:noProof/>
        </w:rPr>
        <w:t>3</w:t>
      </w:r>
      <w:r w:rsidR="00A93571">
        <w:t xml:space="preserve">: </w:t>
      </w:r>
      <w:r w:rsidR="00A93571" w:rsidRPr="00432658">
        <w:t>ESP32-WROOM-32D chip zonder pcb</w:t>
      </w:r>
      <w:sdt>
        <w:sdtPr>
          <w:id w:val="-1245024391"/>
          <w:citation/>
        </w:sdtPr>
        <w:sdtContent>
          <w:r w:rsidR="00A93571">
            <w:fldChar w:fldCharType="begin"/>
          </w:r>
          <w:r w:rsidR="00A93571">
            <w:rPr>
              <w:lang w:val="nl-NL"/>
            </w:rPr>
            <w:instrText xml:space="preserve"> CITATION ESP32chip \l 1043 </w:instrText>
          </w:r>
          <w:r w:rsidR="00A93571">
            <w:fldChar w:fldCharType="separate"/>
          </w:r>
          <w:r w:rsidR="00A93571">
            <w:rPr>
              <w:noProof/>
              <w:lang w:val="nl-NL"/>
            </w:rPr>
            <w:t xml:space="preserve"> </w:t>
          </w:r>
          <w:r w:rsidR="00A93571" w:rsidRPr="002B5AA8">
            <w:rPr>
              <w:noProof/>
              <w:lang w:val="nl-NL"/>
            </w:rPr>
            <w:t>[8]</w:t>
          </w:r>
          <w:r w:rsidR="00A93571">
            <w:fldChar w:fldCharType="end"/>
          </w:r>
        </w:sdtContent>
      </w:sdt>
      <w:r w:rsidR="00A1539A">
        <w:rPr>
          <w:lang w:val="nl-NL"/>
        </w:rPr>
        <w:fldChar w:fldCharType="end"/>
      </w:r>
      <w:r w:rsidR="009E502C" w:rsidRPr="00826B79">
        <w:rPr>
          <w:lang w:val="nl-NL"/>
        </w:rPr>
        <w:t>te zien.</w:t>
      </w:r>
    </w:p>
    <w:p w14:paraId="1C24A6F7" w14:textId="77777777" w:rsidR="006753FB" w:rsidRDefault="008B51A1" w:rsidP="006753FB">
      <w:pPr>
        <w:keepNext/>
      </w:pPr>
      <w:r>
        <w:rPr>
          <w:noProof/>
        </w:rPr>
        <w:drawing>
          <wp:inline distT="0" distB="0" distL="0" distR="0" wp14:anchorId="786705B2" wp14:editId="716FF38D">
            <wp:extent cx="1543050" cy="2228850"/>
            <wp:effectExtent l="0" t="0" r="0" b="0"/>
            <wp:docPr id="22" name="Afbeelding 2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elektronica&#10;&#10;Automatisch gegenereerde beschrijving"/>
                    <pic:cNvPicPr/>
                  </pic:nvPicPr>
                  <pic:blipFill>
                    <a:blip r:embed="rId21"/>
                    <a:stretch>
                      <a:fillRect/>
                    </a:stretch>
                  </pic:blipFill>
                  <pic:spPr>
                    <a:xfrm>
                      <a:off x="0" y="0"/>
                      <a:ext cx="1543050" cy="2228850"/>
                    </a:xfrm>
                    <a:prstGeom prst="rect">
                      <a:avLst/>
                    </a:prstGeom>
                  </pic:spPr>
                </pic:pic>
              </a:graphicData>
            </a:graphic>
          </wp:inline>
        </w:drawing>
      </w:r>
    </w:p>
    <w:p w14:paraId="2F6F60E7" w14:textId="32622BB2" w:rsidR="008B51A1" w:rsidRDefault="00077E79" w:rsidP="00077E79">
      <w:pPr>
        <w:pStyle w:val="Bijschrift"/>
      </w:pPr>
      <w:bookmarkStart w:id="30" w:name="_Ref130397226"/>
      <w:bookmarkStart w:id="31" w:name="_Toc130397344"/>
      <w:bookmarkStart w:id="32" w:name="_Ref131008280"/>
      <w:bookmarkStart w:id="33" w:name="_Toc131008973"/>
      <w:r>
        <w:t xml:space="preserve">Figuur </w:t>
      </w:r>
      <w:r>
        <w:fldChar w:fldCharType="begin"/>
      </w:r>
      <w:r>
        <w:instrText xml:space="preserve"> SEQ Figuur \* ARABIC </w:instrText>
      </w:r>
      <w:r>
        <w:fldChar w:fldCharType="separate"/>
      </w:r>
      <w:r w:rsidR="00A93571">
        <w:rPr>
          <w:noProof/>
        </w:rPr>
        <w:t>3</w:t>
      </w:r>
      <w:r>
        <w:fldChar w:fldCharType="end"/>
      </w:r>
      <w:bookmarkEnd w:id="30"/>
      <w:r>
        <w:t xml:space="preserve">: </w:t>
      </w:r>
      <w:r w:rsidRPr="00432658">
        <w:t>ESP32-WROOM-32D chip zonder pcb</w:t>
      </w:r>
      <w:bookmarkEnd w:id="31"/>
      <w:sdt>
        <w:sdtPr>
          <w:id w:val="-383413209"/>
          <w:citation/>
        </w:sdtPr>
        <w:sdtContent>
          <w:r w:rsidR="00F834C0">
            <w:fldChar w:fldCharType="begin"/>
          </w:r>
          <w:r w:rsidR="00F834C0">
            <w:rPr>
              <w:lang w:val="nl-NL"/>
            </w:rPr>
            <w:instrText xml:space="preserve"> CITATION ESP32chip \l 1043 </w:instrText>
          </w:r>
          <w:r w:rsidR="00F834C0">
            <w:fldChar w:fldCharType="separate"/>
          </w:r>
          <w:r w:rsidR="002B5AA8">
            <w:rPr>
              <w:noProof/>
              <w:lang w:val="nl-NL"/>
            </w:rPr>
            <w:t xml:space="preserve"> </w:t>
          </w:r>
          <w:r w:rsidR="002B5AA8" w:rsidRPr="002B5AA8">
            <w:rPr>
              <w:noProof/>
              <w:lang w:val="nl-NL"/>
            </w:rPr>
            <w:t>[8]</w:t>
          </w:r>
          <w:r w:rsidR="00F834C0">
            <w:fldChar w:fldCharType="end"/>
          </w:r>
        </w:sdtContent>
      </w:sdt>
      <w:bookmarkEnd w:id="32"/>
      <w:bookmarkEnd w:id="33"/>
    </w:p>
    <w:p w14:paraId="51511C4C" w14:textId="6FC47893" w:rsidR="0003534B" w:rsidRDefault="00C41D24" w:rsidP="001C193F">
      <w:pPr>
        <w:pStyle w:val="Kop3"/>
        <w:rPr>
          <w:lang w:val="nl-NL"/>
        </w:rPr>
      </w:pPr>
      <w:bookmarkStart w:id="34" w:name="_Toc131008940"/>
      <w:r w:rsidRPr="00637296">
        <w:rPr>
          <w:lang w:val="nl-NL"/>
        </w:rPr>
        <w:t>Voeding</w:t>
      </w:r>
      <w:bookmarkEnd w:id="34"/>
    </w:p>
    <w:p w14:paraId="4F890A2C" w14:textId="76A93EBD" w:rsidR="00473D07" w:rsidRDefault="00866586" w:rsidP="00473D07">
      <w:pPr>
        <w:rPr>
          <w:lang w:val="nl-NL"/>
        </w:rPr>
      </w:pPr>
      <w:r w:rsidRPr="001E0FF6">
        <w:rPr>
          <w:lang w:val="nl-NL"/>
        </w:rPr>
        <w:t xml:space="preserve">Volgens </w:t>
      </w:r>
      <w:r w:rsidR="00BC01D1" w:rsidRPr="001E0FF6">
        <w:rPr>
          <w:lang w:val="nl-NL"/>
        </w:rPr>
        <w:t>een</w:t>
      </w:r>
      <w:r w:rsidR="00473D07" w:rsidRPr="001E0FF6">
        <w:rPr>
          <w:lang w:val="nl-NL"/>
        </w:rPr>
        <w:t xml:space="preserve"> </w:t>
      </w:r>
      <w:r w:rsidR="003B5B4A" w:rsidRPr="001E0FF6">
        <w:rPr>
          <w:lang w:val="nl-NL"/>
        </w:rPr>
        <w:t>bron</w:t>
      </w:r>
      <w:r w:rsidR="00E6174F" w:rsidRPr="001E0FF6">
        <w:rPr>
          <w:lang w:val="nl-NL"/>
        </w:rPr>
        <w:t xml:space="preserve"> van </w:t>
      </w:r>
      <w:r w:rsidR="004F7764" w:rsidRPr="001E0FF6">
        <w:rPr>
          <w:lang w:val="nl-NL"/>
        </w:rPr>
        <w:t>het</w:t>
      </w:r>
      <w:r w:rsidR="00E6174F" w:rsidRPr="001E0FF6">
        <w:rPr>
          <w:lang w:val="nl-NL"/>
        </w:rPr>
        <w:t xml:space="preserve"> </w:t>
      </w:r>
      <w:r w:rsidR="004F7764" w:rsidRPr="001E0FF6">
        <w:rPr>
          <w:lang w:val="nl-NL"/>
        </w:rPr>
        <w:t>Europe</w:t>
      </w:r>
      <w:r w:rsidR="00C92D46" w:rsidRPr="001E0FF6">
        <w:rPr>
          <w:lang w:val="nl-NL"/>
        </w:rPr>
        <w:t>es</w:t>
      </w:r>
      <w:r w:rsidR="00E6174F" w:rsidRPr="001E0FF6">
        <w:rPr>
          <w:lang w:val="nl-NL"/>
        </w:rPr>
        <w:t xml:space="preserve"> </w:t>
      </w:r>
      <w:r w:rsidR="00B027CC" w:rsidRPr="001E0FF6">
        <w:rPr>
          <w:lang w:val="nl-NL"/>
        </w:rPr>
        <w:t>Parlement</w:t>
      </w:r>
      <w:sdt>
        <w:sdtPr>
          <w:id w:val="-1996258065"/>
          <w:citation/>
        </w:sdtPr>
        <w:sdtContent>
          <w:r w:rsidR="00454C44">
            <w:fldChar w:fldCharType="begin"/>
          </w:r>
          <w:r w:rsidR="00454C44">
            <w:rPr>
              <w:lang w:val="nl-NL"/>
            </w:rPr>
            <w:instrText xml:space="preserve">CITATION usbc \l 1043 </w:instrText>
          </w:r>
          <w:r w:rsidR="00454C44">
            <w:fldChar w:fldCharType="separate"/>
          </w:r>
          <w:r w:rsidR="002B5AA8">
            <w:rPr>
              <w:noProof/>
              <w:lang w:val="nl-NL"/>
            </w:rPr>
            <w:t xml:space="preserve"> </w:t>
          </w:r>
          <w:r w:rsidR="002B5AA8" w:rsidRPr="002B5AA8">
            <w:rPr>
              <w:noProof/>
              <w:lang w:val="nl-NL"/>
            </w:rPr>
            <w:t>[9]</w:t>
          </w:r>
          <w:r w:rsidR="00454C44">
            <w:fldChar w:fldCharType="end"/>
          </w:r>
        </w:sdtContent>
      </w:sdt>
      <w:r w:rsidR="00454C44">
        <w:rPr>
          <w:lang w:val="nl-NL"/>
        </w:rPr>
        <w:t xml:space="preserve"> </w:t>
      </w:r>
      <w:r w:rsidR="0061202F">
        <w:rPr>
          <w:lang w:val="nl-NL"/>
        </w:rPr>
        <w:t>wordt</w:t>
      </w:r>
      <w:r w:rsidR="00B027CC" w:rsidRPr="001E0FF6">
        <w:rPr>
          <w:lang w:val="nl-NL"/>
        </w:rPr>
        <w:t xml:space="preserve"> er </w:t>
      </w:r>
      <w:r w:rsidR="009B6740" w:rsidRPr="001E0FF6">
        <w:rPr>
          <w:lang w:val="nl-NL"/>
        </w:rPr>
        <w:t xml:space="preserve">vroeg of laat voor elk nieuw </w:t>
      </w:r>
      <w:r w:rsidR="00B2075E" w:rsidRPr="001E0FF6">
        <w:rPr>
          <w:lang w:val="nl-NL"/>
        </w:rPr>
        <w:t>elektrisch</w:t>
      </w:r>
      <w:r w:rsidR="00AB28CB" w:rsidRPr="001E0FF6">
        <w:rPr>
          <w:lang w:val="nl-NL"/>
        </w:rPr>
        <w:t xml:space="preserve"> apparaat </w:t>
      </w:r>
      <w:r w:rsidR="00C723E0" w:rsidRPr="001E0FF6">
        <w:rPr>
          <w:lang w:val="nl-NL"/>
        </w:rPr>
        <w:t>op de handelsmarkt gebruik</w:t>
      </w:r>
      <w:r w:rsidR="00647132">
        <w:rPr>
          <w:lang w:val="nl-NL"/>
        </w:rPr>
        <w:t xml:space="preserve"> </w:t>
      </w:r>
      <w:r w:rsidR="00C723E0" w:rsidRPr="001E0FF6">
        <w:rPr>
          <w:lang w:val="nl-NL"/>
        </w:rPr>
        <w:t>gemaakt van USB-C.</w:t>
      </w:r>
      <w:r w:rsidR="00614F15" w:rsidRPr="001E0FF6">
        <w:rPr>
          <w:lang w:val="nl-NL"/>
        </w:rPr>
        <w:t xml:space="preserve"> D</w:t>
      </w:r>
      <w:r w:rsidR="00F52BA8" w:rsidRPr="001E0FF6">
        <w:rPr>
          <w:lang w:val="nl-NL"/>
        </w:rPr>
        <w:t xml:space="preserve">it zou </w:t>
      </w:r>
      <w:r w:rsidR="00C723E0" w:rsidRPr="001E0FF6">
        <w:rPr>
          <w:lang w:val="nl-NL"/>
        </w:rPr>
        <w:t xml:space="preserve">vanaf de </w:t>
      </w:r>
      <w:r w:rsidR="003213BD" w:rsidRPr="001E0FF6">
        <w:rPr>
          <w:lang w:val="nl-NL"/>
        </w:rPr>
        <w:t xml:space="preserve">herfstperiode van 2024 </w:t>
      </w:r>
      <w:r w:rsidR="00A75FEE" w:rsidRPr="001E0FF6">
        <w:rPr>
          <w:lang w:val="nl-NL"/>
        </w:rPr>
        <w:t xml:space="preserve">langzaam </w:t>
      </w:r>
      <w:r w:rsidR="00CE4D29" w:rsidRPr="001E0FF6">
        <w:rPr>
          <w:lang w:val="nl-NL"/>
        </w:rPr>
        <w:t xml:space="preserve">worden </w:t>
      </w:r>
      <w:r w:rsidR="00A75FEE" w:rsidRPr="001E0FF6">
        <w:rPr>
          <w:lang w:val="nl-NL"/>
        </w:rPr>
        <w:t>ingeburgerd</w:t>
      </w:r>
      <w:r w:rsidR="00A75FEE" w:rsidRPr="00647132">
        <w:rPr>
          <w:lang w:val="nl-NL"/>
        </w:rPr>
        <w:t>.</w:t>
      </w:r>
    </w:p>
    <w:p w14:paraId="63B293B0" w14:textId="4FE11B81" w:rsidR="00F21D0A" w:rsidRDefault="009A1B38" w:rsidP="00473D07">
      <w:pPr>
        <w:rPr>
          <w:noProof/>
        </w:rPr>
      </w:pPr>
      <w:r>
        <w:rPr>
          <w:lang w:val="nl-NL"/>
        </w:rPr>
        <w:t>Dit is een goede reden om</w:t>
      </w:r>
      <w:r w:rsidR="00BC187C">
        <w:rPr>
          <w:lang w:val="nl-NL"/>
        </w:rPr>
        <w:t xml:space="preserve"> </w:t>
      </w:r>
      <w:r w:rsidR="0082092E">
        <w:rPr>
          <w:lang w:val="nl-NL"/>
        </w:rPr>
        <w:t>USB-C</w:t>
      </w:r>
      <w:r w:rsidR="00BC187C">
        <w:rPr>
          <w:lang w:val="nl-NL"/>
        </w:rPr>
        <w:t xml:space="preserve"> te implementeren in het project. De </w:t>
      </w:r>
      <w:r w:rsidR="00363059">
        <w:rPr>
          <w:lang w:val="nl-NL"/>
        </w:rPr>
        <w:t>co</w:t>
      </w:r>
      <w:r w:rsidR="00D30FAF">
        <w:rPr>
          <w:lang w:val="nl-NL"/>
        </w:rPr>
        <w:t>nnector</w:t>
      </w:r>
      <w:r w:rsidR="00BC187C">
        <w:rPr>
          <w:lang w:val="nl-NL"/>
        </w:rPr>
        <w:t xml:space="preserve"> heeft als eigenschap</w:t>
      </w:r>
      <w:r w:rsidR="00614C99">
        <w:rPr>
          <w:lang w:val="nl-NL"/>
        </w:rPr>
        <w:t xml:space="preserve"> dat h</w:t>
      </w:r>
      <w:r w:rsidR="00BA6D76">
        <w:rPr>
          <w:lang w:val="nl-NL"/>
        </w:rPr>
        <w:t>ij</w:t>
      </w:r>
      <w:r w:rsidR="00614C99">
        <w:rPr>
          <w:lang w:val="nl-NL"/>
        </w:rPr>
        <w:t xml:space="preserve"> gebruiksvriendelijk is. Het maakt niet uit in welke richting de kabel </w:t>
      </w:r>
      <w:r w:rsidR="00141990">
        <w:rPr>
          <w:lang w:val="nl-NL"/>
        </w:rPr>
        <w:t>wordt aangesloten</w:t>
      </w:r>
      <w:r w:rsidR="00614C99">
        <w:rPr>
          <w:lang w:val="nl-NL"/>
        </w:rPr>
        <w:t>, communicatie en voeding met het apparaat is er direct</w:t>
      </w:r>
      <w:r w:rsidR="00363059">
        <w:rPr>
          <w:lang w:val="nl-NL"/>
        </w:rPr>
        <w:t xml:space="preserve"> via de 24 pins-connector</w:t>
      </w:r>
      <w:r w:rsidR="00614C99">
        <w:rPr>
          <w:lang w:val="nl-NL"/>
        </w:rPr>
        <w:t>.</w:t>
      </w:r>
      <w:r w:rsidR="00462324">
        <w:rPr>
          <w:lang w:val="nl-NL"/>
        </w:rPr>
        <w:t xml:space="preserve"> </w:t>
      </w:r>
      <w:r w:rsidR="001C4FDB">
        <w:rPr>
          <w:lang w:val="nl-NL"/>
        </w:rPr>
        <w:t xml:space="preserve">Het grote voordeel van </w:t>
      </w:r>
      <w:r w:rsidR="0082092E">
        <w:rPr>
          <w:lang w:val="nl-NL"/>
        </w:rPr>
        <w:t>USB-C</w:t>
      </w:r>
      <w:r w:rsidR="001C4FDB">
        <w:rPr>
          <w:lang w:val="nl-NL"/>
        </w:rPr>
        <w:t xml:space="preserve"> is dat </w:t>
      </w:r>
      <w:r w:rsidR="000C46ED">
        <w:rPr>
          <w:lang w:val="nl-NL"/>
        </w:rPr>
        <w:t xml:space="preserve">er een hogere </w:t>
      </w:r>
      <w:r w:rsidR="000C46ED" w:rsidRPr="000C46ED">
        <w:rPr>
          <w:lang w:val="nl-NL"/>
        </w:rPr>
        <w:t>datatransmissiesnelheid</w:t>
      </w:r>
      <w:r w:rsidR="000C46ED">
        <w:rPr>
          <w:lang w:val="nl-NL"/>
        </w:rPr>
        <w:t xml:space="preserve"> is en </w:t>
      </w:r>
      <w:r w:rsidR="00963C6F">
        <w:rPr>
          <w:lang w:val="nl-NL"/>
        </w:rPr>
        <w:t xml:space="preserve">een </w:t>
      </w:r>
      <w:r w:rsidR="00066B44">
        <w:rPr>
          <w:lang w:val="nl-NL"/>
        </w:rPr>
        <w:t>h</w:t>
      </w:r>
      <w:r w:rsidR="00066B44" w:rsidRPr="00066B44">
        <w:rPr>
          <w:lang w:val="nl-NL"/>
        </w:rPr>
        <w:t xml:space="preserve">ogere stroomvoorziening van 100 </w:t>
      </w:r>
      <w:r w:rsidR="00CA669A">
        <w:rPr>
          <w:lang w:val="nl-NL"/>
        </w:rPr>
        <w:t>W</w:t>
      </w:r>
      <w:r w:rsidR="00066B44" w:rsidRPr="00066B44">
        <w:rPr>
          <w:lang w:val="nl-NL"/>
        </w:rPr>
        <w:t xml:space="preserve"> bij 20 </w:t>
      </w:r>
      <w:r w:rsidR="00CA669A">
        <w:rPr>
          <w:lang w:val="nl-NL"/>
        </w:rPr>
        <w:t>V</w:t>
      </w:r>
      <w:r w:rsidR="00066B44" w:rsidRPr="00066B44">
        <w:rPr>
          <w:lang w:val="nl-NL"/>
        </w:rPr>
        <w:t xml:space="preserve"> en 5</w:t>
      </w:r>
      <w:r w:rsidR="00CA669A">
        <w:rPr>
          <w:lang w:val="nl-NL"/>
        </w:rPr>
        <w:t xml:space="preserve"> A</w:t>
      </w:r>
      <w:r w:rsidR="00066B44">
        <w:rPr>
          <w:lang w:val="nl-NL"/>
        </w:rPr>
        <w:t>.</w:t>
      </w:r>
      <w:r w:rsidR="00F21D0A" w:rsidRPr="00F21D0A">
        <w:rPr>
          <w:noProof/>
        </w:rPr>
        <w:t xml:space="preserve"> </w:t>
      </w:r>
      <w:r w:rsidR="00F21D0A">
        <w:rPr>
          <w:noProof/>
        </w:rPr>
        <w:t xml:space="preserve">Een voorstelling van zo een </w:t>
      </w:r>
      <w:r w:rsidR="00F714D0">
        <w:rPr>
          <w:noProof/>
        </w:rPr>
        <w:t>connector</w:t>
      </w:r>
      <w:r w:rsidR="00290C63">
        <w:rPr>
          <w:noProof/>
        </w:rPr>
        <w:t xml:space="preserve"> is </w:t>
      </w:r>
      <w:r w:rsidR="00F21D0A">
        <w:rPr>
          <w:noProof/>
        </w:rPr>
        <w:t xml:space="preserve">in </w:t>
      </w:r>
      <w:r w:rsidR="00BC0FC9">
        <w:rPr>
          <w:noProof/>
        </w:rPr>
        <w:fldChar w:fldCharType="begin"/>
      </w:r>
      <w:r w:rsidR="00BC0FC9">
        <w:rPr>
          <w:noProof/>
        </w:rPr>
        <w:instrText xml:space="preserve"> REF _Ref130397276 \h </w:instrText>
      </w:r>
      <w:r w:rsidR="00BC0FC9">
        <w:rPr>
          <w:noProof/>
        </w:rPr>
      </w:r>
      <w:r w:rsidR="00BC0FC9">
        <w:rPr>
          <w:noProof/>
        </w:rPr>
        <w:fldChar w:fldCharType="separate"/>
      </w:r>
      <w:r w:rsidR="00A93571">
        <w:t xml:space="preserve">Figuur </w:t>
      </w:r>
      <w:r w:rsidR="00A93571">
        <w:rPr>
          <w:noProof/>
        </w:rPr>
        <w:t>4</w:t>
      </w:r>
      <w:r w:rsidR="00BC0FC9">
        <w:rPr>
          <w:noProof/>
        </w:rPr>
        <w:fldChar w:fldCharType="end"/>
      </w:r>
      <w:r w:rsidR="00290C63">
        <w:rPr>
          <w:noProof/>
        </w:rPr>
        <w:t xml:space="preserve"> te zie</w:t>
      </w:r>
      <w:r w:rsidR="004D1EA2">
        <w:rPr>
          <w:noProof/>
        </w:rPr>
        <w:t>n.</w:t>
      </w:r>
    </w:p>
    <w:p w14:paraId="53F4DED8" w14:textId="77777777" w:rsidR="00F466FB" w:rsidRDefault="00F21D0A" w:rsidP="00F466FB">
      <w:pPr>
        <w:keepNext/>
      </w:pPr>
      <w:r>
        <w:rPr>
          <w:noProof/>
        </w:rPr>
        <w:drawing>
          <wp:inline distT="0" distB="0" distL="0" distR="0" wp14:anchorId="051C4A75" wp14:editId="29611F41">
            <wp:extent cx="3916680" cy="1565031"/>
            <wp:effectExtent l="0" t="0" r="7620" b="0"/>
            <wp:docPr id="23" name="Afbeelding 23" descr="What is USB C? USB C Plug &amp; Receptacle Pinouts | Arrow.com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USB C? USB C Plug &amp; Receptacle Pinouts | Arrow.com | Arrow.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113" cy="1567602"/>
                    </a:xfrm>
                    <a:prstGeom prst="rect">
                      <a:avLst/>
                    </a:prstGeom>
                    <a:noFill/>
                    <a:ln>
                      <a:noFill/>
                    </a:ln>
                  </pic:spPr>
                </pic:pic>
              </a:graphicData>
            </a:graphic>
          </wp:inline>
        </w:drawing>
      </w:r>
    </w:p>
    <w:p w14:paraId="5C1B89CC" w14:textId="6C5E3AF6" w:rsidR="00B140E9" w:rsidRDefault="001733F0" w:rsidP="001733F0">
      <w:pPr>
        <w:pStyle w:val="Bijschrift"/>
        <w:sectPr w:rsidR="00B140E9" w:rsidSect="00995550">
          <w:pgSz w:w="11906" w:h="16838"/>
          <w:pgMar w:top="1417" w:right="1417" w:bottom="1417" w:left="1417" w:header="708" w:footer="708" w:gutter="0"/>
          <w:cols w:space="708"/>
          <w:titlePg/>
          <w:docGrid w:linePitch="360"/>
        </w:sectPr>
      </w:pPr>
      <w:bookmarkStart w:id="35" w:name="_Ref130397276"/>
      <w:bookmarkStart w:id="36" w:name="_Toc130397345"/>
      <w:bookmarkStart w:id="37" w:name="_Toc131008974"/>
      <w:r>
        <w:t xml:space="preserve">Figuur </w:t>
      </w:r>
      <w:r>
        <w:fldChar w:fldCharType="begin"/>
      </w:r>
      <w:r>
        <w:instrText xml:space="preserve"> SEQ Figuur \* ARABIC </w:instrText>
      </w:r>
      <w:r>
        <w:fldChar w:fldCharType="separate"/>
      </w:r>
      <w:r w:rsidR="00A93571">
        <w:rPr>
          <w:noProof/>
        </w:rPr>
        <w:t>4</w:t>
      </w:r>
      <w:r>
        <w:fldChar w:fldCharType="end"/>
      </w:r>
      <w:bookmarkEnd w:id="35"/>
      <w:r>
        <w:t xml:space="preserve">: </w:t>
      </w:r>
      <w:r w:rsidRPr="00143C5C">
        <w:t>USB-C pinout</w:t>
      </w:r>
      <w:bookmarkEnd w:id="36"/>
      <w:sdt>
        <w:sdtPr>
          <w:id w:val="1311132970"/>
          <w:citation/>
        </w:sdtPr>
        <w:sdtContent>
          <w:r w:rsidR="004633AA">
            <w:fldChar w:fldCharType="begin"/>
          </w:r>
          <w:r w:rsidR="00B8314C">
            <w:rPr>
              <w:lang w:val="nl-NL"/>
            </w:rPr>
            <w:instrText xml:space="preserve">CITATION usbc \l 1043 </w:instrText>
          </w:r>
          <w:r w:rsidR="004633AA">
            <w:fldChar w:fldCharType="separate"/>
          </w:r>
          <w:r w:rsidR="002B5AA8">
            <w:rPr>
              <w:noProof/>
              <w:lang w:val="nl-NL"/>
            </w:rPr>
            <w:t xml:space="preserve"> </w:t>
          </w:r>
          <w:r w:rsidR="002B5AA8" w:rsidRPr="002B5AA8">
            <w:rPr>
              <w:noProof/>
              <w:lang w:val="nl-NL"/>
            </w:rPr>
            <w:t>[9]</w:t>
          </w:r>
          <w:r w:rsidR="004633AA">
            <w:fldChar w:fldCharType="end"/>
          </w:r>
        </w:sdtContent>
      </w:sdt>
      <w:bookmarkEnd w:id="37"/>
    </w:p>
    <w:p w14:paraId="1E0260EA" w14:textId="13A98871" w:rsidR="00F21D0A" w:rsidRPr="002411BD" w:rsidRDefault="00662028" w:rsidP="00473D07">
      <w:r>
        <w:rPr>
          <w:lang w:val="nl-NL"/>
        </w:rPr>
        <w:lastRenderedPageBreak/>
        <w:t xml:space="preserve">De voorstelling </w:t>
      </w:r>
      <w:r w:rsidR="00F714D0">
        <w:rPr>
          <w:lang w:val="nl-NL"/>
        </w:rPr>
        <w:t>hierboven (</w:t>
      </w:r>
      <w:r w:rsidR="00BC0FC9">
        <w:rPr>
          <w:lang w:val="nl-NL"/>
        </w:rPr>
        <w:fldChar w:fldCharType="begin"/>
      </w:r>
      <w:r w:rsidR="00BC0FC9">
        <w:rPr>
          <w:lang w:val="nl-NL"/>
        </w:rPr>
        <w:instrText xml:space="preserve"> REF _Ref130397276 \h </w:instrText>
      </w:r>
      <w:r w:rsidR="00BC0FC9">
        <w:rPr>
          <w:lang w:val="nl-NL"/>
        </w:rPr>
      </w:r>
      <w:r w:rsidR="00BC0FC9">
        <w:rPr>
          <w:lang w:val="nl-NL"/>
        </w:rPr>
        <w:fldChar w:fldCharType="separate"/>
      </w:r>
      <w:r w:rsidR="00A93571">
        <w:t xml:space="preserve">Figuur </w:t>
      </w:r>
      <w:r w:rsidR="00A93571">
        <w:rPr>
          <w:noProof/>
        </w:rPr>
        <w:t>4</w:t>
      </w:r>
      <w:r w:rsidR="00BC0FC9">
        <w:rPr>
          <w:lang w:val="nl-NL"/>
        </w:rPr>
        <w:fldChar w:fldCharType="end"/>
      </w:r>
      <w:r w:rsidR="00F714D0">
        <w:rPr>
          <w:lang w:val="nl-NL"/>
        </w:rPr>
        <w:t>)</w:t>
      </w:r>
      <w:r w:rsidR="00433A53">
        <w:rPr>
          <w:lang w:val="nl-NL"/>
        </w:rPr>
        <w:t xml:space="preserve">, </w:t>
      </w:r>
      <w:r w:rsidR="00F714D0">
        <w:rPr>
          <w:lang w:val="nl-NL"/>
        </w:rPr>
        <w:t xml:space="preserve"> </w:t>
      </w:r>
      <w:r w:rsidR="001C48AD">
        <w:rPr>
          <w:lang w:val="nl-NL"/>
        </w:rPr>
        <w:t xml:space="preserve">geeft de pinnen weer voor elk mogelijk protocol. Er zijn verschillende protocollen </w:t>
      </w:r>
      <w:r w:rsidR="007C3B4D">
        <w:rPr>
          <w:lang w:val="nl-NL"/>
        </w:rPr>
        <w:t>zoals</w:t>
      </w:r>
      <w:r w:rsidR="002411BD">
        <w:rPr>
          <w:lang w:val="nl-NL"/>
        </w:rPr>
        <w:t xml:space="preserve"> </w:t>
      </w:r>
      <w:r w:rsidR="002411BD" w:rsidRPr="002411BD">
        <w:t>Thunderbolt, Displayport, HDMI en USB</w:t>
      </w:r>
      <w:r w:rsidR="00C82FB2">
        <w:rPr>
          <w:lang w:val="nl-NL"/>
        </w:rPr>
        <w:t xml:space="preserve"> </w:t>
      </w:r>
      <w:r w:rsidR="001C48AD">
        <w:rPr>
          <w:lang w:val="nl-NL"/>
        </w:rPr>
        <w:t xml:space="preserve">die </w:t>
      </w:r>
      <w:r w:rsidR="0082092E">
        <w:rPr>
          <w:lang w:val="nl-NL"/>
        </w:rPr>
        <w:t>USB-C</w:t>
      </w:r>
      <w:r w:rsidR="001C48AD">
        <w:rPr>
          <w:lang w:val="nl-NL"/>
        </w:rPr>
        <w:t xml:space="preserve"> ondersteun</w:t>
      </w:r>
      <w:r w:rsidR="00C82FB2">
        <w:rPr>
          <w:lang w:val="nl-NL"/>
        </w:rPr>
        <w:t>en</w:t>
      </w:r>
      <w:r w:rsidR="001C48AD">
        <w:rPr>
          <w:lang w:val="nl-NL"/>
        </w:rPr>
        <w:t>.</w:t>
      </w:r>
      <w:r w:rsidR="002411BD" w:rsidRPr="002411BD">
        <w:rPr>
          <w:rFonts w:ascii="Times New Roman" w:eastAsia="Cambria Math" w:hAnsi="Times New Roman" w:cs="Times New Roman"/>
        </w:rPr>
        <w:t xml:space="preserve"> </w:t>
      </w:r>
      <w:r w:rsidR="0050510D">
        <w:t>B</w:t>
      </w:r>
      <w:r w:rsidR="00DC5F1E">
        <w:t xml:space="preserve">elangrijk voor </w:t>
      </w:r>
      <w:r w:rsidR="00606B82">
        <w:t xml:space="preserve">de </w:t>
      </w:r>
      <w:r w:rsidR="00DC5F1E">
        <w:t xml:space="preserve">communicatie met </w:t>
      </w:r>
      <w:r w:rsidR="00B202D5">
        <w:t>de ESP</w:t>
      </w:r>
      <w:r w:rsidR="002C0815">
        <w:t>-</w:t>
      </w:r>
      <w:r w:rsidR="00B202D5">
        <w:t xml:space="preserve">chip is het </w:t>
      </w:r>
      <w:r w:rsidR="009A4A2B">
        <w:t>USB</w:t>
      </w:r>
      <w:r w:rsidR="002C0815">
        <w:t>-</w:t>
      </w:r>
      <w:r w:rsidR="00B202D5">
        <w:t xml:space="preserve">protocol. </w:t>
      </w:r>
    </w:p>
    <w:p w14:paraId="02FF47DB" w14:textId="111C562B" w:rsidR="00FC5AF3" w:rsidRDefault="00FC5AF3" w:rsidP="00473D07">
      <w:r>
        <w:t>Om de ESP te voeden</w:t>
      </w:r>
      <w:r w:rsidR="004F3466">
        <w:t>,</w:t>
      </w:r>
      <w:r>
        <w:t xml:space="preserve"> is het belangrijk dat </w:t>
      </w:r>
      <w:r w:rsidR="00311820">
        <w:t>die de juiste spanning krijg</w:t>
      </w:r>
      <w:r w:rsidR="00D932EE">
        <w:t>t</w:t>
      </w:r>
      <w:r w:rsidR="00311820">
        <w:t>. De chip wordt gevoed met een spanning van 3</w:t>
      </w:r>
      <w:r w:rsidR="00C11BCE">
        <w:t>,</w:t>
      </w:r>
      <w:r w:rsidR="00311820">
        <w:t>3</w:t>
      </w:r>
      <w:r w:rsidR="008B3B46">
        <w:t xml:space="preserve"> </w:t>
      </w:r>
      <w:r w:rsidR="00B93542">
        <w:t>V</w:t>
      </w:r>
      <w:r w:rsidR="00311820">
        <w:t xml:space="preserve"> </w:t>
      </w:r>
      <w:r w:rsidR="008B3B46">
        <w:t>en dit wordt</w:t>
      </w:r>
      <w:r w:rsidR="00311820">
        <w:t xml:space="preserve"> met een</w:t>
      </w:r>
      <w:r w:rsidR="00727341" w:rsidRPr="00727341">
        <w:t xml:space="preserve"> </w:t>
      </w:r>
      <w:r w:rsidR="00213022">
        <w:t>lo</w:t>
      </w:r>
      <w:r w:rsidR="00727341" w:rsidRPr="00727341">
        <w:t>w-</w:t>
      </w:r>
      <w:r w:rsidR="007C5781" w:rsidRPr="00727341">
        <w:t>drop-out</w:t>
      </w:r>
      <w:r w:rsidR="00727341" w:rsidRPr="00727341">
        <w:t>regulator</w:t>
      </w:r>
      <w:r w:rsidR="00727341">
        <w:t xml:space="preserve"> (LDO) </w:t>
      </w:r>
      <w:r w:rsidR="00311820">
        <w:t>verkregen.</w:t>
      </w:r>
    </w:p>
    <w:p w14:paraId="01C22621" w14:textId="35C06048" w:rsidR="005F6857" w:rsidRDefault="005F6857" w:rsidP="00473D07">
      <w:r>
        <w:t xml:space="preserve">Dit is een </w:t>
      </w:r>
      <w:r w:rsidR="00C0085F">
        <w:t>lineaire</w:t>
      </w:r>
      <w:r>
        <w:t xml:space="preserve"> DC-spanningsregelaar die de uitgangsspanning stabiel kan regelen op </w:t>
      </w:r>
      <w:r w:rsidR="00870073">
        <w:t>3</w:t>
      </w:r>
      <w:r w:rsidR="00C11BCE">
        <w:t>,</w:t>
      </w:r>
      <w:r w:rsidR="00870073">
        <w:t>3 V</w:t>
      </w:r>
      <w:r w:rsidR="005F5D25">
        <w:t>.</w:t>
      </w:r>
    </w:p>
    <w:p w14:paraId="469BE3A1" w14:textId="6DC4F0FB" w:rsidR="00870073" w:rsidRDefault="00870073" w:rsidP="00473D07">
      <w:r>
        <w:t xml:space="preserve">Het systeem </w:t>
      </w:r>
      <w:r w:rsidR="00AE79A5">
        <w:t xml:space="preserve">werkt volgens het </w:t>
      </w:r>
      <w:r w:rsidR="004A1CA1">
        <w:t xml:space="preserve">principe met </w:t>
      </w:r>
      <w:r w:rsidR="004A1CA1" w:rsidRPr="004A1CA1">
        <w:t>potentiaalverschil tussen input en output</w:t>
      </w:r>
      <w:r w:rsidR="004A1CA1">
        <w:t>,</w:t>
      </w:r>
      <w:r w:rsidR="00220C98">
        <w:t xml:space="preserve"> d</w:t>
      </w:r>
      <w:r w:rsidR="00D125ED">
        <w:t>e</w:t>
      </w:r>
      <w:r w:rsidR="00220C98">
        <w:t xml:space="preserve"> ingang</w:t>
      </w:r>
      <w:r w:rsidR="009B78C9">
        <w:t xml:space="preserve"> moet</w:t>
      </w:r>
      <w:r w:rsidR="00220C98">
        <w:t xml:space="preserve"> altijd hoge</w:t>
      </w:r>
      <w:r w:rsidR="009B78C9">
        <w:t>r</w:t>
      </w:r>
      <w:r w:rsidR="00220C98">
        <w:t xml:space="preserve"> zijn dan de uitgang. Het </w:t>
      </w:r>
      <w:r w:rsidR="00297FAA">
        <w:t>energie</w:t>
      </w:r>
      <w:r w:rsidR="00220C98">
        <w:t>verlies tussen deze twee spanningen wordt omgezet in</w:t>
      </w:r>
      <w:r w:rsidR="00297FAA">
        <w:t xml:space="preserve"> warmte</w:t>
      </w:r>
      <w:r w:rsidR="00E174FE">
        <w:t>.</w:t>
      </w:r>
    </w:p>
    <w:p w14:paraId="7535DF7F" w14:textId="41F671EC" w:rsidR="00E174FE" w:rsidRDefault="00E174FE" w:rsidP="00E174FE">
      <w:r>
        <w:t>Er is geen verklaring voor de specifieke waarde van de condensatoren</w:t>
      </w:r>
      <w:r w:rsidR="005A6C9E">
        <w:t xml:space="preserve"> </w:t>
      </w:r>
      <w:r>
        <w:t>die rond een LDO staan</w:t>
      </w:r>
      <w:r w:rsidR="005A6C9E" w:rsidRPr="005A6C9E">
        <w:t xml:space="preserve"> </w:t>
      </w:r>
      <w:r w:rsidR="005A6C9E">
        <w:t>(te zien in</w:t>
      </w:r>
      <w:r w:rsidR="00BC0FC9">
        <w:t xml:space="preserve"> </w:t>
      </w:r>
      <w:r w:rsidR="00BC0FC9">
        <w:fldChar w:fldCharType="begin"/>
      </w:r>
      <w:r w:rsidR="00BC0FC9">
        <w:instrText xml:space="preserve"> REF _Ref130397303 \h </w:instrText>
      </w:r>
      <w:r w:rsidR="00BC0FC9">
        <w:fldChar w:fldCharType="separate"/>
      </w:r>
      <w:r w:rsidR="00A93571">
        <w:t xml:space="preserve">Figuur </w:t>
      </w:r>
      <w:r w:rsidR="00A93571">
        <w:rPr>
          <w:noProof/>
        </w:rPr>
        <w:t>5</w:t>
      </w:r>
      <w:r w:rsidR="00BC0FC9">
        <w:fldChar w:fldCharType="end"/>
      </w:r>
      <w:r w:rsidR="005A6C9E">
        <w:t>)</w:t>
      </w:r>
      <w:r>
        <w:t xml:space="preserve">. De elektrolytische condensatoren dienen in een schakeling </w:t>
      </w:r>
      <w:r w:rsidR="00BA3CE5">
        <w:t>als</w:t>
      </w:r>
      <w:r>
        <w:t xml:space="preserve"> spanning</w:t>
      </w:r>
      <w:r w:rsidR="00BA3CE5">
        <w:t>sbuffer</w:t>
      </w:r>
      <w:r w:rsidR="003F7534">
        <w:t>. Er is bijgevolg</w:t>
      </w:r>
      <w:r w:rsidR="00BA3CE5">
        <w:t xml:space="preserve"> nog steeds een kleine spanning aanwezig </w:t>
      </w:r>
      <w:r w:rsidR="00053D50">
        <w:t>als de algemene spanni</w:t>
      </w:r>
      <w:r w:rsidR="00575F04">
        <w:t>ngsbron plots wegvalt in het circuit</w:t>
      </w:r>
      <w:r>
        <w:t>.</w:t>
      </w:r>
    </w:p>
    <w:p w14:paraId="4934217B" w14:textId="73ADD8B8" w:rsidR="00E174FE" w:rsidRDefault="00E174FE" w:rsidP="00E174FE">
      <w:r>
        <w:t xml:space="preserve">Keramische condensatoren </w:t>
      </w:r>
      <w:r w:rsidR="003770D7">
        <w:t xml:space="preserve">zijn meestal </w:t>
      </w:r>
      <w:r w:rsidR="006432C8">
        <w:t>heel laag van capaciteit en</w:t>
      </w:r>
      <w:r>
        <w:t xml:space="preserve"> worden </w:t>
      </w:r>
      <w:r w:rsidR="00FB6EFD">
        <w:t>bij een LDO</w:t>
      </w:r>
      <w:r>
        <w:t xml:space="preserve"> gebruikt als ontkoppelcondensatoren. </w:t>
      </w:r>
      <w:r w:rsidR="00957D08">
        <w:t xml:space="preserve">Die </w:t>
      </w:r>
      <w:r w:rsidR="00FB6EFD">
        <w:t xml:space="preserve">dienen </w:t>
      </w:r>
      <w:r w:rsidR="004221F1">
        <w:t xml:space="preserve">om </w:t>
      </w:r>
      <w:r w:rsidR="00FB6EFD">
        <w:t>ruis</w:t>
      </w:r>
      <w:r>
        <w:t xml:space="preserve"> </w:t>
      </w:r>
      <w:r w:rsidR="00957D08">
        <w:t xml:space="preserve">te </w:t>
      </w:r>
      <w:r>
        <w:t>filteren</w:t>
      </w:r>
      <w:r w:rsidR="004221F1">
        <w:t xml:space="preserve"> dat aanwezig is in een schakeling</w:t>
      </w:r>
      <w:r>
        <w:t>.</w:t>
      </w:r>
      <w:sdt>
        <w:sdtPr>
          <w:id w:val="1003006047"/>
          <w:citation/>
        </w:sdtPr>
        <w:sdtContent>
          <w:r w:rsidR="00DB118A">
            <w:fldChar w:fldCharType="begin"/>
          </w:r>
          <w:r w:rsidR="00DB118A">
            <w:rPr>
              <w:lang w:val="nl-NL"/>
            </w:rPr>
            <w:instrText xml:space="preserve"> CITATION LDL1117 \l 1043 </w:instrText>
          </w:r>
          <w:r w:rsidR="00DB118A">
            <w:fldChar w:fldCharType="separate"/>
          </w:r>
          <w:r w:rsidR="002B5AA8">
            <w:rPr>
              <w:noProof/>
              <w:lang w:val="nl-NL"/>
            </w:rPr>
            <w:t xml:space="preserve"> </w:t>
          </w:r>
          <w:r w:rsidR="002B5AA8" w:rsidRPr="002B5AA8">
            <w:rPr>
              <w:noProof/>
              <w:lang w:val="nl-NL"/>
            </w:rPr>
            <w:t>[10]</w:t>
          </w:r>
          <w:r w:rsidR="00DB118A">
            <w:fldChar w:fldCharType="end"/>
          </w:r>
        </w:sdtContent>
      </w:sdt>
    </w:p>
    <w:p w14:paraId="045A0D0E" w14:textId="77777777" w:rsidR="00C0085F" w:rsidRDefault="00C0085F" w:rsidP="00C0085F">
      <w:pPr>
        <w:keepNext/>
      </w:pPr>
      <w:r>
        <w:rPr>
          <w:noProof/>
        </w:rPr>
        <w:drawing>
          <wp:inline distT="0" distB="0" distL="0" distR="0" wp14:anchorId="4FFE2095" wp14:editId="014FBE70">
            <wp:extent cx="3689405" cy="1988820"/>
            <wp:effectExtent l="0" t="0" r="6350" b="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23"/>
                    <a:stretch>
                      <a:fillRect/>
                    </a:stretch>
                  </pic:blipFill>
                  <pic:spPr>
                    <a:xfrm>
                      <a:off x="0" y="0"/>
                      <a:ext cx="3692718" cy="1990606"/>
                    </a:xfrm>
                    <a:prstGeom prst="rect">
                      <a:avLst/>
                    </a:prstGeom>
                  </pic:spPr>
                </pic:pic>
              </a:graphicData>
            </a:graphic>
          </wp:inline>
        </w:drawing>
      </w:r>
    </w:p>
    <w:p w14:paraId="76C3B746" w14:textId="450C2E0A" w:rsidR="00C0085F" w:rsidRPr="002411BD" w:rsidRDefault="001733F0" w:rsidP="001733F0">
      <w:pPr>
        <w:pStyle w:val="Bijschrift"/>
      </w:pPr>
      <w:bookmarkStart w:id="38" w:name="_Ref130397303"/>
      <w:bookmarkStart w:id="39" w:name="_Toc130397346"/>
      <w:bookmarkStart w:id="40" w:name="_Toc131008975"/>
      <w:r>
        <w:t xml:space="preserve">Figuur </w:t>
      </w:r>
      <w:r>
        <w:fldChar w:fldCharType="begin"/>
      </w:r>
      <w:r>
        <w:instrText xml:space="preserve"> SEQ Figuur \* ARABIC </w:instrText>
      </w:r>
      <w:r>
        <w:fldChar w:fldCharType="separate"/>
      </w:r>
      <w:r w:rsidR="00A93571">
        <w:rPr>
          <w:noProof/>
        </w:rPr>
        <w:t>5</w:t>
      </w:r>
      <w:r>
        <w:fldChar w:fldCharType="end"/>
      </w:r>
      <w:bookmarkEnd w:id="38"/>
      <w:r>
        <w:t>: T</w:t>
      </w:r>
      <w:r w:rsidRPr="00F93A54">
        <w:t>ypische applicatie LDO</w:t>
      </w:r>
      <w:bookmarkEnd w:id="39"/>
      <w:sdt>
        <w:sdtPr>
          <w:id w:val="-1158769054"/>
          <w:citation/>
        </w:sdtPr>
        <w:sdtContent>
          <w:r w:rsidR="00010C14">
            <w:fldChar w:fldCharType="begin"/>
          </w:r>
          <w:r w:rsidR="00010C14">
            <w:rPr>
              <w:lang w:val="nl-NL"/>
            </w:rPr>
            <w:instrText xml:space="preserve"> CITATION LDL1117 \l 1043 </w:instrText>
          </w:r>
          <w:r w:rsidR="00010C14">
            <w:fldChar w:fldCharType="separate"/>
          </w:r>
          <w:r w:rsidR="002B5AA8">
            <w:rPr>
              <w:noProof/>
              <w:lang w:val="nl-NL"/>
            </w:rPr>
            <w:t xml:space="preserve"> </w:t>
          </w:r>
          <w:r w:rsidR="002B5AA8" w:rsidRPr="002B5AA8">
            <w:rPr>
              <w:noProof/>
              <w:lang w:val="nl-NL"/>
            </w:rPr>
            <w:t>[10]</w:t>
          </w:r>
          <w:r w:rsidR="00010C14">
            <w:fldChar w:fldCharType="end"/>
          </w:r>
        </w:sdtContent>
      </w:sdt>
      <w:bookmarkEnd w:id="40"/>
    </w:p>
    <w:p w14:paraId="7D8C2219" w14:textId="09201CFB" w:rsidR="002F6E72" w:rsidRDefault="002F6E72" w:rsidP="00BC418B">
      <w:pPr>
        <w:rPr>
          <w:lang w:val="nl-NL"/>
        </w:rPr>
        <w:sectPr w:rsidR="002F6E72" w:rsidSect="00995550">
          <w:pgSz w:w="11906" w:h="16838"/>
          <w:pgMar w:top="1417" w:right="1417" w:bottom="1417" w:left="1417" w:header="708" w:footer="708" w:gutter="0"/>
          <w:cols w:space="708"/>
          <w:titlePg/>
          <w:docGrid w:linePitch="360"/>
        </w:sectPr>
      </w:pPr>
    </w:p>
    <w:p w14:paraId="5F58DB25" w14:textId="52C5605F" w:rsidR="00637296" w:rsidRDefault="00B61492" w:rsidP="001C193F">
      <w:pPr>
        <w:pStyle w:val="Kop3"/>
        <w:rPr>
          <w:lang w:val="nl-NL"/>
        </w:rPr>
      </w:pPr>
      <w:bookmarkStart w:id="41" w:name="_Toc131008941"/>
      <w:r>
        <w:rPr>
          <w:lang w:val="nl-NL"/>
        </w:rPr>
        <w:lastRenderedPageBreak/>
        <w:t>Communicatie</w:t>
      </w:r>
      <w:bookmarkEnd w:id="41"/>
    </w:p>
    <w:p w14:paraId="2D0FD780" w14:textId="3443A359" w:rsidR="005A6C9E" w:rsidRDefault="007261F0" w:rsidP="00BC418B">
      <w:pPr>
        <w:rPr>
          <w:lang w:val="nl-NL"/>
        </w:rPr>
      </w:pPr>
      <w:r>
        <w:rPr>
          <w:lang w:val="nl-NL"/>
        </w:rPr>
        <w:t xml:space="preserve">Om te communiceren met een ESP-32 moet er een aparte chip </w:t>
      </w:r>
      <w:r w:rsidR="00C21F57">
        <w:rPr>
          <w:lang w:val="nl-NL"/>
        </w:rPr>
        <w:t xml:space="preserve">worden </w:t>
      </w:r>
      <w:r>
        <w:rPr>
          <w:lang w:val="nl-NL"/>
        </w:rPr>
        <w:t>gebruikt. E</w:t>
      </w:r>
      <w:r w:rsidR="00C21F57">
        <w:rPr>
          <w:lang w:val="nl-NL"/>
        </w:rPr>
        <w:t>é</w:t>
      </w:r>
      <w:r>
        <w:rPr>
          <w:lang w:val="nl-NL"/>
        </w:rPr>
        <w:t xml:space="preserve">n van de veel gebruikte mogelijkheden </w:t>
      </w:r>
      <w:r w:rsidR="0067693D">
        <w:rPr>
          <w:lang w:val="nl-NL"/>
        </w:rPr>
        <w:t xml:space="preserve">is de </w:t>
      </w:r>
      <w:r w:rsidR="00DF1D39">
        <w:rPr>
          <w:lang w:val="nl-NL"/>
        </w:rPr>
        <w:t>CP2102</w:t>
      </w:r>
      <w:r w:rsidR="0067693D">
        <w:rPr>
          <w:lang w:val="nl-NL"/>
        </w:rPr>
        <w:t xml:space="preserve">. </w:t>
      </w:r>
      <w:r w:rsidR="009558FF">
        <w:rPr>
          <w:lang w:val="nl-NL"/>
        </w:rPr>
        <w:t>Uit de</w:t>
      </w:r>
      <w:r w:rsidR="002F6E72">
        <w:rPr>
          <w:lang w:val="nl-NL"/>
        </w:rPr>
        <w:t xml:space="preserve"> </w:t>
      </w:r>
      <w:r w:rsidR="0082092E">
        <w:rPr>
          <w:lang w:val="nl-NL"/>
        </w:rPr>
        <w:t>USB-C</w:t>
      </w:r>
      <w:r w:rsidR="00AE6C21">
        <w:rPr>
          <w:lang w:val="nl-NL"/>
        </w:rPr>
        <w:t>-</w:t>
      </w:r>
      <w:r w:rsidR="002F6E72">
        <w:rPr>
          <w:lang w:val="nl-NL"/>
        </w:rPr>
        <w:t xml:space="preserve">poort </w:t>
      </w:r>
      <w:r w:rsidR="009558FF">
        <w:rPr>
          <w:lang w:val="nl-NL"/>
        </w:rPr>
        <w:t xml:space="preserve">komt </w:t>
      </w:r>
      <w:r w:rsidR="002F6E72">
        <w:rPr>
          <w:lang w:val="nl-NL"/>
        </w:rPr>
        <w:t xml:space="preserve">een protocol dat </w:t>
      </w:r>
      <w:r w:rsidR="009A4A2B">
        <w:rPr>
          <w:lang w:val="nl-NL"/>
        </w:rPr>
        <w:t>USB</w:t>
      </w:r>
      <w:r w:rsidR="00F164C9">
        <w:rPr>
          <w:lang w:val="nl-NL"/>
        </w:rPr>
        <w:t xml:space="preserve"> heet, maar dit verstaat de ESP-32 niet. Wat de ESP wel verstaat is het UART</w:t>
      </w:r>
      <w:r w:rsidR="00DB4CAE">
        <w:rPr>
          <w:lang w:val="nl-NL"/>
        </w:rPr>
        <w:t>-</w:t>
      </w:r>
      <w:r w:rsidR="00F164C9">
        <w:rPr>
          <w:lang w:val="nl-NL"/>
        </w:rPr>
        <w:t xml:space="preserve">protocol. </w:t>
      </w:r>
      <w:r w:rsidR="00A75352">
        <w:rPr>
          <w:lang w:val="nl-NL"/>
        </w:rPr>
        <w:t>Dit is</w:t>
      </w:r>
      <w:r w:rsidR="000B0AAD">
        <w:rPr>
          <w:lang w:val="nl-NL"/>
        </w:rPr>
        <w:t xml:space="preserve"> </w:t>
      </w:r>
      <w:r w:rsidR="00A75352">
        <w:rPr>
          <w:lang w:val="nl-NL"/>
        </w:rPr>
        <w:t xml:space="preserve">de reden waarom </w:t>
      </w:r>
      <w:r w:rsidR="00FA5D9D">
        <w:rPr>
          <w:lang w:val="nl-NL"/>
        </w:rPr>
        <w:t xml:space="preserve">wordt </w:t>
      </w:r>
      <w:r w:rsidR="00282301">
        <w:rPr>
          <w:lang w:val="nl-NL"/>
        </w:rPr>
        <w:t>gedacht</w:t>
      </w:r>
      <w:r w:rsidR="00A75352">
        <w:rPr>
          <w:lang w:val="nl-NL"/>
        </w:rPr>
        <w:t xml:space="preserve"> aan de veel gebruikte </w:t>
      </w:r>
      <w:r w:rsidR="00DF1D39">
        <w:rPr>
          <w:lang w:val="nl-NL"/>
        </w:rPr>
        <w:t>CP2102</w:t>
      </w:r>
      <w:r w:rsidR="00A75352">
        <w:rPr>
          <w:lang w:val="nl-NL"/>
        </w:rPr>
        <w:t xml:space="preserve">, </w:t>
      </w:r>
      <w:r w:rsidR="00803206">
        <w:rPr>
          <w:lang w:val="nl-NL"/>
        </w:rPr>
        <w:t xml:space="preserve">het </w:t>
      </w:r>
      <w:r w:rsidR="00A75352">
        <w:rPr>
          <w:lang w:val="nl-NL"/>
        </w:rPr>
        <w:t xml:space="preserve">is namelijk een </w:t>
      </w:r>
      <w:r w:rsidR="009A4A2B">
        <w:rPr>
          <w:lang w:val="nl-NL"/>
        </w:rPr>
        <w:t>USB</w:t>
      </w:r>
      <w:r w:rsidR="00A75352">
        <w:rPr>
          <w:lang w:val="nl-NL"/>
        </w:rPr>
        <w:t xml:space="preserve"> naar </w:t>
      </w:r>
      <w:r w:rsidR="00EB6A6B" w:rsidRPr="00EB6A6B">
        <w:rPr>
          <w:lang w:val="nl-NL"/>
        </w:rPr>
        <w:t xml:space="preserve">TTL Serial </w:t>
      </w:r>
      <w:r w:rsidR="00A75352">
        <w:rPr>
          <w:lang w:val="nl-NL"/>
        </w:rPr>
        <w:t>UART</w:t>
      </w:r>
      <w:r w:rsidR="0089704B">
        <w:rPr>
          <w:lang w:val="nl-NL"/>
        </w:rPr>
        <w:t>-</w:t>
      </w:r>
      <w:r w:rsidR="00A75352">
        <w:rPr>
          <w:lang w:val="nl-NL"/>
        </w:rPr>
        <w:t>convertor.</w:t>
      </w:r>
    </w:p>
    <w:p w14:paraId="15AAC418" w14:textId="7A72D062" w:rsidR="00EB6A6B" w:rsidRDefault="00EB6A6B" w:rsidP="00BC418B">
      <w:pPr>
        <w:rPr>
          <w:lang w:val="nl-NL"/>
        </w:rPr>
      </w:pPr>
      <w:r>
        <w:rPr>
          <w:lang w:val="nl-NL"/>
        </w:rPr>
        <w:t xml:space="preserve">TTL staat voor </w:t>
      </w:r>
      <w:r w:rsidR="007A2780">
        <w:rPr>
          <w:lang w:val="nl-NL"/>
        </w:rPr>
        <w:t>T</w:t>
      </w:r>
      <w:r>
        <w:rPr>
          <w:lang w:val="nl-NL"/>
        </w:rPr>
        <w:t>ransistor</w:t>
      </w:r>
      <w:r w:rsidR="005C0823">
        <w:rPr>
          <w:lang w:val="nl-NL"/>
        </w:rPr>
        <w:t>-</w:t>
      </w:r>
      <w:r w:rsidR="007A2780">
        <w:rPr>
          <w:lang w:val="nl-NL"/>
        </w:rPr>
        <w:t>T</w:t>
      </w:r>
      <w:r>
        <w:rPr>
          <w:lang w:val="nl-NL"/>
        </w:rPr>
        <w:t xml:space="preserve">ransistor </w:t>
      </w:r>
      <w:r w:rsidR="00A8767E">
        <w:rPr>
          <w:lang w:val="nl-NL"/>
        </w:rPr>
        <w:t>L</w:t>
      </w:r>
      <w:r>
        <w:rPr>
          <w:lang w:val="nl-NL"/>
        </w:rPr>
        <w:t>ogica</w:t>
      </w:r>
      <w:r w:rsidR="00CF344F">
        <w:rPr>
          <w:lang w:val="nl-NL"/>
        </w:rPr>
        <w:t xml:space="preserve"> en heeft een spanningsniveau van 0 tot 5</w:t>
      </w:r>
      <w:r w:rsidR="00031020">
        <w:rPr>
          <w:lang w:val="nl-NL"/>
        </w:rPr>
        <w:t xml:space="preserve"> </w:t>
      </w:r>
      <w:r w:rsidR="00CF344F">
        <w:rPr>
          <w:lang w:val="nl-NL"/>
        </w:rPr>
        <w:t>V</w:t>
      </w:r>
      <w:r>
        <w:rPr>
          <w:lang w:val="nl-NL"/>
        </w:rPr>
        <w:t>.</w:t>
      </w:r>
      <w:r w:rsidR="00391837">
        <w:rPr>
          <w:lang w:val="nl-NL"/>
        </w:rPr>
        <w:t xml:space="preserve"> H</w:t>
      </w:r>
      <w:r w:rsidR="00252174">
        <w:rPr>
          <w:lang w:val="nl-NL"/>
        </w:rPr>
        <w:t xml:space="preserve">et is </w:t>
      </w:r>
      <w:r w:rsidR="00391837">
        <w:rPr>
          <w:lang w:val="nl-NL"/>
        </w:rPr>
        <w:t xml:space="preserve"> een chip op basis van transistoren.</w:t>
      </w:r>
      <w:r w:rsidR="00C6687A">
        <w:rPr>
          <w:lang w:val="nl-NL"/>
        </w:rPr>
        <w:t xml:space="preserve"> </w:t>
      </w:r>
    </w:p>
    <w:p w14:paraId="128ADF93" w14:textId="6E103267" w:rsidR="00A41EA6" w:rsidRPr="007261F0" w:rsidRDefault="00870D56" w:rsidP="00BC418B">
      <w:pPr>
        <w:rPr>
          <w:lang w:val="nl-NL"/>
        </w:rPr>
      </w:pPr>
      <w:r>
        <w:rPr>
          <w:lang w:val="nl-NL"/>
        </w:rPr>
        <w:t>D</w:t>
      </w:r>
      <w:r w:rsidR="006A0B68">
        <w:rPr>
          <w:lang w:val="nl-NL"/>
        </w:rPr>
        <w:t>e CP2102</w:t>
      </w:r>
      <w:r>
        <w:rPr>
          <w:lang w:val="nl-NL"/>
        </w:rPr>
        <w:t xml:space="preserve">  biedt </w:t>
      </w:r>
      <w:r w:rsidR="00A41EA6" w:rsidRPr="00A41EA6">
        <w:rPr>
          <w:lang w:val="nl-NL"/>
        </w:rPr>
        <w:t>een complete plug-and-play</w:t>
      </w:r>
      <w:r w:rsidR="001362A4">
        <w:rPr>
          <w:lang w:val="nl-NL"/>
        </w:rPr>
        <w:t>-</w:t>
      </w:r>
      <w:r w:rsidR="00A41EA6" w:rsidRPr="00A41EA6">
        <w:rPr>
          <w:lang w:val="nl-NL"/>
        </w:rPr>
        <w:t xml:space="preserve">interface-oplossing met royaltyvrije stuurprogramma's. </w:t>
      </w:r>
      <w:r w:rsidR="006B3609">
        <w:rPr>
          <w:lang w:val="nl-NL"/>
        </w:rPr>
        <w:t xml:space="preserve">De chip is </w:t>
      </w:r>
      <w:r w:rsidR="009A4A2B">
        <w:rPr>
          <w:lang w:val="nl-NL"/>
        </w:rPr>
        <w:t>USB</w:t>
      </w:r>
      <w:r w:rsidR="00A41EA6" w:rsidRPr="00A41EA6">
        <w:rPr>
          <w:lang w:val="nl-NL"/>
        </w:rPr>
        <w:t xml:space="preserve"> 2.0-compatibel</w:t>
      </w:r>
      <w:r w:rsidR="00BE277C">
        <w:rPr>
          <w:lang w:val="nl-NL"/>
        </w:rPr>
        <w:t xml:space="preserve">, </w:t>
      </w:r>
      <w:r w:rsidR="006B3609">
        <w:rPr>
          <w:lang w:val="nl-NL"/>
        </w:rPr>
        <w:t>wat zorgt voor snelle communicatie.</w:t>
      </w:r>
      <w:r w:rsidR="008A5730">
        <w:rPr>
          <w:lang w:val="nl-NL"/>
        </w:rPr>
        <w:t xml:space="preserve"> </w:t>
      </w:r>
    </w:p>
    <w:p w14:paraId="6F6E6A4E" w14:textId="03C60A6D" w:rsidR="00B61492" w:rsidRDefault="00C537ED" w:rsidP="001C193F">
      <w:pPr>
        <w:pStyle w:val="Kop3"/>
        <w:rPr>
          <w:lang w:val="nl-NL"/>
        </w:rPr>
      </w:pPr>
      <w:bookmarkStart w:id="42" w:name="_Toc131008942"/>
      <w:r>
        <w:rPr>
          <w:lang w:val="nl-NL"/>
        </w:rPr>
        <w:t>Programmatiecircuit</w:t>
      </w:r>
      <w:bookmarkEnd w:id="42"/>
    </w:p>
    <w:p w14:paraId="2415FDD4" w14:textId="4AE49761" w:rsidR="00213090" w:rsidRDefault="007832FD" w:rsidP="00BC418B">
      <w:pPr>
        <w:rPr>
          <w:lang w:val="nl-NL"/>
        </w:rPr>
      </w:pPr>
      <w:r>
        <w:rPr>
          <w:lang w:val="nl-NL"/>
        </w:rPr>
        <w:t>E</w:t>
      </w:r>
      <w:r w:rsidR="00213090">
        <w:rPr>
          <w:lang w:val="nl-NL"/>
        </w:rPr>
        <w:t xml:space="preserve">r is een </w:t>
      </w:r>
      <w:r w:rsidR="0031456B">
        <w:rPr>
          <w:lang w:val="nl-NL"/>
        </w:rPr>
        <w:t>reset</w:t>
      </w:r>
      <w:r w:rsidR="00213090">
        <w:rPr>
          <w:lang w:val="nl-NL"/>
        </w:rPr>
        <w:t xml:space="preserve">knop en een </w:t>
      </w:r>
      <w:r w:rsidR="0031456B">
        <w:rPr>
          <w:lang w:val="nl-NL"/>
        </w:rPr>
        <w:t>flash</w:t>
      </w:r>
      <w:r w:rsidR="00DC6C28">
        <w:rPr>
          <w:lang w:val="nl-NL"/>
        </w:rPr>
        <w:t>knop</w:t>
      </w:r>
      <w:r w:rsidR="00E97579">
        <w:rPr>
          <w:lang w:val="nl-NL"/>
        </w:rPr>
        <w:t xml:space="preserve"> (</w:t>
      </w:r>
      <w:r w:rsidR="00595436">
        <w:rPr>
          <w:lang w:val="nl-NL"/>
        </w:rPr>
        <w:t xml:space="preserve">of </w:t>
      </w:r>
      <w:r w:rsidR="00E97579">
        <w:rPr>
          <w:lang w:val="nl-NL"/>
        </w:rPr>
        <w:t>bootknop)</w:t>
      </w:r>
      <w:r w:rsidR="00DC6C28">
        <w:rPr>
          <w:lang w:val="nl-NL"/>
        </w:rPr>
        <w:t xml:space="preserve"> </w:t>
      </w:r>
      <w:r w:rsidR="00B1397A" w:rsidRPr="00F74020">
        <w:rPr>
          <w:lang w:val="nl-NL"/>
        </w:rPr>
        <w:t>vereist</w:t>
      </w:r>
      <w:r w:rsidR="00DC6C28">
        <w:rPr>
          <w:lang w:val="nl-NL"/>
        </w:rPr>
        <w:t xml:space="preserve"> om een programma op de microcontroller te laden. </w:t>
      </w:r>
      <w:r w:rsidR="0031456B">
        <w:rPr>
          <w:lang w:val="nl-NL"/>
        </w:rPr>
        <w:t>De functie van de re</w:t>
      </w:r>
      <w:r>
        <w:rPr>
          <w:lang w:val="nl-NL"/>
        </w:rPr>
        <w:t xml:space="preserve">setknop </w:t>
      </w:r>
      <w:r w:rsidR="00FD7B2C">
        <w:rPr>
          <w:lang w:val="nl-NL"/>
        </w:rPr>
        <w:t xml:space="preserve">is </w:t>
      </w:r>
      <w:r>
        <w:rPr>
          <w:lang w:val="nl-NL"/>
        </w:rPr>
        <w:t xml:space="preserve">om de enablepin van de MCU </w:t>
      </w:r>
      <w:r w:rsidR="008F17FB">
        <w:rPr>
          <w:lang w:val="nl-NL"/>
        </w:rPr>
        <w:t>naar een ground te trekken</w:t>
      </w:r>
      <w:r w:rsidR="00862253">
        <w:rPr>
          <w:lang w:val="nl-NL"/>
        </w:rPr>
        <w:t xml:space="preserve"> omdat de enablepin</w:t>
      </w:r>
      <w:r w:rsidR="008F17FB">
        <w:rPr>
          <w:lang w:val="nl-NL"/>
        </w:rPr>
        <w:t xml:space="preserve"> standaard </w:t>
      </w:r>
      <w:r w:rsidR="00862253">
        <w:rPr>
          <w:lang w:val="nl-NL"/>
        </w:rPr>
        <w:t xml:space="preserve">op een hoog niveau </w:t>
      </w:r>
      <w:r w:rsidR="008F17FB">
        <w:rPr>
          <w:lang w:val="nl-NL"/>
        </w:rPr>
        <w:t>staat</w:t>
      </w:r>
      <w:r w:rsidR="00862253">
        <w:rPr>
          <w:lang w:val="nl-NL"/>
        </w:rPr>
        <w:t>.</w:t>
      </w:r>
      <w:r w:rsidR="00A307FF">
        <w:rPr>
          <w:lang w:val="nl-NL"/>
        </w:rPr>
        <w:t xml:space="preserve"> Als dit gebeur</w:t>
      </w:r>
      <w:r w:rsidR="007F6AB9">
        <w:rPr>
          <w:lang w:val="nl-NL"/>
        </w:rPr>
        <w:t>t</w:t>
      </w:r>
      <w:r w:rsidR="00913954">
        <w:rPr>
          <w:lang w:val="nl-NL"/>
        </w:rPr>
        <w:t>,</w:t>
      </w:r>
      <w:r w:rsidR="007F6AB9">
        <w:rPr>
          <w:lang w:val="nl-NL"/>
        </w:rPr>
        <w:t xml:space="preserve"> </w:t>
      </w:r>
      <w:r w:rsidR="00A307FF">
        <w:rPr>
          <w:lang w:val="nl-NL"/>
        </w:rPr>
        <w:t>dan wijkt de chip af van zijn standaardprogramma</w:t>
      </w:r>
      <w:r w:rsidR="000E1F9C">
        <w:rPr>
          <w:lang w:val="nl-NL"/>
        </w:rPr>
        <w:t>,</w:t>
      </w:r>
      <w:r w:rsidR="00A307FF">
        <w:rPr>
          <w:lang w:val="nl-NL"/>
        </w:rPr>
        <w:t xml:space="preserve"> </w:t>
      </w:r>
      <w:r w:rsidR="00E52138">
        <w:rPr>
          <w:lang w:val="nl-NL"/>
        </w:rPr>
        <w:t>wordt het</w:t>
      </w:r>
      <w:r w:rsidR="000E1F9C">
        <w:rPr>
          <w:lang w:val="nl-NL"/>
        </w:rPr>
        <w:t xml:space="preserve"> o</w:t>
      </w:r>
      <w:r w:rsidR="00E52138">
        <w:rPr>
          <w:lang w:val="nl-NL"/>
        </w:rPr>
        <w:t>nderbroken en ook gereset.</w:t>
      </w:r>
    </w:p>
    <w:p w14:paraId="32CCCA08" w14:textId="3ED1D63D" w:rsidR="00896EB5" w:rsidRDefault="00F62B82" w:rsidP="00BC418B">
      <w:pPr>
        <w:rPr>
          <w:lang w:val="nl-NL"/>
        </w:rPr>
        <w:sectPr w:rsidR="00896EB5" w:rsidSect="00995550">
          <w:pgSz w:w="11906" w:h="16838"/>
          <w:pgMar w:top="1417" w:right="1417" w:bottom="1417" w:left="1417" w:header="708" w:footer="708" w:gutter="0"/>
          <w:cols w:space="708"/>
          <w:titlePg/>
          <w:docGrid w:linePitch="360"/>
        </w:sectPr>
      </w:pPr>
      <w:r>
        <w:rPr>
          <w:lang w:val="nl-NL"/>
        </w:rPr>
        <w:t>Om programma’s in te laden</w:t>
      </w:r>
      <w:r w:rsidR="000375F0">
        <w:rPr>
          <w:lang w:val="nl-NL"/>
        </w:rPr>
        <w:t>,</w:t>
      </w:r>
      <w:r w:rsidR="001729B9">
        <w:rPr>
          <w:lang w:val="nl-NL"/>
        </w:rPr>
        <w:t xml:space="preserve"> </w:t>
      </w:r>
      <w:r w:rsidR="00EB4270">
        <w:rPr>
          <w:lang w:val="nl-NL"/>
        </w:rPr>
        <w:t>kan er gebruik worden</w:t>
      </w:r>
      <w:r w:rsidR="00205BB9">
        <w:rPr>
          <w:lang w:val="nl-NL"/>
        </w:rPr>
        <w:t xml:space="preserve"> gemaakt</w:t>
      </w:r>
      <w:r w:rsidR="00EB4270">
        <w:rPr>
          <w:lang w:val="nl-NL"/>
        </w:rPr>
        <w:t xml:space="preserve"> van een transistornetwerk om automatisch in te laden. Hiervoor </w:t>
      </w:r>
      <w:r w:rsidR="009D25B9">
        <w:rPr>
          <w:lang w:val="nl-NL"/>
        </w:rPr>
        <w:t>is</w:t>
      </w:r>
      <w:r w:rsidR="00EB4270">
        <w:rPr>
          <w:lang w:val="nl-NL"/>
        </w:rPr>
        <w:t xml:space="preserve"> geen knop meer nodig. </w:t>
      </w:r>
      <w:r w:rsidR="00EB4270" w:rsidRPr="00AB2B23">
        <w:rPr>
          <w:lang w:val="nl-NL"/>
        </w:rPr>
        <w:t>Als dit netwerk niet aanwezig is</w:t>
      </w:r>
      <w:r w:rsidR="00B13123" w:rsidRPr="00AB2B23">
        <w:rPr>
          <w:lang w:val="nl-NL"/>
        </w:rPr>
        <w:t xml:space="preserve">, </w:t>
      </w:r>
      <w:r w:rsidR="00C67BBB" w:rsidRPr="00AB2B23">
        <w:rPr>
          <w:lang w:val="nl-NL"/>
        </w:rPr>
        <w:t xml:space="preserve">wordt er </w:t>
      </w:r>
      <w:r w:rsidR="00A17CAA" w:rsidRPr="00AB2B23">
        <w:rPr>
          <w:lang w:val="nl-NL"/>
        </w:rPr>
        <w:t xml:space="preserve">tijdens het inladen van het programma op de flashknop </w:t>
      </w:r>
      <w:r w:rsidR="00B13123" w:rsidRPr="00AB2B23">
        <w:rPr>
          <w:lang w:val="nl-NL"/>
        </w:rPr>
        <w:t>gedrukt</w:t>
      </w:r>
      <w:r w:rsidR="00A17CAA" w:rsidRPr="00AB2B23">
        <w:rPr>
          <w:lang w:val="nl-NL"/>
        </w:rPr>
        <w:t>.</w:t>
      </w:r>
    </w:p>
    <w:p w14:paraId="26D9444B" w14:textId="67B02F69" w:rsidR="00C537ED" w:rsidRDefault="00E45493" w:rsidP="001C193F">
      <w:pPr>
        <w:pStyle w:val="Kop3"/>
        <w:rPr>
          <w:lang w:val="nl-NL"/>
        </w:rPr>
      </w:pPr>
      <w:bookmarkStart w:id="43" w:name="_Toc131008943"/>
      <w:r>
        <w:rPr>
          <w:lang w:val="nl-NL"/>
        </w:rPr>
        <w:lastRenderedPageBreak/>
        <w:t>Sensor voor het aansturen van de stappenmotor</w:t>
      </w:r>
      <w:bookmarkEnd w:id="43"/>
    </w:p>
    <w:p w14:paraId="63AAF9EE" w14:textId="7BF8FE3B" w:rsidR="00EE4CC5" w:rsidRDefault="00E168B8" w:rsidP="00BC418B">
      <w:pPr>
        <w:rPr>
          <w:lang w:val="nl-NL"/>
        </w:rPr>
      </w:pPr>
      <w:r w:rsidRPr="7E0A785D">
        <w:rPr>
          <w:lang w:val="nl-NL"/>
        </w:rPr>
        <w:t>T</w:t>
      </w:r>
      <w:r w:rsidR="000528B9">
        <w:rPr>
          <w:lang w:val="nl-NL"/>
        </w:rPr>
        <w:t>MC</w:t>
      </w:r>
      <w:r w:rsidRPr="7E0A785D">
        <w:rPr>
          <w:lang w:val="nl-NL"/>
        </w:rPr>
        <w:t>2208</w:t>
      </w:r>
      <w:r w:rsidR="6C1B50D7" w:rsidRPr="7E0A785D">
        <w:rPr>
          <w:lang w:val="nl-NL"/>
        </w:rPr>
        <w:t xml:space="preserve"> is een ultrastille tweefasige stappenmotordriverchip</w:t>
      </w:r>
      <w:sdt>
        <w:sdtPr>
          <w:rPr>
            <w:lang w:val="nl-NL"/>
          </w:rPr>
          <w:id w:val="-1882389050"/>
          <w:citation/>
        </w:sdtPr>
        <w:sdtContent>
          <w:r w:rsidR="00A45FF7">
            <w:rPr>
              <w:lang w:val="nl-NL"/>
            </w:rPr>
            <w:fldChar w:fldCharType="begin"/>
          </w:r>
          <w:r w:rsidR="00A45FF7">
            <w:rPr>
              <w:lang w:val="nl-NL"/>
            </w:rPr>
            <w:instrText xml:space="preserve"> CITATION TMC2208 \l 1043 </w:instrText>
          </w:r>
          <w:r w:rsidR="00A45FF7">
            <w:rPr>
              <w:lang w:val="nl-NL"/>
            </w:rPr>
            <w:fldChar w:fldCharType="separate"/>
          </w:r>
          <w:r w:rsidR="002B5AA8">
            <w:rPr>
              <w:noProof/>
              <w:lang w:val="nl-NL"/>
            </w:rPr>
            <w:t xml:space="preserve"> </w:t>
          </w:r>
          <w:r w:rsidR="002B5AA8" w:rsidRPr="002B5AA8">
            <w:rPr>
              <w:noProof/>
              <w:lang w:val="nl-NL"/>
            </w:rPr>
            <w:t>[11]</w:t>
          </w:r>
          <w:r w:rsidR="00A45FF7">
            <w:rPr>
              <w:lang w:val="nl-NL"/>
            </w:rPr>
            <w:fldChar w:fldCharType="end"/>
          </w:r>
        </w:sdtContent>
      </w:sdt>
      <w:r w:rsidR="6C1B50D7" w:rsidRPr="7E0A785D">
        <w:rPr>
          <w:lang w:val="nl-NL"/>
        </w:rPr>
        <w:t>.</w:t>
      </w:r>
      <w:r w:rsidR="00020893">
        <w:rPr>
          <w:lang w:val="nl-NL"/>
        </w:rPr>
        <w:t xml:space="preserve"> </w:t>
      </w:r>
      <w:r w:rsidR="00026C03">
        <w:rPr>
          <w:lang w:val="nl-NL"/>
        </w:rPr>
        <w:t>Het stuurt de motoren aan door full</w:t>
      </w:r>
      <w:r w:rsidR="00412DBE">
        <w:rPr>
          <w:lang w:val="nl-NL"/>
        </w:rPr>
        <w:t>-</w:t>
      </w:r>
      <w:r w:rsidR="00026C03">
        <w:rPr>
          <w:lang w:val="nl-NL"/>
        </w:rPr>
        <w:t xml:space="preserve"> en microstepping</w:t>
      </w:r>
      <w:r w:rsidR="00BC1AC3">
        <w:rPr>
          <w:lang w:val="nl-NL"/>
        </w:rPr>
        <w:t xml:space="preserve">. </w:t>
      </w:r>
      <w:r w:rsidR="001568C1" w:rsidRPr="001568C1">
        <w:rPr>
          <w:lang w:val="nl-NL"/>
        </w:rPr>
        <w:t>TRINAMIC's geavanceerde stealthChop2</w:t>
      </w:r>
      <w:r w:rsidR="00DD4A0A">
        <w:rPr>
          <w:lang w:val="nl-NL"/>
        </w:rPr>
        <w:t xml:space="preserve"> technologie </w:t>
      </w:r>
      <w:r w:rsidR="001568C1" w:rsidRPr="001568C1">
        <w:rPr>
          <w:lang w:val="nl-NL"/>
        </w:rPr>
        <w:t>zorgt voor een geruisloze werking, maximale efficiëntie en het beste motorkoppel</w:t>
      </w:r>
      <w:r w:rsidR="00611193">
        <w:rPr>
          <w:lang w:val="nl-NL"/>
        </w:rPr>
        <w:t>.</w:t>
      </w:r>
      <w:r w:rsidR="00E51B20">
        <w:rPr>
          <w:lang w:val="nl-NL"/>
        </w:rPr>
        <w:t xml:space="preserve"> </w:t>
      </w:r>
      <w:r w:rsidR="00E51B20" w:rsidRPr="00E51B20">
        <w:rPr>
          <w:lang w:val="nl-NL"/>
        </w:rPr>
        <w:t>De snelle stroomregeling en de optionele combinatie met spreadCycle zorgen voor een zeer dynamische beweging.</w:t>
      </w:r>
    </w:p>
    <w:p w14:paraId="75C2B2FD" w14:textId="434F3832" w:rsidR="00CB095A" w:rsidRDefault="0096522D" w:rsidP="00CB095A">
      <w:pPr>
        <w:keepNext/>
      </w:pPr>
      <w:r>
        <w:rPr>
          <w:noProof/>
        </w:rPr>
        <w:drawing>
          <wp:inline distT="0" distB="0" distL="0" distR="0" wp14:anchorId="209499FD" wp14:editId="5C274BAF">
            <wp:extent cx="2140528" cy="1263289"/>
            <wp:effectExtent l="0" t="0" r="0" b="0"/>
            <wp:docPr id="6" name="Afbeelding 6" descr="Variable rate based microstepping of stepper motor using MATLAB GU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rate based microstepping of stepper motor using MATLAB GUI |  Semantic Schola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87" b="7547"/>
                    <a:stretch/>
                  </pic:blipFill>
                  <pic:spPr bwMode="auto">
                    <a:xfrm>
                      <a:off x="0" y="0"/>
                      <a:ext cx="2165353" cy="1277940"/>
                    </a:xfrm>
                    <a:prstGeom prst="rect">
                      <a:avLst/>
                    </a:prstGeom>
                    <a:noFill/>
                    <a:ln>
                      <a:noFill/>
                    </a:ln>
                    <a:extLst>
                      <a:ext uri="{53640926-AAD7-44D8-BBD7-CCE9431645EC}">
                        <a14:shadowObscured xmlns:a14="http://schemas.microsoft.com/office/drawing/2010/main"/>
                      </a:ext>
                    </a:extLst>
                  </pic:spPr>
                </pic:pic>
              </a:graphicData>
            </a:graphic>
          </wp:inline>
        </w:drawing>
      </w:r>
    </w:p>
    <w:p w14:paraId="5FC36EE2" w14:textId="0C89B4BE" w:rsidR="0096522D" w:rsidRPr="00676CD5" w:rsidRDefault="00CB095A" w:rsidP="00CB095A">
      <w:pPr>
        <w:pStyle w:val="Bijschrift"/>
        <w:rPr>
          <w:lang w:val="en-US"/>
        </w:rPr>
      </w:pPr>
      <w:bookmarkStart w:id="44" w:name="_Toc131008976"/>
      <w:r w:rsidRPr="00CB095A">
        <w:rPr>
          <w:lang w:val="en-US"/>
        </w:rPr>
        <w:t xml:space="preserve">Figuur </w:t>
      </w:r>
      <w:r>
        <w:fldChar w:fldCharType="begin"/>
      </w:r>
      <w:r w:rsidRPr="00CB095A">
        <w:rPr>
          <w:lang w:val="en-US"/>
        </w:rPr>
        <w:instrText xml:space="preserve"> SEQ Figuur \* ARABIC </w:instrText>
      </w:r>
      <w:r>
        <w:fldChar w:fldCharType="separate"/>
      </w:r>
      <w:r w:rsidR="00A93571">
        <w:rPr>
          <w:noProof/>
          <w:lang w:val="en-US"/>
        </w:rPr>
        <w:t>6</w:t>
      </w:r>
      <w:r>
        <w:fldChar w:fldCharType="end"/>
      </w:r>
      <w:r w:rsidRPr="00CB095A">
        <w:rPr>
          <w:lang w:val="en-US"/>
        </w:rPr>
        <w:t>: Full-step vs. micro-step</w:t>
      </w:r>
      <w:sdt>
        <w:sdtPr>
          <w:rPr>
            <w:lang w:val="en-US"/>
          </w:rPr>
          <w:id w:val="792874759"/>
          <w:citation/>
        </w:sdtPr>
        <w:sdtContent>
          <w:r w:rsidR="00311E62">
            <w:rPr>
              <w:lang w:val="en-US"/>
            </w:rPr>
            <w:fldChar w:fldCharType="begin"/>
          </w:r>
          <w:r w:rsidR="00311E62" w:rsidRPr="00311E62">
            <w:rPr>
              <w:lang w:val="en-US"/>
            </w:rPr>
            <w:instrText xml:space="preserve"> CITATION fullstepvsmicrostep \l 1043 </w:instrText>
          </w:r>
          <w:r w:rsidR="00311E62">
            <w:rPr>
              <w:lang w:val="en-US"/>
            </w:rPr>
            <w:fldChar w:fldCharType="separate"/>
          </w:r>
          <w:r w:rsidR="002B5AA8">
            <w:rPr>
              <w:noProof/>
              <w:lang w:val="en-US"/>
            </w:rPr>
            <w:t xml:space="preserve"> </w:t>
          </w:r>
          <w:r w:rsidR="002B5AA8" w:rsidRPr="002B5AA8">
            <w:rPr>
              <w:noProof/>
              <w:lang w:val="en-US"/>
            </w:rPr>
            <w:t>[12]</w:t>
          </w:r>
          <w:r w:rsidR="00311E62">
            <w:rPr>
              <w:lang w:val="en-US"/>
            </w:rPr>
            <w:fldChar w:fldCharType="end"/>
          </w:r>
        </w:sdtContent>
      </w:sdt>
      <w:bookmarkEnd w:id="44"/>
    </w:p>
    <w:p w14:paraId="0F9E827D" w14:textId="6F687334" w:rsidR="00E63C7D" w:rsidRDefault="00E80B27" w:rsidP="00BC418B">
      <w:pPr>
        <w:rPr>
          <w:lang w:val="nl-NL"/>
        </w:rPr>
      </w:pPr>
      <w:r>
        <w:rPr>
          <w:lang w:val="nl-NL"/>
        </w:rPr>
        <w:t xml:space="preserve">De bedoeling van microstepping is het omzetten van </w:t>
      </w:r>
      <w:r w:rsidR="00EE1B9F">
        <w:rPr>
          <w:lang w:val="nl-NL"/>
        </w:rPr>
        <w:t>de blokgolf die de motor aanstuurt</w:t>
      </w:r>
      <w:r w:rsidR="00DF31E8">
        <w:rPr>
          <w:lang w:val="nl-NL"/>
        </w:rPr>
        <w:t xml:space="preserve"> naar een </w:t>
      </w:r>
      <w:r w:rsidR="00344697">
        <w:rPr>
          <w:lang w:val="nl-NL"/>
        </w:rPr>
        <w:t>sinusgolf</w:t>
      </w:r>
      <w:r w:rsidR="00DF31E8">
        <w:rPr>
          <w:lang w:val="nl-NL"/>
        </w:rPr>
        <w:t>.</w:t>
      </w:r>
      <w:r w:rsidR="00C01D37">
        <w:rPr>
          <w:lang w:val="nl-NL"/>
        </w:rPr>
        <w:t xml:space="preserve"> </w:t>
      </w:r>
      <w:r w:rsidR="00711FE2">
        <w:rPr>
          <w:lang w:val="nl-NL"/>
        </w:rPr>
        <w:t xml:space="preserve">Een perfecte </w:t>
      </w:r>
      <w:r w:rsidR="00344697">
        <w:rPr>
          <w:lang w:val="nl-NL"/>
        </w:rPr>
        <w:t>sinusgolf</w:t>
      </w:r>
      <w:r w:rsidR="00711FE2">
        <w:rPr>
          <w:lang w:val="nl-NL"/>
        </w:rPr>
        <w:t xml:space="preserve"> wordt nooit behaald</w:t>
      </w:r>
      <w:r w:rsidR="005D5F1A">
        <w:rPr>
          <w:lang w:val="nl-NL"/>
        </w:rPr>
        <w:t>,</w:t>
      </w:r>
      <w:r w:rsidR="00711FE2">
        <w:rPr>
          <w:lang w:val="nl-NL"/>
        </w:rPr>
        <w:t xml:space="preserve"> maar de TMC</w:t>
      </w:r>
      <w:r w:rsidR="0052774A">
        <w:rPr>
          <w:lang w:val="nl-NL"/>
        </w:rPr>
        <w:t xml:space="preserve">2208 </w:t>
      </w:r>
      <w:r w:rsidR="0098305C">
        <w:rPr>
          <w:lang w:val="nl-NL"/>
        </w:rPr>
        <w:t>komt</w:t>
      </w:r>
      <w:r w:rsidR="00D3146A">
        <w:rPr>
          <w:lang w:val="nl-NL"/>
        </w:rPr>
        <w:t xml:space="preserve">, in vergelijking met </w:t>
      </w:r>
      <w:r w:rsidR="00BC1889">
        <w:rPr>
          <w:lang w:val="nl-NL"/>
        </w:rPr>
        <w:t xml:space="preserve">de </w:t>
      </w:r>
      <w:r w:rsidR="00BC1889" w:rsidRPr="00BC1889">
        <w:rPr>
          <w:lang w:val="nl-NL"/>
        </w:rPr>
        <w:t>A4988</w:t>
      </w:r>
      <w:r w:rsidR="002C730F">
        <w:rPr>
          <w:lang w:val="nl-NL"/>
        </w:rPr>
        <w:t xml:space="preserve"> en andere</w:t>
      </w:r>
      <w:r w:rsidR="00871165">
        <w:rPr>
          <w:lang w:val="nl-NL"/>
        </w:rPr>
        <w:t xml:space="preserve"> </w:t>
      </w:r>
      <w:r w:rsidR="00C73E65">
        <w:rPr>
          <w:lang w:val="nl-NL"/>
        </w:rPr>
        <w:t>chips</w:t>
      </w:r>
      <w:r w:rsidR="00BC1889">
        <w:rPr>
          <w:lang w:val="nl-NL"/>
        </w:rPr>
        <w:t xml:space="preserve">, </w:t>
      </w:r>
      <w:r w:rsidR="006B5CC2">
        <w:rPr>
          <w:lang w:val="nl-NL"/>
        </w:rPr>
        <w:t xml:space="preserve">er </w:t>
      </w:r>
      <w:r w:rsidR="00BC1889">
        <w:rPr>
          <w:lang w:val="nl-NL"/>
        </w:rPr>
        <w:t>het dichtste bij</w:t>
      </w:r>
      <w:r w:rsidR="00A05103">
        <w:rPr>
          <w:lang w:val="nl-NL"/>
        </w:rPr>
        <w:t xml:space="preserve"> omdat</w:t>
      </w:r>
      <w:r w:rsidR="001B19AD">
        <w:rPr>
          <w:lang w:val="nl-NL"/>
        </w:rPr>
        <w:t xml:space="preserve"> het gebruik m</w:t>
      </w:r>
      <w:r w:rsidR="00CA0F5F">
        <w:rPr>
          <w:lang w:val="nl-NL"/>
        </w:rPr>
        <w:t>aakt van 1/256</w:t>
      </w:r>
      <w:r w:rsidR="00EE456D">
        <w:rPr>
          <w:lang w:val="nl-NL"/>
        </w:rPr>
        <w:t>-</w:t>
      </w:r>
      <w:r w:rsidR="00CA0F5F">
        <w:rPr>
          <w:lang w:val="nl-NL"/>
        </w:rPr>
        <w:t>microstepping.</w:t>
      </w:r>
      <w:r w:rsidR="00B02662">
        <w:rPr>
          <w:lang w:val="nl-NL"/>
        </w:rPr>
        <w:t xml:space="preserve"> </w:t>
      </w:r>
      <w:r w:rsidR="004C6876">
        <w:rPr>
          <w:lang w:val="nl-NL"/>
        </w:rPr>
        <w:t>Zo</w:t>
      </w:r>
      <w:r w:rsidR="00472DB5">
        <w:rPr>
          <w:lang w:val="nl-NL"/>
        </w:rPr>
        <w:t xml:space="preserve"> </w:t>
      </w:r>
      <w:r w:rsidR="00770338">
        <w:rPr>
          <w:lang w:val="nl-NL"/>
        </w:rPr>
        <w:t>worden de stappen</w:t>
      </w:r>
      <w:r w:rsidR="009E0AB6">
        <w:rPr>
          <w:lang w:val="nl-NL"/>
        </w:rPr>
        <w:t xml:space="preserve"> zeer klein en word</w:t>
      </w:r>
      <w:r w:rsidR="00B252F7">
        <w:rPr>
          <w:lang w:val="nl-NL"/>
        </w:rPr>
        <w:t>en</w:t>
      </w:r>
      <w:r w:rsidR="009E0AB6">
        <w:rPr>
          <w:lang w:val="nl-NL"/>
        </w:rPr>
        <w:t xml:space="preserve"> er minimale </w:t>
      </w:r>
      <w:r w:rsidR="00336C50">
        <w:rPr>
          <w:lang w:val="nl-NL"/>
        </w:rPr>
        <w:t>trillingen gegenereerd</w:t>
      </w:r>
      <w:r w:rsidR="006C0FB1">
        <w:rPr>
          <w:lang w:val="nl-NL"/>
        </w:rPr>
        <w:t xml:space="preserve">, waardoor deze </w:t>
      </w:r>
      <w:r w:rsidR="00AB03A2">
        <w:rPr>
          <w:lang w:val="nl-NL"/>
        </w:rPr>
        <w:t>chip</w:t>
      </w:r>
      <w:r w:rsidR="006C0FB1">
        <w:rPr>
          <w:lang w:val="nl-NL"/>
        </w:rPr>
        <w:t xml:space="preserve"> </w:t>
      </w:r>
      <w:r w:rsidR="00AB03A2">
        <w:rPr>
          <w:lang w:val="nl-NL"/>
        </w:rPr>
        <w:t>de motor zeer stil doet draaien.</w:t>
      </w:r>
    </w:p>
    <w:p w14:paraId="20C6FA5F" w14:textId="33039931" w:rsidR="00492D4F" w:rsidRDefault="00EE4CC5" w:rsidP="00BC418B">
      <w:pPr>
        <w:rPr>
          <w:lang w:val="nl-NL"/>
        </w:rPr>
      </w:pPr>
      <w:r w:rsidRPr="00EE4CC5">
        <w:rPr>
          <w:lang w:val="nl-NL"/>
        </w:rPr>
        <w:t xml:space="preserve">Zonder microstepping maakte </w:t>
      </w:r>
      <w:r w:rsidR="00C948F5">
        <w:rPr>
          <w:lang w:val="nl-NL"/>
        </w:rPr>
        <w:t>bijvoorbeeld een</w:t>
      </w:r>
      <w:r w:rsidR="00AD6586">
        <w:rPr>
          <w:lang w:val="nl-NL"/>
        </w:rPr>
        <w:t xml:space="preserve"> 4</w:t>
      </w:r>
      <w:r w:rsidR="008306F1">
        <w:rPr>
          <w:lang w:val="nl-NL"/>
        </w:rPr>
        <w:t>-</w:t>
      </w:r>
      <w:r w:rsidR="009B24F5">
        <w:rPr>
          <w:lang w:val="nl-NL"/>
        </w:rPr>
        <w:t>stappen</w:t>
      </w:r>
      <w:r w:rsidR="00C948F5">
        <w:rPr>
          <w:lang w:val="nl-NL"/>
        </w:rPr>
        <w:t>motor</w:t>
      </w:r>
      <w:r w:rsidRPr="00EE4CC5">
        <w:rPr>
          <w:lang w:val="nl-NL"/>
        </w:rPr>
        <w:t xml:space="preserve"> </w:t>
      </w:r>
      <w:r w:rsidR="00AD6586">
        <w:rPr>
          <w:lang w:val="nl-NL"/>
        </w:rPr>
        <w:t>vier</w:t>
      </w:r>
      <w:r w:rsidRPr="00EE4CC5">
        <w:rPr>
          <w:lang w:val="nl-NL"/>
        </w:rPr>
        <w:t xml:space="preserve"> stappen per volledige </w:t>
      </w:r>
      <w:r w:rsidR="00112B41" w:rsidRPr="00EE4CC5">
        <w:rPr>
          <w:lang w:val="nl-NL"/>
        </w:rPr>
        <w:t>aswenteling</w:t>
      </w:r>
      <w:r w:rsidRPr="00EE4CC5">
        <w:rPr>
          <w:lang w:val="nl-NL"/>
        </w:rPr>
        <w:t xml:space="preserve"> (dus </w:t>
      </w:r>
      <w:r w:rsidR="004A1C3C">
        <w:rPr>
          <w:lang w:val="nl-NL"/>
        </w:rPr>
        <w:t>90</w:t>
      </w:r>
      <w:r w:rsidRPr="00EE4CC5">
        <w:rPr>
          <w:lang w:val="nl-NL"/>
        </w:rPr>
        <w:t>° per stap). Door gebruik te maken van een 1/</w:t>
      </w:r>
      <w:r w:rsidR="00110C69">
        <w:rPr>
          <w:lang w:val="nl-NL"/>
        </w:rPr>
        <w:t>2</w:t>
      </w:r>
      <w:r w:rsidR="005B1BA4">
        <w:rPr>
          <w:lang w:val="nl-NL"/>
        </w:rPr>
        <w:t>56</w:t>
      </w:r>
      <w:r w:rsidR="00744ADF">
        <w:rPr>
          <w:lang w:val="nl-NL"/>
        </w:rPr>
        <w:t>-</w:t>
      </w:r>
      <w:r w:rsidRPr="00EE4CC5">
        <w:rPr>
          <w:lang w:val="nl-NL"/>
        </w:rPr>
        <w:t>microstepping worden de motorspoelen zo aangestuurd dat er</w:t>
      </w:r>
      <w:r w:rsidR="00BD261B">
        <w:rPr>
          <w:lang w:val="nl-NL"/>
        </w:rPr>
        <w:t xml:space="preserve"> </w:t>
      </w:r>
      <w:r w:rsidRPr="00EE4CC5">
        <w:rPr>
          <w:lang w:val="nl-NL"/>
        </w:rPr>
        <w:t xml:space="preserve"> </w:t>
      </w:r>
      <m:oMath>
        <m:r>
          <m:rPr>
            <m:sty m:val="p"/>
          </m:rPr>
          <w:rPr>
            <w:rFonts w:ascii="Cambria Math" w:hAnsi="Cambria Math"/>
            <w:lang w:val="nl-NL"/>
          </w:rPr>
          <m:t xml:space="preserve">4*256=1024 </m:t>
        </m:r>
      </m:oMath>
      <w:r w:rsidR="00BD261B">
        <w:rPr>
          <w:rFonts w:eastAsiaTheme="minorEastAsia"/>
          <w:lang w:val="nl-NL"/>
        </w:rPr>
        <w:t xml:space="preserve"> </w:t>
      </w:r>
      <w:r w:rsidRPr="00EE4CC5">
        <w:rPr>
          <w:lang w:val="nl-NL"/>
        </w:rPr>
        <w:t xml:space="preserve">stappen nodig zijn om een volledige omwenteling te maken (dus </w:t>
      </w:r>
      <w:r w:rsidR="00FC2C62" w:rsidRPr="00FC2C62">
        <w:rPr>
          <w:lang w:val="nl-NL"/>
        </w:rPr>
        <w:t>0,</w:t>
      </w:r>
      <w:r w:rsidR="00B00E11" w:rsidRPr="00B00E11">
        <w:rPr>
          <w:lang w:val="nl-NL"/>
        </w:rPr>
        <w:t>3515625</w:t>
      </w:r>
      <w:r w:rsidRPr="00EE4CC5">
        <w:rPr>
          <w:lang w:val="nl-NL"/>
        </w:rPr>
        <w:t>° per microstap).</w:t>
      </w:r>
    </w:p>
    <w:p w14:paraId="4B2FACAF" w14:textId="20C2BFC0" w:rsidR="000776C2" w:rsidRDefault="000776C2" w:rsidP="009C22E5">
      <w:pPr>
        <w:spacing w:after="0"/>
        <w:rPr>
          <w:lang w:val="nl-NL"/>
        </w:rPr>
      </w:pPr>
      <w:r>
        <w:rPr>
          <w:lang w:val="nl-NL"/>
        </w:rPr>
        <w:t>Eigenschappen</w:t>
      </w:r>
      <w:sdt>
        <w:sdtPr>
          <w:rPr>
            <w:lang w:val="nl-NL"/>
          </w:rPr>
          <w:id w:val="866561738"/>
          <w:citation/>
        </w:sdtPr>
        <w:sdtContent>
          <w:r w:rsidR="003A3E90">
            <w:rPr>
              <w:lang w:val="nl-NL"/>
            </w:rPr>
            <w:fldChar w:fldCharType="begin"/>
          </w:r>
          <w:r w:rsidR="003A3E90">
            <w:rPr>
              <w:lang w:val="nl-NL"/>
            </w:rPr>
            <w:instrText xml:space="preserve"> CITATION TMC2208datasheet \l 1043 </w:instrText>
          </w:r>
          <w:r w:rsidR="003A3E90">
            <w:rPr>
              <w:lang w:val="nl-NL"/>
            </w:rPr>
            <w:fldChar w:fldCharType="separate"/>
          </w:r>
          <w:r w:rsidR="002B5AA8">
            <w:rPr>
              <w:noProof/>
              <w:lang w:val="nl-NL"/>
            </w:rPr>
            <w:t xml:space="preserve"> </w:t>
          </w:r>
          <w:r w:rsidR="002B5AA8" w:rsidRPr="002B5AA8">
            <w:rPr>
              <w:noProof/>
              <w:lang w:val="nl-NL"/>
            </w:rPr>
            <w:t>[13]</w:t>
          </w:r>
          <w:r w:rsidR="003A3E90">
            <w:rPr>
              <w:lang w:val="nl-NL"/>
            </w:rPr>
            <w:fldChar w:fldCharType="end"/>
          </w:r>
        </w:sdtContent>
      </w:sdt>
      <w:r>
        <w:rPr>
          <w:lang w:val="nl-NL"/>
        </w:rPr>
        <w:t>:</w:t>
      </w:r>
    </w:p>
    <w:p w14:paraId="29C08539" w14:textId="246544FB" w:rsidR="00CA49C2" w:rsidRDefault="00196E06" w:rsidP="00CA49C2">
      <w:pPr>
        <w:pStyle w:val="Lijstalinea"/>
        <w:numPr>
          <w:ilvl w:val="0"/>
          <w:numId w:val="44"/>
        </w:numPr>
        <w:rPr>
          <w:lang w:val="nl-NL"/>
        </w:rPr>
      </w:pPr>
      <w:r w:rsidRPr="00196E06">
        <w:rPr>
          <w:lang w:val="nl-NL"/>
        </w:rPr>
        <w:t>Aandrijfcapaciteit tot 1,2 A (RMS) continue spoelstroom - 2 A</w:t>
      </w:r>
      <w:r w:rsidR="00942424">
        <w:rPr>
          <w:lang w:val="nl-NL"/>
        </w:rPr>
        <w:t>-</w:t>
      </w:r>
      <w:r w:rsidRPr="00196E06">
        <w:rPr>
          <w:lang w:val="nl-NL"/>
        </w:rPr>
        <w:t>piek</w:t>
      </w:r>
    </w:p>
    <w:p w14:paraId="4B7651F4" w14:textId="6E936FDF" w:rsidR="00196E06" w:rsidRPr="00A63678" w:rsidRDefault="003821DB" w:rsidP="00CA49C2">
      <w:pPr>
        <w:pStyle w:val="Lijstalinea"/>
        <w:numPr>
          <w:ilvl w:val="0"/>
          <w:numId w:val="44"/>
        </w:numPr>
        <w:rPr>
          <w:lang w:val="en-GB"/>
        </w:rPr>
      </w:pPr>
      <w:r w:rsidRPr="00A63678">
        <w:rPr>
          <w:lang w:val="en-GB"/>
        </w:rPr>
        <w:t>STEP/DIR-interface met 2, 4, 8, 16 of 32 microstep</w:t>
      </w:r>
      <w:r w:rsidR="00A72B93">
        <w:rPr>
          <w:lang w:val="en-GB"/>
        </w:rPr>
        <w:t>-</w:t>
      </w:r>
      <w:r w:rsidRPr="00A63678">
        <w:rPr>
          <w:lang w:val="en-GB"/>
        </w:rPr>
        <w:t>pininstelling</w:t>
      </w:r>
    </w:p>
    <w:p w14:paraId="0B44EEA7" w14:textId="48D822B3" w:rsidR="009E06E9" w:rsidRDefault="009E06E9" w:rsidP="00CA49C2">
      <w:pPr>
        <w:pStyle w:val="Lijstalinea"/>
        <w:numPr>
          <w:ilvl w:val="0"/>
          <w:numId w:val="44"/>
        </w:numPr>
        <w:rPr>
          <w:lang w:val="nl-NL"/>
        </w:rPr>
      </w:pPr>
      <w:r w:rsidRPr="009E06E9">
        <w:rPr>
          <w:lang w:val="nl-NL"/>
        </w:rPr>
        <w:t>256 microstappen door microPlyer™-interpolatie</w:t>
      </w:r>
    </w:p>
    <w:p w14:paraId="0D67E96E" w14:textId="6D1D0D72" w:rsidR="000D7256" w:rsidRDefault="008F0EF2" w:rsidP="00CA49C2">
      <w:pPr>
        <w:pStyle w:val="Lijstalinea"/>
        <w:numPr>
          <w:ilvl w:val="0"/>
          <w:numId w:val="44"/>
        </w:numPr>
        <w:rPr>
          <w:lang w:val="nl-NL"/>
        </w:rPr>
      </w:pPr>
      <w:r>
        <w:rPr>
          <w:lang w:val="nl-NL"/>
        </w:rPr>
        <w:t>S</w:t>
      </w:r>
      <w:r w:rsidR="000D7256" w:rsidRPr="000D7256">
        <w:rPr>
          <w:lang w:val="nl-NL"/>
        </w:rPr>
        <w:t>tealthChop2 voor stille werking en vloeiende bewegingen (standaardinstelling)</w:t>
      </w:r>
    </w:p>
    <w:p w14:paraId="03F19228" w14:textId="05A20A16" w:rsidR="00CF431B" w:rsidRDefault="008F0EF2" w:rsidP="00CA49C2">
      <w:pPr>
        <w:pStyle w:val="Lijstalinea"/>
        <w:numPr>
          <w:ilvl w:val="0"/>
          <w:numId w:val="44"/>
        </w:numPr>
        <w:rPr>
          <w:lang w:val="nl-NL"/>
        </w:rPr>
      </w:pPr>
      <w:r>
        <w:rPr>
          <w:lang w:val="nl-NL"/>
        </w:rPr>
        <w:t>S</w:t>
      </w:r>
      <w:r w:rsidR="00927F22" w:rsidRPr="00927F22">
        <w:rPr>
          <w:lang w:val="nl-NL"/>
        </w:rPr>
        <w:t>preadCycle zeer dynamische motorbesturing chopper (</w:t>
      </w:r>
      <w:r w:rsidR="002C3148">
        <w:rPr>
          <w:lang w:val="nl-NL"/>
        </w:rPr>
        <w:t>schakelbaar</w:t>
      </w:r>
      <w:r w:rsidR="00927F22" w:rsidRPr="00927F22">
        <w:rPr>
          <w:lang w:val="nl-NL"/>
        </w:rPr>
        <w:t xml:space="preserve"> via UART)</w:t>
      </w:r>
    </w:p>
    <w:p w14:paraId="1B9C7D03" w14:textId="00C0B4B7" w:rsidR="004F35B9" w:rsidRDefault="006E048F" w:rsidP="00CA49C2">
      <w:pPr>
        <w:pStyle w:val="Lijstalinea"/>
        <w:numPr>
          <w:ilvl w:val="0"/>
          <w:numId w:val="44"/>
        </w:numPr>
        <w:rPr>
          <w:lang w:val="nl-NL"/>
        </w:rPr>
      </w:pPr>
      <w:r w:rsidRPr="006E048F">
        <w:rPr>
          <w:lang w:val="nl-NL"/>
        </w:rPr>
        <w:t>Voedingsspanning motor: 5,5 tot 36</w:t>
      </w:r>
      <w:r w:rsidR="00685BBF">
        <w:rPr>
          <w:lang w:val="nl-NL"/>
        </w:rPr>
        <w:t xml:space="preserve"> </w:t>
      </w:r>
      <w:r w:rsidRPr="006E048F">
        <w:rPr>
          <w:lang w:val="nl-NL"/>
        </w:rPr>
        <w:t>V</w:t>
      </w:r>
    </w:p>
    <w:p w14:paraId="6DC9A19C" w14:textId="7BE18D05" w:rsidR="006E048F" w:rsidRDefault="0030534F" w:rsidP="00CA49C2">
      <w:pPr>
        <w:pStyle w:val="Lijstalinea"/>
        <w:numPr>
          <w:ilvl w:val="0"/>
          <w:numId w:val="44"/>
        </w:numPr>
        <w:rPr>
          <w:lang w:val="nl-NL"/>
        </w:rPr>
      </w:pPr>
      <w:r w:rsidRPr="0030534F">
        <w:rPr>
          <w:lang w:val="nl-NL"/>
        </w:rPr>
        <w:t>Logische voedingsspanning: 3,3 tot 5</w:t>
      </w:r>
      <w:r w:rsidR="00685BBF">
        <w:rPr>
          <w:lang w:val="nl-NL"/>
        </w:rPr>
        <w:t xml:space="preserve"> </w:t>
      </w:r>
      <w:r w:rsidRPr="0030534F">
        <w:rPr>
          <w:lang w:val="nl-NL"/>
        </w:rPr>
        <w:t>V</w:t>
      </w:r>
    </w:p>
    <w:p w14:paraId="04141F1D" w14:textId="5399FABD" w:rsidR="006D0612" w:rsidRPr="002F4960" w:rsidRDefault="00A52B67" w:rsidP="00CA49C2">
      <w:pPr>
        <w:pStyle w:val="Lijstalinea"/>
        <w:numPr>
          <w:ilvl w:val="0"/>
          <w:numId w:val="44"/>
        </w:numPr>
        <w:rPr>
          <w:lang w:val="nl-NL"/>
        </w:rPr>
      </w:pPr>
      <w:r w:rsidRPr="00A52B67">
        <w:rPr>
          <w:lang w:val="nl-NL"/>
        </w:rPr>
        <w:t>Automatische stand-by</w:t>
      </w:r>
      <w:r w:rsidR="007C1EE4">
        <w:rPr>
          <w:lang w:val="nl-NL"/>
        </w:rPr>
        <w:t xml:space="preserve"> </w:t>
      </w:r>
      <w:r w:rsidRPr="00A52B67">
        <w:rPr>
          <w:lang w:val="nl-NL"/>
        </w:rPr>
        <w:t>stroomreductie (optie)</w:t>
      </w:r>
    </w:p>
    <w:p w14:paraId="75E3DCFD" w14:textId="7DA890D7" w:rsidR="002F5CF9" w:rsidRDefault="00D64A19" w:rsidP="00CA49C2">
      <w:pPr>
        <w:pStyle w:val="Lijstalinea"/>
        <w:numPr>
          <w:ilvl w:val="0"/>
          <w:numId w:val="44"/>
        </w:numPr>
        <w:rPr>
          <w:lang w:val="nl-NL"/>
        </w:rPr>
      </w:pPr>
      <w:r w:rsidRPr="00D64A19">
        <w:rPr>
          <w:lang w:val="nl-NL"/>
        </w:rPr>
        <w:t>Passief remmen en vrijloop</w:t>
      </w:r>
    </w:p>
    <w:p w14:paraId="47259552" w14:textId="7954A36F" w:rsidR="00EE2A7F" w:rsidRDefault="00EE2A7F" w:rsidP="00CA49C2">
      <w:pPr>
        <w:pStyle w:val="Lijstalinea"/>
        <w:numPr>
          <w:ilvl w:val="0"/>
          <w:numId w:val="44"/>
        </w:numPr>
        <w:rPr>
          <w:lang w:val="nl-NL"/>
        </w:rPr>
      </w:pPr>
      <w:r w:rsidRPr="00EE2A7F">
        <w:rPr>
          <w:lang w:val="nl-NL"/>
        </w:rPr>
        <w:t>Single Wire UART</w:t>
      </w:r>
      <w:r w:rsidR="00E772B9">
        <w:rPr>
          <w:lang w:val="nl-NL"/>
        </w:rPr>
        <w:t xml:space="preserve"> </w:t>
      </w:r>
      <w:r w:rsidRPr="00EE2A7F">
        <w:rPr>
          <w:lang w:val="nl-NL"/>
        </w:rPr>
        <w:t xml:space="preserve">&amp; OTP voor geavanceerde </w:t>
      </w:r>
      <w:r w:rsidR="00287AA9" w:rsidRPr="00287AA9">
        <w:rPr>
          <w:lang w:val="nl-NL"/>
        </w:rPr>
        <w:t>configuratie-instelling</w:t>
      </w:r>
      <w:r w:rsidR="00287AA9">
        <w:rPr>
          <w:lang w:val="nl-NL"/>
        </w:rPr>
        <w:t>en</w:t>
      </w:r>
    </w:p>
    <w:p w14:paraId="5580396F" w14:textId="50819CB1" w:rsidR="00757776" w:rsidRDefault="00757776" w:rsidP="00CA49C2">
      <w:pPr>
        <w:pStyle w:val="Lijstalinea"/>
        <w:numPr>
          <w:ilvl w:val="0"/>
          <w:numId w:val="44"/>
        </w:numPr>
        <w:rPr>
          <w:lang w:val="nl-NL"/>
        </w:rPr>
      </w:pPr>
      <w:r w:rsidRPr="00757776">
        <w:rPr>
          <w:lang w:val="nl-NL"/>
        </w:rPr>
        <w:t>Geïntegreerde pulsgenerator voor zelfstandige beweging</w:t>
      </w:r>
    </w:p>
    <w:p w14:paraId="5B1403D9" w14:textId="5FCB066C" w:rsidR="00565AE7" w:rsidRDefault="002E211D" w:rsidP="00C70F00">
      <w:pPr>
        <w:rPr>
          <w:lang w:val="nl-NL"/>
        </w:rPr>
      </w:pPr>
      <w:r>
        <w:rPr>
          <w:lang w:val="nl-NL"/>
        </w:rPr>
        <w:t xml:space="preserve">Een andere keuze </w:t>
      </w:r>
      <w:r w:rsidR="006F3E04">
        <w:rPr>
          <w:lang w:val="nl-NL"/>
        </w:rPr>
        <w:t>om de motoren aan</w:t>
      </w:r>
      <w:r w:rsidR="0021238D">
        <w:rPr>
          <w:lang w:val="nl-NL"/>
        </w:rPr>
        <w:t xml:space="preserve"> te sturen </w:t>
      </w:r>
      <w:r w:rsidR="00C9571C">
        <w:rPr>
          <w:lang w:val="nl-NL"/>
        </w:rPr>
        <w:t>is de</w:t>
      </w:r>
      <w:r w:rsidR="0021238D">
        <w:rPr>
          <w:lang w:val="nl-NL"/>
        </w:rPr>
        <w:t xml:space="preserve"> A</w:t>
      </w:r>
      <w:r w:rsidR="00564761">
        <w:rPr>
          <w:lang w:val="nl-NL"/>
        </w:rPr>
        <w:t>4988</w:t>
      </w:r>
      <w:r w:rsidR="008732BD">
        <w:rPr>
          <w:lang w:val="nl-NL"/>
        </w:rPr>
        <w:t xml:space="preserve"> </w:t>
      </w:r>
      <w:r w:rsidR="008732BD" w:rsidRPr="000525C2">
        <w:rPr>
          <w:lang w:val="nl-NL"/>
        </w:rPr>
        <w:t>microstepping</w:t>
      </w:r>
      <w:r w:rsidR="00B40FA9">
        <w:rPr>
          <w:lang w:val="nl-NL"/>
        </w:rPr>
        <w:t xml:space="preserve"> </w:t>
      </w:r>
      <w:r w:rsidR="00B65C19">
        <w:rPr>
          <w:lang w:val="nl-NL"/>
        </w:rPr>
        <w:t>stappen</w:t>
      </w:r>
      <w:r w:rsidR="008732BD" w:rsidRPr="000525C2">
        <w:rPr>
          <w:lang w:val="nl-NL"/>
        </w:rPr>
        <w:t xml:space="preserve">motordriver. </w:t>
      </w:r>
      <w:r w:rsidR="00355CB2" w:rsidRPr="000525C2">
        <w:rPr>
          <w:lang w:val="nl-NL"/>
        </w:rPr>
        <w:t xml:space="preserve">Het voordeel van deze chip </w:t>
      </w:r>
      <w:r w:rsidR="000525C2" w:rsidRPr="000525C2">
        <w:rPr>
          <w:lang w:val="nl-NL"/>
        </w:rPr>
        <w:t xml:space="preserve">is dat </w:t>
      </w:r>
      <w:r w:rsidR="00F72372">
        <w:rPr>
          <w:lang w:val="nl-NL"/>
        </w:rPr>
        <w:t>hij</w:t>
      </w:r>
      <w:r w:rsidR="000525C2" w:rsidRPr="000525C2">
        <w:rPr>
          <w:lang w:val="nl-NL"/>
        </w:rPr>
        <w:t xml:space="preserve"> een beetje</w:t>
      </w:r>
      <w:r w:rsidR="00286B7D">
        <w:rPr>
          <w:lang w:val="nl-NL"/>
        </w:rPr>
        <w:t xml:space="preserve"> goedkoper is. </w:t>
      </w:r>
      <w:r w:rsidR="0060332A">
        <w:rPr>
          <w:lang w:val="nl-NL"/>
        </w:rPr>
        <w:t>H</w:t>
      </w:r>
      <w:r w:rsidR="00286B7D">
        <w:rPr>
          <w:lang w:val="nl-NL"/>
        </w:rPr>
        <w:t xml:space="preserve">et nadeel en de reden waarom deze chip niet </w:t>
      </w:r>
      <w:r w:rsidR="00BF5AB0">
        <w:rPr>
          <w:lang w:val="nl-NL"/>
        </w:rPr>
        <w:t xml:space="preserve">wordt </w:t>
      </w:r>
      <w:r w:rsidR="00DB060B">
        <w:rPr>
          <w:lang w:val="nl-NL"/>
        </w:rPr>
        <w:t>gebru</w:t>
      </w:r>
      <w:r w:rsidR="005C0415">
        <w:rPr>
          <w:lang w:val="nl-NL"/>
        </w:rPr>
        <w:t>ikt</w:t>
      </w:r>
      <w:r w:rsidR="0060332A">
        <w:rPr>
          <w:lang w:val="nl-NL"/>
        </w:rPr>
        <w:t>,</w:t>
      </w:r>
      <w:r w:rsidR="00286B7D">
        <w:rPr>
          <w:lang w:val="nl-NL"/>
        </w:rPr>
        <w:t xml:space="preserve"> is dat de motor</w:t>
      </w:r>
      <w:r w:rsidR="00BB190E">
        <w:rPr>
          <w:lang w:val="nl-NL"/>
        </w:rPr>
        <w:t>en veel meer lawaai maken.</w:t>
      </w:r>
    </w:p>
    <w:p w14:paraId="3E9CC414" w14:textId="23890866" w:rsidR="00565AE7" w:rsidRPr="00C70F00" w:rsidRDefault="00565AE7" w:rsidP="00C70F00">
      <w:pPr>
        <w:rPr>
          <w:lang w:val="nl-NL"/>
        </w:rPr>
        <w:sectPr w:rsidR="00565AE7" w:rsidRPr="00C70F00" w:rsidSect="00995550">
          <w:pgSz w:w="11906" w:h="16838"/>
          <w:pgMar w:top="1417" w:right="1417" w:bottom="1417" w:left="1417" w:header="708" w:footer="708" w:gutter="0"/>
          <w:cols w:space="708"/>
          <w:titlePg/>
          <w:docGrid w:linePitch="360"/>
        </w:sectPr>
      </w:pPr>
    </w:p>
    <w:p w14:paraId="794428FC" w14:textId="3B81CA36" w:rsidR="00E11664" w:rsidRDefault="00643788" w:rsidP="00E11664">
      <w:pPr>
        <w:pStyle w:val="Kop2"/>
        <w:rPr>
          <w:lang w:val="nl-NL"/>
        </w:rPr>
      </w:pPr>
      <w:bookmarkStart w:id="45" w:name="_Toc131008944"/>
      <w:r>
        <w:rPr>
          <w:lang w:val="nl-NL"/>
        </w:rPr>
        <w:lastRenderedPageBreak/>
        <w:t>Mechanica</w:t>
      </w:r>
      <w:bookmarkEnd w:id="45"/>
    </w:p>
    <w:p w14:paraId="4F105B54" w14:textId="31942CAC" w:rsidR="00750CC5" w:rsidRDefault="00750CC5" w:rsidP="00650E0C">
      <w:r>
        <w:t>In een vorig hoofdstuk werden de verschillende types motoren al besproken. Zoals werd bekeken heeft ieder type motor een verschillende draagkracht, en is die dus ook beter toepasbaar op verschillende punten.</w:t>
      </w:r>
    </w:p>
    <w:p w14:paraId="418C7A69" w14:textId="2799B4E2" w:rsidR="00750CC5" w:rsidRDefault="00750CC5" w:rsidP="00650E0C">
      <w:r>
        <w:t>Bij industriële armen wordt voor de scharnierpunten gebruik gemaakt van st</w:t>
      </w:r>
      <w:r w:rsidR="00FE3A80">
        <w:t>a</w:t>
      </w:r>
      <w:r>
        <w:t>ppe</w:t>
      </w:r>
      <w:r w:rsidR="00FE3A80">
        <w:t>n</w:t>
      </w:r>
      <w:r>
        <w:t>motoren en servomotoren. Afhankelijk van het type motor is een andere mechanische ontwerpstrategie nodig. Het prototype</w:t>
      </w:r>
      <w:r w:rsidR="00690D2C">
        <w:t>,</w:t>
      </w:r>
      <w:r>
        <w:t xml:space="preserve"> besproken in dit dossier</w:t>
      </w:r>
      <w:r w:rsidR="00690D2C">
        <w:t>,</w:t>
      </w:r>
      <w:r>
        <w:t xml:space="preserve"> </w:t>
      </w:r>
      <w:r w:rsidR="00F76DA4">
        <w:t xml:space="preserve">wordt </w:t>
      </w:r>
      <w:r>
        <w:t xml:space="preserve">uitgewerkt met een 3D-printer, ook dat is een belangrijk punt om rekening mee te houden. De verschillende mogelijkheden met deze eigenschappen kunnen worden opgedeeld in </w:t>
      </w:r>
      <w:r w:rsidR="00AC496B">
        <w:t>drie</w:t>
      </w:r>
      <w:r>
        <w:t xml:space="preserve"> groepen</w:t>
      </w:r>
      <w:r w:rsidR="00A468C8">
        <w:t>.</w:t>
      </w:r>
      <w:r w:rsidR="00A468C8">
        <w:br/>
        <w:t>Deze groepen bestaan</w:t>
      </w:r>
      <w:r w:rsidR="00385C03">
        <w:t xml:space="preserve"> uit een cartesische, een articulated en een SCARA-robotarm</w:t>
      </w:r>
      <w:r w:rsidR="00BF3A9E">
        <w:t xml:space="preserve">, </w:t>
      </w:r>
      <w:r w:rsidR="00E14ECD">
        <w:t xml:space="preserve">deze is te zien op </w:t>
      </w:r>
      <w:r w:rsidR="004C173C">
        <w:t xml:space="preserve">de </w:t>
      </w:r>
      <w:r w:rsidR="00E14ECD">
        <w:t>figuur</w:t>
      </w:r>
      <w:r w:rsidR="00E14ECD">
        <w:t xml:space="preserve"> </w:t>
      </w:r>
      <w:r w:rsidR="00BF3A9E">
        <w:t>hieronder</w:t>
      </w:r>
      <w:r w:rsidR="00E14ECD">
        <w:t>.</w:t>
      </w:r>
      <w:r w:rsidR="00A961BE">
        <w:t xml:space="preserve"> </w:t>
      </w:r>
      <w:r w:rsidR="00A961BE">
        <w:fldChar w:fldCharType="begin"/>
      </w:r>
      <w:r w:rsidR="00A961BE">
        <w:instrText xml:space="preserve"> REF _Ref130494019 \h </w:instrText>
      </w:r>
      <w:r w:rsidR="00A961BE">
        <w:fldChar w:fldCharType="separate"/>
      </w:r>
      <w:r w:rsidR="00A93571">
        <w:t xml:space="preserve">Figuur </w:t>
      </w:r>
      <w:r w:rsidR="00A93571">
        <w:rPr>
          <w:noProof/>
        </w:rPr>
        <w:t>7</w:t>
      </w:r>
      <w:r w:rsidR="00A961BE">
        <w:fldChar w:fldCharType="end"/>
      </w:r>
      <w:sdt>
        <w:sdtPr>
          <w:id w:val="933473012"/>
          <w:citation/>
        </w:sdtPr>
        <w:sdtContent>
          <w:r w:rsidR="005A4E8E">
            <w:fldChar w:fldCharType="begin"/>
          </w:r>
          <w:r w:rsidR="005A4E8E">
            <w:rPr>
              <w:lang w:val="nl-NL"/>
            </w:rPr>
            <w:instrText xml:space="preserve"> CITATION Soortenrobotarmen \l 1043 </w:instrText>
          </w:r>
          <w:r w:rsidR="005A4E8E">
            <w:fldChar w:fldCharType="separate"/>
          </w:r>
          <w:r w:rsidR="002B5AA8">
            <w:rPr>
              <w:noProof/>
              <w:lang w:val="nl-NL"/>
            </w:rPr>
            <w:t xml:space="preserve"> </w:t>
          </w:r>
          <w:r w:rsidR="002B5AA8" w:rsidRPr="002B5AA8">
            <w:rPr>
              <w:noProof/>
              <w:lang w:val="nl-NL"/>
            </w:rPr>
            <w:t>[14]</w:t>
          </w:r>
          <w:r w:rsidR="005A4E8E">
            <w:fldChar w:fldCharType="end"/>
          </w:r>
        </w:sdtContent>
      </w:sdt>
    </w:p>
    <w:p w14:paraId="5C8FF637" w14:textId="73F754D0" w:rsidR="00AC496B" w:rsidRDefault="00AC496B" w:rsidP="00AC496B">
      <w:pPr>
        <w:keepNext/>
        <w:spacing w:before="144" w:after="144"/>
        <w:jc w:val="center"/>
      </w:pPr>
      <w:r>
        <w:rPr>
          <w:noProof/>
        </w:rPr>
        <w:drawing>
          <wp:inline distT="0" distB="0" distL="0" distR="0" wp14:anchorId="2C9F5B19" wp14:editId="47BDFEB5">
            <wp:extent cx="3415145" cy="1922220"/>
            <wp:effectExtent l="0" t="0" r="0" b="1905"/>
            <wp:docPr id="35" name="Afbeelding 35"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diagram&#10;&#10;Automatisch gegenereerde beschrijving"/>
                    <pic:cNvPicPr/>
                  </pic:nvPicPr>
                  <pic:blipFill>
                    <a:blip r:embed="rId25"/>
                    <a:stretch>
                      <a:fillRect/>
                    </a:stretch>
                  </pic:blipFill>
                  <pic:spPr>
                    <a:xfrm>
                      <a:off x="0" y="0"/>
                      <a:ext cx="3430400" cy="1930806"/>
                    </a:xfrm>
                    <a:prstGeom prst="rect">
                      <a:avLst/>
                    </a:prstGeom>
                  </pic:spPr>
                </pic:pic>
              </a:graphicData>
            </a:graphic>
          </wp:inline>
        </w:drawing>
      </w:r>
    </w:p>
    <w:p w14:paraId="4540E044" w14:textId="17EE5DF0" w:rsidR="00750CC5" w:rsidRDefault="00AC496B" w:rsidP="00AC496B">
      <w:pPr>
        <w:pStyle w:val="Bijschrift"/>
        <w:jc w:val="center"/>
      </w:pPr>
      <w:bookmarkStart w:id="46" w:name="_Ref130494019"/>
      <w:bookmarkStart w:id="47" w:name="_Toc131008977"/>
      <w:r>
        <w:t xml:space="preserve">Figuur </w:t>
      </w:r>
      <w:r>
        <w:fldChar w:fldCharType="begin"/>
      </w:r>
      <w:r>
        <w:instrText xml:space="preserve"> SEQ Figuur \* ARABIC </w:instrText>
      </w:r>
      <w:r>
        <w:fldChar w:fldCharType="separate"/>
      </w:r>
      <w:r w:rsidR="00A93571">
        <w:rPr>
          <w:noProof/>
        </w:rPr>
        <w:t>7</w:t>
      </w:r>
      <w:r>
        <w:fldChar w:fldCharType="end"/>
      </w:r>
      <w:bookmarkEnd w:id="46"/>
      <w:r>
        <w:t>: Verschillende types robotarmen</w:t>
      </w:r>
      <w:sdt>
        <w:sdtPr>
          <w:id w:val="222257772"/>
          <w:citation/>
        </w:sdtPr>
        <w:sdtContent>
          <w:r w:rsidR="008C4E6D">
            <w:fldChar w:fldCharType="begin"/>
          </w:r>
          <w:r w:rsidR="008C4E6D">
            <w:rPr>
              <w:lang w:val="nl-NL"/>
            </w:rPr>
            <w:instrText xml:space="preserve"> CITATION Soortenrobotarmen \l 1043 </w:instrText>
          </w:r>
          <w:r w:rsidR="008C4E6D">
            <w:fldChar w:fldCharType="separate"/>
          </w:r>
          <w:r w:rsidR="002B5AA8">
            <w:rPr>
              <w:noProof/>
              <w:lang w:val="nl-NL"/>
            </w:rPr>
            <w:t xml:space="preserve"> </w:t>
          </w:r>
          <w:r w:rsidR="002B5AA8" w:rsidRPr="002B5AA8">
            <w:rPr>
              <w:noProof/>
              <w:lang w:val="nl-NL"/>
            </w:rPr>
            <w:t>[14]</w:t>
          </w:r>
          <w:r w:rsidR="008C4E6D">
            <w:fldChar w:fldCharType="end"/>
          </w:r>
        </w:sdtContent>
      </w:sdt>
      <w:bookmarkEnd w:id="47"/>
    </w:p>
    <w:p w14:paraId="2194DF3B" w14:textId="27603581" w:rsidR="006E4195" w:rsidRPr="0018520F" w:rsidRDefault="006E4195" w:rsidP="006E4195">
      <w:pPr>
        <w:pStyle w:val="Kop3"/>
      </w:pPr>
      <w:bookmarkStart w:id="48" w:name="_Toc131008945"/>
      <w:r>
        <w:t>Cartesische</w:t>
      </w:r>
      <w:r w:rsidR="009A7F33">
        <w:t xml:space="preserve"> robotarm</w:t>
      </w:r>
      <w:bookmarkEnd w:id="48"/>
    </w:p>
    <w:p w14:paraId="2C5117CE" w14:textId="0B3D9641" w:rsidR="001828A1" w:rsidRDefault="00603ED9" w:rsidP="001828A1">
      <w:pPr>
        <w:spacing w:before="144" w:after="144"/>
        <w:sectPr w:rsidR="001828A1" w:rsidSect="00995550">
          <w:pgSz w:w="11906" w:h="16838"/>
          <w:pgMar w:top="1417" w:right="1417" w:bottom="1417" w:left="1417" w:header="708" w:footer="708" w:gutter="0"/>
          <w:cols w:space="708"/>
          <w:titlePg/>
          <w:docGrid w:linePitch="360"/>
        </w:sectPr>
      </w:pPr>
      <w:r>
        <w:rPr>
          <w:noProof/>
        </w:rPr>
        <mc:AlternateContent>
          <mc:Choice Requires="wps">
            <w:drawing>
              <wp:anchor distT="0" distB="0" distL="114300" distR="114300" simplePos="0" relativeHeight="251653120" behindDoc="0" locked="0" layoutInCell="1" allowOverlap="1" wp14:anchorId="6336CBF7" wp14:editId="32B30A40">
                <wp:simplePos x="0" y="0"/>
                <wp:positionH relativeFrom="column">
                  <wp:posOffset>48260</wp:posOffset>
                </wp:positionH>
                <wp:positionV relativeFrom="paragraph">
                  <wp:posOffset>2830195</wp:posOffset>
                </wp:positionV>
                <wp:extent cx="173863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5AD21EFF" w14:textId="51A354A0" w:rsidR="00603ED9" w:rsidRPr="0052024D" w:rsidRDefault="00603ED9" w:rsidP="00603ED9">
                            <w:pPr>
                              <w:pStyle w:val="Bijschrift"/>
                              <w:rPr>
                                <w:noProof/>
                                <w:sz w:val="24"/>
                              </w:rPr>
                            </w:pPr>
                            <w:bookmarkStart w:id="49" w:name="_Ref130494385"/>
                            <w:bookmarkStart w:id="50" w:name="_Toc131008978"/>
                            <w:r>
                              <w:t xml:space="preserve">Figuur </w:t>
                            </w:r>
                            <w:r>
                              <w:fldChar w:fldCharType="begin"/>
                            </w:r>
                            <w:r>
                              <w:instrText xml:space="preserve"> SEQ Figuur \* ARABIC </w:instrText>
                            </w:r>
                            <w:r>
                              <w:fldChar w:fldCharType="separate"/>
                            </w:r>
                            <w:r w:rsidR="00A93571">
                              <w:rPr>
                                <w:noProof/>
                              </w:rPr>
                              <w:t>8</w:t>
                            </w:r>
                            <w:r>
                              <w:fldChar w:fldCharType="end"/>
                            </w:r>
                            <w:bookmarkEnd w:id="49"/>
                            <w:r>
                              <w:t>: Cartesische robotarm en de aluminium profielen</w:t>
                            </w:r>
                            <w:sdt>
                              <w:sdtPr>
                                <w:id w:val="2112160580"/>
                                <w:citation/>
                              </w:sdtPr>
                              <w:sdtContent>
                                <w:r w:rsidR="008C4E6D">
                                  <w:fldChar w:fldCharType="begin"/>
                                </w:r>
                                <w:r w:rsidR="008C4E6D">
                                  <w:rPr>
                                    <w:lang w:val="nl-NL"/>
                                  </w:rPr>
                                  <w:instrText xml:space="preserve"> CITATION aluminiumprofiel \l 1043 </w:instrText>
                                </w:r>
                                <w:r w:rsidR="008C4E6D">
                                  <w:fldChar w:fldCharType="separate"/>
                                </w:r>
                                <w:r>
                                  <w:rPr>
                                    <w:noProof/>
                                    <w:lang w:val="nl-NL"/>
                                  </w:rPr>
                                  <w:t xml:space="preserve"> [16]</w:t>
                                </w:r>
                                <w:r w:rsidR="008C4E6D">
                                  <w:fldChar w:fldCharType="end"/>
                                </w:r>
                              </w:sdtContent>
                            </w:sdt>
                            <w:sdt>
                              <w:sdtPr>
                                <w:id w:val="-199176352"/>
                                <w:citation/>
                              </w:sdtPr>
                              <w:sdtContent>
                                <w:r w:rsidR="001F7D45">
                                  <w:fldChar w:fldCharType="begin"/>
                                </w:r>
                                <w:r w:rsidR="001F7D45">
                                  <w:rPr>
                                    <w:lang w:val="nl-NL"/>
                                  </w:rPr>
                                  <w:instrText xml:space="preserve"> CITATION cartesischerobotarm \l 1043 </w:instrText>
                                </w:r>
                                <w:r w:rsidR="001F7D45">
                                  <w:fldChar w:fldCharType="separate"/>
                                </w:r>
                                <w:r>
                                  <w:rPr>
                                    <w:noProof/>
                                    <w:lang w:val="nl-NL"/>
                                  </w:rPr>
                                  <w:t xml:space="preserve"> [15]</w:t>
                                </w:r>
                                <w:r w:rsidR="001F7D45">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CBF7" id="Tekstvak 39" o:spid="_x0000_s1035" type="#_x0000_t202" style="position:absolute;margin-left:3.8pt;margin-top:222.85pt;width:136.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6dGQIAAD8EAAAOAAAAZHJzL2Uyb0RvYy54bWysU1Fv2jAQfp+0/2D5fQSKRqu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" stroked="f">
                <v:textbox style="mso-fit-shape-to-text:t" inset="0,0,0,0">
                  <w:txbxContent>
                    <w:p w14:paraId="5AD21EFF" w14:textId="51A354A0" w:rsidR="00603ED9" w:rsidRPr="0052024D" w:rsidRDefault="00603ED9" w:rsidP="00603ED9">
                      <w:pPr>
                        <w:pStyle w:val="Bijschrift"/>
                        <w:rPr>
                          <w:noProof/>
                          <w:sz w:val="24"/>
                        </w:rPr>
                      </w:pPr>
                      <w:bookmarkStart w:id="51" w:name="_Ref130494385"/>
                      <w:bookmarkStart w:id="52" w:name="_Toc131008978"/>
                      <w:r>
                        <w:t xml:space="preserve">Figuur </w:t>
                      </w:r>
                      <w:r>
                        <w:fldChar w:fldCharType="begin"/>
                      </w:r>
                      <w:r>
                        <w:instrText xml:space="preserve"> SEQ Figuur \* ARABIC </w:instrText>
                      </w:r>
                      <w:r>
                        <w:fldChar w:fldCharType="separate"/>
                      </w:r>
                      <w:r w:rsidR="00A93571">
                        <w:rPr>
                          <w:noProof/>
                        </w:rPr>
                        <w:t>8</w:t>
                      </w:r>
                      <w:r>
                        <w:fldChar w:fldCharType="end"/>
                      </w:r>
                      <w:bookmarkEnd w:id="51"/>
                      <w:r>
                        <w:t>: Cartesische robotarm en de aluminium profielen</w:t>
                      </w:r>
                      <w:sdt>
                        <w:sdtPr>
                          <w:id w:val="2112160580"/>
                          <w:citation/>
                        </w:sdtPr>
                        <w:sdtContent>
                          <w:r w:rsidR="008C4E6D">
                            <w:fldChar w:fldCharType="begin"/>
                          </w:r>
                          <w:r w:rsidR="008C4E6D">
                            <w:rPr>
                              <w:lang w:val="nl-NL"/>
                            </w:rPr>
                            <w:instrText xml:space="preserve"> CITATION aluminiumprofiel \l 1043 </w:instrText>
                          </w:r>
                          <w:r w:rsidR="008C4E6D">
                            <w:fldChar w:fldCharType="separate"/>
                          </w:r>
                          <w:r>
                            <w:rPr>
                              <w:noProof/>
                              <w:lang w:val="nl-NL"/>
                            </w:rPr>
                            <w:t xml:space="preserve"> [16]</w:t>
                          </w:r>
                          <w:r w:rsidR="008C4E6D">
                            <w:fldChar w:fldCharType="end"/>
                          </w:r>
                        </w:sdtContent>
                      </w:sdt>
                      <w:sdt>
                        <w:sdtPr>
                          <w:id w:val="-199176352"/>
                          <w:citation/>
                        </w:sdtPr>
                        <w:sdtContent>
                          <w:r w:rsidR="001F7D45">
                            <w:fldChar w:fldCharType="begin"/>
                          </w:r>
                          <w:r w:rsidR="001F7D45">
                            <w:rPr>
                              <w:lang w:val="nl-NL"/>
                            </w:rPr>
                            <w:instrText xml:space="preserve"> CITATION cartesischerobotarm \l 1043 </w:instrText>
                          </w:r>
                          <w:r w:rsidR="001F7D45">
                            <w:fldChar w:fldCharType="separate"/>
                          </w:r>
                          <w:r>
                            <w:rPr>
                              <w:noProof/>
                              <w:lang w:val="nl-NL"/>
                            </w:rPr>
                            <w:t xml:space="preserve"> [15]</w:t>
                          </w:r>
                          <w:r w:rsidR="001F7D45">
                            <w:fldChar w:fldCharType="end"/>
                          </w:r>
                        </w:sdtContent>
                      </w:sdt>
                      <w:bookmarkEnd w:id="52"/>
                    </w:p>
                  </w:txbxContent>
                </v:textbox>
                <w10:wrap type="square"/>
              </v:shape>
            </w:pict>
          </mc:Fallback>
        </mc:AlternateContent>
      </w:r>
      <w:r>
        <w:rPr>
          <w:noProof/>
        </w:rPr>
        <w:drawing>
          <wp:anchor distT="0" distB="0" distL="114300" distR="114300" simplePos="0" relativeHeight="251666432" behindDoc="0" locked="0" layoutInCell="1" allowOverlap="1" wp14:anchorId="0605D100" wp14:editId="67723780">
            <wp:simplePos x="0" y="0"/>
            <wp:positionH relativeFrom="column">
              <wp:posOffset>48837</wp:posOffset>
            </wp:positionH>
            <wp:positionV relativeFrom="paragraph">
              <wp:posOffset>87341</wp:posOffset>
            </wp:positionV>
            <wp:extent cx="1738630" cy="2686050"/>
            <wp:effectExtent l="0" t="0" r="635" b="0"/>
            <wp:wrapSquare wrapText="bothSides"/>
            <wp:docPr id="38" name="Afbeelding 38" descr="Afbeelding met tekst, gereedschap, molen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 gereedschap, molenaar&#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738630" cy="2686050"/>
                    </a:xfrm>
                    <a:prstGeom prst="rect">
                      <a:avLst/>
                    </a:prstGeom>
                  </pic:spPr>
                </pic:pic>
              </a:graphicData>
            </a:graphic>
            <wp14:sizeRelH relativeFrom="margin">
              <wp14:pctWidth>0</wp14:pctWidth>
            </wp14:sizeRelH>
            <wp14:sizeRelV relativeFrom="margin">
              <wp14:pctHeight>0</wp14:pctHeight>
            </wp14:sizeRelV>
          </wp:anchor>
        </w:drawing>
      </w:r>
      <w:r w:rsidR="0018520F">
        <w:t>D</w:t>
      </w:r>
      <w:r w:rsidR="0018520F" w:rsidRPr="00650E0C">
        <w:t>e cartesische</w:t>
      </w:r>
      <w:r w:rsidR="00750CC5" w:rsidRPr="00650E0C">
        <w:t xml:space="preserve"> robot </w:t>
      </w:r>
      <w:r w:rsidR="00750CC5" w:rsidRPr="00AE6901">
        <w:t xml:space="preserve">lijkt het meeste op een klassieke CNC-machine of 3D-printer. Cartesische of lineaire robots werken op </w:t>
      </w:r>
      <w:r w:rsidR="00E135CB" w:rsidRPr="00AE6901">
        <w:t>drie</w:t>
      </w:r>
      <w:r w:rsidR="00750CC5" w:rsidRPr="00AE6901">
        <w:t xml:space="preserve"> assen: X,Y en Z. </w:t>
      </w:r>
      <w:r w:rsidR="000417B8" w:rsidRPr="00AE6901">
        <w:t>Deze drie assen maken het mogelijk om in drie dimensies te bewegen</w:t>
      </w:r>
      <w:r w:rsidR="00C6161B" w:rsidRPr="00AE6901">
        <w:t>: horizontaal (X- en Y-as)</w:t>
      </w:r>
      <w:r w:rsidR="008518CC" w:rsidRPr="00AE6901">
        <w:t xml:space="preserve"> en verticaal (Z-as)</w:t>
      </w:r>
      <w:r w:rsidR="00C6161B" w:rsidRPr="00AE6901">
        <w:t>.</w:t>
      </w:r>
      <w:r w:rsidR="00555B74" w:rsidRPr="00AE6901">
        <w:t xml:space="preserve"> Dit</w:t>
      </w:r>
      <w:r w:rsidR="00750CC5" w:rsidRPr="00AE6901">
        <w:t xml:space="preserve"> type</w:t>
      </w:r>
      <w:r w:rsidR="00F244C6" w:rsidRPr="00AE6901">
        <w:t xml:space="preserve"> robot</w:t>
      </w:r>
      <w:r w:rsidR="00750CC5" w:rsidRPr="00AE6901">
        <w:t xml:space="preserve"> is erg flexibel</w:t>
      </w:r>
      <w:r w:rsidR="004B50BC" w:rsidRPr="00AE6901">
        <w:t xml:space="preserve"> dankzij de specifieke </w:t>
      </w:r>
      <w:r w:rsidR="00163095" w:rsidRPr="00AE6901">
        <w:t>opbouw</w:t>
      </w:r>
      <w:r w:rsidR="00750CC5" w:rsidRPr="00AE6901">
        <w:t>. Zo kan die</w:t>
      </w:r>
      <w:r w:rsidR="00750CC5" w:rsidRPr="00AE6901">
        <w:t xml:space="preserve"> snel en eenvoudig worden aangepast</w:t>
      </w:r>
      <w:r w:rsidR="00E00A5E">
        <w:t xml:space="preserve">, </w:t>
      </w:r>
      <w:r w:rsidR="00750CC5" w:rsidRPr="00AE6901">
        <w:t>afhankelijk van de toepassing</w:t>
      </w:r>
      <w:r w:rsidR="00750CC5" w:rsidRPr="00650E0C">
        <w:t>. Deze hoge flexibiliteit is te danken aan de typerende aluminiumprofielen waaruit d</w:t>
      </w:r>
      <w:r w:rsidR="001D5CDC">
        <w:t>e robot</w:t>
      </w:r>
      <w:r w:rsidR="00750CC5" w:rsidRPr="00650E0C">
        <w:t xml:space="preserve"> is opgebouwd. Deze profielen zijn internationaal verkrijgbaar in verschillende lengtes en breedtes en laten zich erg makkelijk bewerken. Hierdoor kunnen lagers, </w:t>
      </w:r>
      <w:r w:rsidR="00750CC5" w:rsidRPr="00401AEE">
        <w:t>geleiders</w:t>
      </w:r>
      <w:r w:rsidR="00D36D26" w:rsidRPr="00401AEE">
        <w:t xml:space="preserve"> </w:t>
      </w:r>
      <w:r w:rsidR="009F48FC" w:rsidRPr="00401AEE">
        <w:t xml:space="preserve">en </w:t>
      </w:r>
      <w:r w:rsidR="00D36D26" w:rsidRPr="00401AEE">
        <w:t>andere componenten</w:t>
      </w:r>
      <w:r w:rsidR="00750CC5" w:rsidRPr="00401AEE">
        <w:t xml:space="preserve"> makkelijk en snel worden gemonteerd. Door deze standaardprofielen kan ook de prijs van een</w:t>
      </w:r>
      <w:r w:rsidR="00750CC5" w:rsidRPr="00650E0C">
        <w:t xml:space="preserve"> cartesisch systeem erg aantrekkelijk zijn.</w:t>
      </w:r>
      <w:r w:rsidR="00044F4D">
        <w:t xml:space="preserve"> </w:t>
      </w:r>
      <w:r w:rsidR="00044F4D">
        <w:fldChar w:fldCharType="begin"/>
      </w:r>
      <w:r w:rsidR="00044F4D">
        <w:instrText xml:space="preserve"> REF _Ref130494385 \h </w:instrText>
      </w:r>
      <w:r w:rsidR="00044F4D">
        <w:fldChar w:fldCharType="separate"/>
      </w:r>
      <w:r w:rsidR="00A93571">
        <w:t xml:space="preserve">Figuur </w:t>
      </w:r>
      <w:r w:rsidR="00A93571">
        <w:rPr>
          <w:noProof/>
        </w:rPr>
        <w:t>8</w:t>
      </w:r>
      <w:r w:rsidR="00044F4D">
        <w:fldChar w:fldCharType="end"/>
      </w:r>
      <w:sdt>
        <w:sdtPr>
          <w:id w:val="-1058553302"/>
          <w:citation/>
        </w:sdtPr>
        <w:sdtContent>
          <w:r w:rsidR="008C2278">
            <w:fldChar w:fldCharType="begin"/>
          </w:r>
          <w:r w:rsidR="00282361">
            <w:rPr>
              <w:lang w:val="nl-NL"/>
            </w:rPr>
            <w:instrText xml:space="preserve">CITATION cartesischerobotarm \l 1043 </w:instrText>
          </w:r>
          <w:r w:rsidR="008C2278">
            <w:fldChar w:fldCharType="separate"/>
          </w:r>
          <w:r w:rsidR="002B5AA8">
            <w:rPr>
              <w:noProof/>
              <w:lang w:val="nl-NL"/>
            </w:rPr>
            <w:t xml:space="preserve"> </w:t>
          </w:r>
          <w:r w:rsidR="002B5AA8" w:rsidRPr="002B5AA8">
            <w:rPr>
              <w:noProof/>
              <w:lang w:val="nl-NL"/>
            </w:rPr>
            <w:t>[15]</w:t>
          </w:r>
          <w:r w:rsidR="008C2278">
            <w:fldChar w:fldCharType="end"/>
          </w:r>
        </w:sdtContent>
      </w:sdt>
      <w:sdt>
        <w:sdtPr>
          <w:id w:val="1544093271"/>
          <w:citation/>
        </w:sdtPr>
        <w:sdtContent>
          <w:r w:rsidR="001828A1">
            <w:fldChar w:fldCharType="begin"/>
          </w:r>
          <w:r w:rsidR="001828A1">
            <w:rPr>
              <w:lang w:val="nl-NL"/>
            </w:rPr>
            <w:instrText xml:space="preserve"> CITATION aluminiumprofiel \l 1043 </w:instrText>
          </w:r>
          <w:r w:rsidR="001828A1">
            <w:fldChar w:fldCharType="separate"/>
          </w:r>
          <w:r w:rsidR="002B5AA8">
            <w:rPr>
              <w:noProof/>
              <w:lang w:val="nl-NL"/>
            </w:rPr>
            <w:t xml:space="preserve"> </w:t>
          </w:r>
          <w:r w:rsidR="002B5AA8" w:rsidRPr="002B5AA8">
            <w:rPr>
              <w:noProof/>
              <w:lang w:val="nl-NL"/>
            </w:rPr>
            <w:t>[16]</w:t>
          </w:r>
          <w:r w:rsidR="001828A1">
            <w:fldChar w:fldCharType="end"/>
          </w:r>
        </w:sdtContent>
      </w:sdt>
    </w:p>
    <w:p w14:paraId="64724FD7" w14:textId="69E86179" w:rsidR="00D33F04" w:rsidRDefault="00D33F04" w:rsidP="00650E0C">
      <w:r>
        <w:lastRenderedPageBreak/>
        <w:t xml:space="preserve">Een mogelijke toepassing van dit ontwerp is het </w:t>
      </w:r>
      <w:r w:rsidR="001953A3">
        <w:t>open</w:t>
      </w:r>
      <w:r w:rsidR="00E7087D">
        <w:t xml:space="preserve"> </w:t>
      </w:r>
      <w:r w:rsidR="001953A3">
        <w:t>source</w:t>
      </w:r>
      <w:r>
        <w:t xml:space="preserve"> </w:t>
      </w:r>
      <w:r w:rsidR="001953A3">
        <w:t>LumenP</w:t>
      </w:r>
      <w:r w:rsidR="00C53B14">
        <w:t>n</w:t>
      </w:r>
      <w:r w:rsidR="001953A3">
        <w:t>P</w:t>
      </w:r>
      <w:r w:rsidR="00B336A9">
        <w:t>-</w:t>
      </w:r>
      <w:r>
        <w:t>project door Opulo.</w:t>
      </w:r>
      <w:r w:rsidR="00044F4D">
        <w:t xml:space="preserve"> </w:t>
      </w:r>
      <w:r w:rsidR="00044F4D">
        <w:fldChar w:fldCharType="begin"/>
      </w:r>
      <w:r w:rsidR="00044F4D">
        <w:instrText xml:space="preserve"> REF _Ref130494417 \h </w:instrText>
      </w:r>
      <w:r w:rsidR="00044F4D">
        <w:fldChar w:fldCharType="separate"/>
      </w:r>
      <w:r w:rsidR="00A93571">
        <w:t xml:space="preserve">Figuur </w:t>
      </w:r>
      <w:r w:rsidR="00A93571">
        <w:rPr>
          <w:noProof/>
        </w:rPr>
        <w:t>9</w:t>
      </w:r>
      <w:r w:rsidR="00044F4D">
        <w:fldChar w:fldCharType="end"/>
      </w:r>
      <w:sdt>
        <w:sdtPr>
          <w:id w:val="86038647"/>
          <w:citation/>
        </w:sdtPr>
        <w:sdtContent>
          <w:r w:rsidR="00CF7258">
            <w:fldChar w:fldCharType="begin"/>
          </w:r>
          <w:r w:rsidR="00CF7258">
            <w:rPr>
              <w:lang w:val="nl-NL"/>
            </w:rPr>
            <w:instrText xml:space="preserve"> CITATION LumenPnP \l 1043 </w:instrText>
          </w:r>
          <w:r w:rsidR="00CF7258">
            <w:fldChar w:fldCharType="separate"/>
          </w:r>
          <w:r w:rsidR="002B5AA8">
            <w:rPr>
              <w:noProof/>
              <w:lang w:val="nl-NL"/>
            </w:rPr>
            <w:t xml:space="preserve"> </w:t>
          </w:r>
          <w:r w:rsidR="002B5AA8" w:rsidRPr="002B5AA8">
            <w:rPr>
              <w:noProof/>
              <w:lang w:val="nl-NL"/>
            </w:rPr>
            <w:t>[17]</w:t>
          </w:r>
          <w:r w:rsidR="00CF7258">
            <w:fldChar w:fldCharType="end"/>
          </w:r>
        </w:sdtContent>
      </w:sdt>
    </w:p>
    <w:p w14:paraId="658DC081" w14:textId="77777777" w:rsidR="00603ED9" w:rsidRDefault="001953A3" w:rsidP="00603ED9">
      <w:pPr>
        <w:keepNext/>
        <w:spacing w:before="144" w:after="144"/>
      </w:pPr>
      <w:r>
        <w:rPr>
          <w:noProof/>
        </w:rPr>
        <w:drawing>
          <wp:inline distT="0" distB="0" distL="0" distR="0" wp14:anchorId="37C8ED83" wp14:editId="5E072EF4">
            <wp:extent cx="2376261" cy="1584960"/>
            <wp:effectExtent l="0" t="0" r="5080" b="0"/>
            <wp:docPr id="61" name="Afbeelding 61" descr="Afbeelding met overdekt,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overdekt, apparaat&#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7518" cy="1599138"/>
                    </a:xfrm>
                    <a:prstGeom prst="rect">
                      <a:avLst/>
                    </a:prstGeom>
                    <a:noFill/>
                    <a:ln>
                      <a:noFill/>
                    </a:ln>
                  </pic:spPr>
                </pic:pic>
              </a:graphicData>
            </a:graphic>
          </wp:inline>
        </w:drawing>
      </w:r>
    </w:p>
    <w:p w14:paraId="106DDFD9" w14:textId="0634D9EC" w:rsidR="00D33F04" w:rsidRDefault="00603ED9" w:rsidP="00603ED9">
      <w:pPr>
        <w:pStyle w:val="Bijschrift"/>
      </w:pPr>
      <w:bookmarkStart w:id="53" w:name="_Ref130494417"/>
      <w:bookmarkStart w:id="54" w:name="_Toc131008979"/>
      <w:r>
        <w:t xml:space="preserve">Figuur </w:t>
      </w:r>
      <w:r>
        <w:fldChar w:fldCharType="begin"/>
      </w:r>
      <w:r>
        <w:instrText xml:space="preserve"> SEQ Figuur \* ARABIC </w:instrText>
      </w:r>
      <w:r>
        <w:fldChar w:fldCharType="separate"/>
      </w:r>
      <w:r w:rsidR="00A93571">
        <w:rPr>
          <w:noProof/>
        </w:rPr>
        <w:t>9</w:t>
      </w:r>
      <w:r>
        <w:fldChar w:fldCharType="end"/>
      </w:r>
      <w:bookmarkEnd w:id="53"/>
      <w:r>
        <w:t>: LumenPnP cartesische robotarm</w:t>
      </w:r>
      <w:sdt>
        <w:sdtPr>
          <w:id w:val="1033225422"/>
          <w:citation/>
        </w:sdtPr>
        <w:sdtContent>
          <w:r w:rsidR="00406429">
            <w:fldChar w:fldCharType="begin"/>
          </w:r>
          <w:r w:rsidR="00406429">
            <w:rPr>
              <w:lang w:val="nl-NL"/>
            </w:rPr>
            <w:instrText xml:space="preserve"> CITATION LumenPnP \l 1043 </w:instrText>
          </w:r>
          <w:r w:rsidR="00406429">
            <w:fldChar w:fldCharType="separate"/>
          </w:r>
          <w:r w:rsidR="002B5AA8">
            <w:rPr>
              <w:noProof/>
              <w:lang w:val="nl-NL"/>
            </w:rPr>
            <w:t xml:space="preserve"> </w:t>
          </w:r>
          <w:r w:rsidR="002B5AA8" w:rsidRPr="002B5AA8">
            <w:rPr>
              <w:noProof/>
              <w:lang w:val="nl-NL"/>
            </w:rPr>
            <w:t>[17]</w:t>
          </w:r>
          <w:r w:rsidR="00406429">
            <w:fldChar w:fldCharType="end"/>
          </w:r>
        </w:sdtContent>
      </w:sdt>
      <w:bookmarkEnd w:id="54"/>
    </w:p>
    <w:p w14:paraId="15B757A2" w14:textId="7DBC16F4" w:rsidR="00D33F04" w:rsidRDefault="00D33F04" w:rsidP="00650E0C">
      <w:r>
        <w:t xml:space="preserve">Deze machine maakt het voor iedereen mogelijk </w:t>
      </w:r>
      <w:r w:rsidR="00DB6164" w:rsidRPr="00504C09">
        <w:t>printplaten</w:t>
      </w:r>
      <w:r>
        <w:t xml:space="preserve"> op </w:t>
      </w:r>
      <w:r w:rsidR="00851C81">
        <w:t>één</w:t>
      </w:r>
      <w:r>
        <w:t xml:space="preserve"> niveau met hoge precisie te bestukken. De machine beweegt op de </w:t>
      </w:r>
      <w:r w:rsidR="004B4A15">
        <w:t>drie</w:t>
      </w:r>
      <w:r>
        <w:t xml:space="preserve"> assen in rechte lijnen, een toepassing waar de cartesische robot uiterst geschikt </w:t>
      </w:r>
      <w:r w:rsidR="00E646E9">
        <w:t xml:space="preserve">voor </w:t>
      </w:r>
      <w:r>
        <w:t xml:space="preserve">is. </w:t>
      </w:r>
    </w:p>
    <w:p w14:paraId="35A99D1F" w14:textId="3287716B" w:rsidR="00D33F04" w:rsidRPr="000352A6" w:rsidRDefault="00D33F04" w:rsidP="00650E0C">
      <w:r>
        <w:t xml:space="preserve">Zoals al eerder vermeld </w:t>
      </w:r>
      <w:r w:rsidR="007F3BD0">
        <w:t>wordt</w:t>
      </w:r>
      <w:r>
        <w:t xml:space="preserve"> het volledige werkgebied </w:t>
      </w:r>
      <w:r w:rsidR="00DB6164" w:rsidRPr="00986EA5">
        <w:t>af</w:t>
      </w:r>
      <w:r w:rsidR="00B3612D" w:rsidRPr="00986EA5">
        <w:t>gebakend</w:t>
      </w:r>
      <w:r>
        <w:t>. Dit is een nadeel voor de robot die in dit onderzoek wordt gemaakt, aangezien bewegingsvrijheid een belangrijk punt is.</w:t>
      </w:r>
    </w:p>
    <w:p w14:paraId="79665551" w14:textId="6C31A531" w:rsidR="00C7299A" w:rsidRPr="00AB1F3F" w:rsidRDefault="00C7299A" w:rsidP="00C7299A">
      <w:pPr>
        <w:pStyle w:val="Kop3"/>
      </w:pPr>
      <w:bookmarkStart w:id="55" w:name="_Toc131008946"/>
      <w:r>
        <w:t>Articulated robotarm</w:t>
      </w:r>
      <w:bookmarkEnd w:id="55"/>
    </w:p>
    <w:p w14:paraId="65E3FB2F" w14:textId="3A70EC7D" w:rsidR="00C7299A" w:rsidRDefault="00C7299A" w:rsidP="00C7299A">
      <w:r>
        <w:t>Een derde type is de articulated of vrijdraaiende robot. Dit type robot lijkt het best op een menselijke arm met alle bijbehorende voordelen. Deze robotarm wordt gemonteerd op een draaiende basis. Met een basisaantal motoren kan de volledige 3D-ruimte rondom de arm worden bereikt. Naarmate meer motoren en assen worden toegevoegd, wordt de toegankelijkheid van dit gebied nog verbeterd. Dit type robot kent een wijde inzetbaarheid in de industrie; van taken zoals lassen en materialen verplaatsen tot volledige assemblage en inpakken.</w:t>
      </w:r>
      <w:r w:rsidR="00044F4D">
        <w:t xml:space="preserve"> </w:t>
      </w:r>
      <w:r w:rsidR="00A42090">
        <w:fldChar w:fldCharType="begin"/>
      </w:r>
      <w:r w:rsidR="00A42090">
        <w:instrText xml:space="preserve"> REF _Ref130495029 \h </w:instrText>
      </w:r>
      <w:r w:rsidR="00A42090">
        <w:fldChar w:fldCharType="separate"/>
      </w:r>
      <w:r w:rsidR="00A93571">
        <w:t xml:space="preserve">Figuur </w:t>
      </w:r>
      <w:r w:rsidR="00A93571">
        <w:rPr>
          <w:noProof/>
        </w:rPr>
        <w:t>10</w:t>
      </w:r>
      <w:r w:rsidR="00A42090">
        <w:fldChar w:fldCharType="end"/>
      </w:r>
      <w:sdt>
        <w:sdtPr>
          <w:id w:val="1809353531"/>
          <w:citation/>
        </w:sdtPr>
        <w:sdtContent>
          <w:r>
            <w:fldChar w:fldCharType="begin"/>
          </w:r>
          <w:r>
            <w:rPr>
              <w:lang w:val="nl-NL"/>
            </w:rPr>
            <w:instrText xml:space="preserve"> CITATION kuka \l 1043 </w:instrText>
          </w:r>
          <w:r>
            <w:fldChar w:fldCharType="separate"/>
          </w:r>
          <w:r w:rsidR="002B5AA8">
            <w:rPr>
              <w:noProof/>
              <w:lang w:val="nl-NL"/>
            </w:rPr>
            <w:t xml:space="preserve"> </w:t>
          </w:r>
          <w:r w:rsidR="002B5AA8" w:rsidRPr="002B5AA8">
            <w:rPr>
              <w:noProof/>
              <w:lang w:val="nl-NL"/>
            </w:rPr>
            <w:t>[18]</w:t>
          </w:r>
          <w:r>
            <w:fldChar w:fldCharType="end"/>
          </w:r>
        </w:sdtContent>
      </w:sdt>
    </w:p>
    <w:p w14:paraId="337F4484" w14:textId="32E104EE" w:rsidR="001833FB" w:rsidRDefault="00C7299A" w:rsidP="001833FB">
      <w:pPr>
        <w:pStyle w:val="Bijschrift"/>
      </w:pPr>
      <w:r>
        <w:rPr>
          <w:noProof/>
        </w:rPr>
        <w:drawing>
          <wp:inline distT="0" distB="0" distL="0" distR="0" wp14:anchorId="0F974316" wp14:editId="1CD6A6D5">
            <wp:extent cx="2169165" cy="1219200"/>
            <wp:effectExtent l="0" t="0" r="2540" b="0"/>
            <wp:docPr id="64" name="Afbeelding 64" descr="Afbeelding met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overdekt&#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4004" cy="1244402"/>
                    </a:xfrm>
                    <a:prstGeom prst="rect">
                      <a:avLst/>
                    </a:prstGeom>
                    <a:noFill/>
                    <a:ln>
                      <a:noFill/>
                    </a:ln>
                  </pic:spPr>
                </pic:pic>
              </a:graphicData>
            </a:graphic>
          </wp:inline>
        </w:drawing>
      </w:r>
      <w:r w:rsidR="001833FB">
        <w:tab/>
      </w:r>
      <w:r w:rsidR="001833FB">
        <w:tab/>
      </w:r>
      <w:r w:rsidR="001833FB">
        <w:rPr>
          <w:noProof/>
        </w:rPr>
        <w:drawing>
          <wp:inline distT="0" distB="0" distL="0" distR="0" wp14:anchorId="68286A5F" wp14:editId="5AA8E860">
            <wp:extent cx="2172209" cy="1222586"/>
            <wp:effectExtent l="0" t="0" r="0" b="0"/>
            <wp:docPr id="12" name="Afbeelding 12" descr="HRC system at BMW's production plant | KUKA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C system at BMW's production plant | KUKA A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2374" cy="1250820"/>
                    </a:xfrm>
                    <a:prstGeom prst="rect">
                      <a:avLst/>
                    </a:prstGeom>
                    <a:noFill/>
                    <a:ln>
                      <a:noFill/>
                    </a:ln>
                  </pic:spPr>
                </pic:pic>
              </a:graphicData>
            </a:graphic>
          </wp:inline>
        </w:drawing>
      </w:r>
    </w:p>
    <w:p w14:paraId="681C54CC" w14:textId="27843998" w:rsidR="00C076AB" w:rsidRDefault="001833FB" w:rsidP="00C7299A">
      <w:pPr>
        <w:pStyle w:val="Bijschrift"/>
      </w:pPr>
      <w:bookmarkStart w:id="56" w:name="_Ref130495029"/>
      <w:bookmarkStart w:id="57" w:name="_Toc131008980"/>
      <w:r>
        <w:t xml:space="preserve">Figuur </w:t>
      </w:r>
      <w:r>
        <w:fldChar w:fldCharType="begin"/>
      </w:r>
      <w:r>
        <w:instrText xml:space="preserve"> SEQ Figuur \* ARABIC </w:instrText>
      </w:r>
      <w:r>
        <w:fldChar w:fldCharType="separate"/>
      </w:r>
      <w:r w:rsidR="00A93571">
        <w:rPr>
          <w:noProof/>
        </w:rPr>
        <w:t>10</w:t>
      </w:r>
      <w:r>
        <w:fldChar w:fldCharType="end"/>
      </w:r>
      <w:bookmarkEnd w:id="56"/>
      <w:r>
        <w:t>: Lasrobot</w:t>
      </w:r>
      <w:r w:rsidR="00C7299A">
        <w:tab/>
      </w:r>
      <w:sdt>
        <w:sdtPr>
          <w:id w:val="-189988726"/>
          <w:citation/>
        </w:sdtPr>
        <w:sdtContent>
          <w:r w:rsidR="00406429">
            <w:fldChar w:fldCharType="begin"/>
          </w:r>
          <w:r w:rsidR="00406429">
            <w:rPr>
              <w:lang w:val="nl-NL"/>
            </w:rPr>
            <w:instrText xml:space="preserve"> CITATION kuka \l 1043 </w:instrText>
          </w:r>
          <w:r w:rsidR="00406429">
            <w:fldChar w:fldCharType="separate"/>
          </w:r>
          <w:r w:rsidR="002B5AA8" w:rsidRPr="002B5AA8">
            <w:rPr>
              <w:noProof/>
              <w:lang w:val="nl-NL"/>
            </w:rPr>
            <w:t>[18]</w:t>
          </w:r>
          <w:r w:rsidR="00406429">
            <w:fldChar w:fldCharType="end"/>
          </w:r>
        </w:sdtContent>
      </w:sdt>
      <w:r w:rsidR="00C7299A">
        <w:tab/>
      </w:r>
      <w:r>
        <w:tab/>
      </w:r>
      <w:r>
        <w:tab/>
      </w:r>
      <w:r>
        <w:tab/>
      </w:r>
      <w:r w:rsidR="00C076AB">
        <w:t xml:space="preserve">Figuur </w:t>
      </w:r>
      <w:r w:rsidR="00C076AB">
        <w:fldChar w:fldCharType="begin"/>
      </w:r>
      <w:r w:rsidR="00C076AB">
        <w:instrText xml:space="preserve"> SEQ Figuur \* ARABIC </w:instrText>
      </w:r>
      <w:r w:rsidR="00C076AB">
        <w:fldChar w:fldCharType="separate"/>
      </w:r>
      <w:r w:rsidR="00A93571">
        <w:rPr>
          <w:noProof/>
        </w:rPr>
        <w:t>11</w:t>
      </w:r>
      <w:r w:rsidR="00C076AB">
        <w:fldChar w:fldCharType="end"/>
      </w:r>
      <w:r w:rsidR="00C076AB">
        <w:t>: Assemblagerobot</w:t>
      </w:r>
      <w:sdt>
        <w:sdtPr>
          <w:id w:val="484056961"/>
          <w:citation/>
        </w:sdtPr>
        <w:sdtContent>
          <w:r w:rsidR="00C076AB">
            <w:fldChar w:fldCharType="begin"/>
          </w:r>
          <w:r w:rsidR="00C076AB">
            <w:rPr>
              <w:lang w:val="nl-NL"/>
            </w:rPr>
            <w:instrText xml:space="preserve"> CITATION kuka \l 1043 </w:instrText>
          </w:r>
          <w:r w:rsidR="00C076AB">
            <w:fldChar w:fldCharType="separate"/>
          </w:r>
          <w:r w:rsidR="002B5AA8">
            <w:rPr>
              <w:noProof/>
              <w:lang w:val="nl-NL"/>
            </w:rPr>
            <w:t xml:space="preserve"> </w:t>
          </w:r>
          <w:r w:rsidR="002B5AA8" w:rsidRPr="002B5AA8">
            <w:rPr>
              <w:noProof/>
              <w:lang w:val="nl-NL"/>
            </w:rPr>
            <w:t>[18]</w:t>
          </w:r>
          <w:r w:rsidR="00C076AB">
            <w:fldChar w:fldCharType="end"/>
          </w:r>
        </w:sdtContent>
      </w:sdt>
      <w:bookmarkEnd w:id="57"/>
    </w:p>
    <w:p w14:paraId="22A90B17" w14:textId="77777777" w:rsidR="00C7299A" w:rsidRDefault="00C7299A" w:rsidP="00C7299A">
      <w:r>
        <w:t>Eén van de voordelen van dit ontwerp is de centrale basis waar de hele arm op draait. In dit onderzoek brengt dit een belangrijk punt met zich mee, namelijk dat het volledige gewicht op één centrale motor en as terechtkomt. De andere motoren werken wel mee aan de beweging, op voorwaarde dat de onderste as die kan ondersteunen.</w:t>
      </w:r>
    </w:p>
    <w:p w14:paraId="354DA487" w14:textId="72327226" w:rsidR="00C7299A" w:rsidRDefault="00C7299A" w:rsidP="00C7299A">
      <w:pPr>
        <w:sectPr w:rsidR="00C7299A" w:rsidSect="00995550">
          <w:pgSz w:w="11906" w:h="16838"/>
          <w:pgMar w:top="1417" w:right="1417" w:bottom="1417" w:left="1417" w:header="708" w:footer="708" w:gutter="0"/>
          <w:cols w:space="708"/>
          <w:titlePg/>
          <w:docGrid w:linePitch="360"/>
        </w:sectPr>
      </w:pPr>
      <w:r>
        <w:t>Om dit allemaal mogelijk te maken</w:t>
      </w:r>
      <w:r w:rsidR="006649F5">
        <w:t>,</w:t>
      </w:r>
      <w:r>
        <w:t xml:space="preserve"> zijn overbrengingen op de motoren erg belangrijk.</w:t>
      </w:r>
    </w:p>
    <w:p w14:paraId="0580D476" w14:textId="19EC540D" w:rsidR="00D33F04" w:rsidRPr="00DE53EA" w:rsidRDefault="00867476" w:rsidP="007330ED">
      <w:pPr>
        <w:pStyle w:val="Kop3"/>
      </w:pPr>
      <w:bookmarkStart w:id="58" w:name="_Toc131008947"/>
      <w:r>
        <w:rPr>
          <w:noProof/>
        </w:rPr>
        <w:lastRenderedPageBreak/>
        <w:drawing>
          <wp:anchor distT="0" distB="0" distL="114300" distR="114300" simplePos="0" relativeHeight="251682816" behindDoc="0" locked="0" layoutInCell="1" allowOverlap="1" wp14:anchorId="3FA1E93A" wp14:editId="3F667896">
            <wp:simplePos x="0" y="0"/>
            <wp:positionH relativeFrom="column">
              <wp:posOffset>-635</wp:posOffset>
            </wp:positionH>
            <wp:positionV relativeFrom="paragraph">
              <wp:posOffset>266065</wp:posOffset>
            </wp:positionV>
            <wp:extent cx="2173605" cy="1691640"/>
            <wp:effectExtent l="0" t="0" r="0" b="3810"/>
            <wp:wrapSquare wrapText="bothSides"/>
            <wp:docPr id="9" name="Afbeelding 9" descr="Machinedesign Com Sites Machinedesign com Files Uploads 2013 09 121213 1 Cartesian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design Com Sites Machinedesign com Files Uploads 2013 09 121213 1 Cartesian Robo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360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F04" w:rsidRPr="00DE53EA">
        <w:t>SCARA</w:t>
      </w:r>
      <w:r w:rsidR="00603ED9">
        <w:t>-</w:t>
      </w:r>
      <w:r w:rsidR="007330ED">
        <w:t>robotarm</w:t>
      </w:r>
      <w:bookmarkEnd w:id="58"/>
    </w:p>
    <w:p w14:paraId="3A635B54" w14:textId="4F22A444" w:rsidR="00D33F04" w:rsidRPr="00DE53EA" w:rsidRDefault="00D33F04" w:rsidP="00650E0C">
      <w:r>
        <w:t>Het SCARA</w:t>
      </w:r>
      <w:r w:rsidR="00102149">
        <w:t>-</w:t>
      </w:r>
      <w:r>
        <w:t xml:space="preserve">ontwerp heeft net zoals </w:t>
      </w:r>
      <w:r w:rsidR="00A05B69">
        <w:t>de</w:t>
      </w:r>
      <w:r>
        <w:t xml:space="preserve"> </w:t>
      </w:r>
      <w:r w:rsidR="00E566A8">
        <w:t>c</w:t>
      </w:r>
      <w:r w:rsidR="001953A3">
        <w:t>artesische</w:t>
      </w:r>
      <w:r>
        <w:t xml:space="preserve"> </w:t>
      </w:r>
      <w:r w:rsidR="00A05B69">
        <w:t xml:space="preserve">robot </w:t>
      </w:r>
      <w:r w:rsidR="00A46624">
        <w:t>drie</w:t>
      </w:r>
      <w:r>
        <w:t xml:space="preserve"> assen waarop die beweegt. Het verschil tussen </w:t>
      </w:r>
      <w:r w:rsidR="001953A3">
        <w:t>beide</w:t>
      </w:r>
      <w:r w:rsidR="00D8061B">
        <w:t xml:space="preserve"> is </w:t>
      </w:r>
      <w:r>
        <w:t xml:space="preserve">de manier waarop wordt bewogen. Het cartesische ontwerp doet dat telkens in een hoek van 90°, terwijl een SCARA-robot om </w:t>
      </w:r>
      <w:r w:rsidR="003639F3">
        <w:t>zijn</w:t>
      </w:r>
      <w:r>
        <w:t xml:space="preserve"> eigen as kan draaien. Dat maakt dit ontwerp </w:t>
      </w:r>
      <w:r w:rsidR="001953A3">
        <w:t>uiterst</w:t>
      </w:r>
      <w:r>
        <w:t xml:space="preserve"> geschikt voor het stapelen van dozen of </w:t>
      </w:r>
      <w:r w:rsidR="009A768B">
        <w:t xml:space="preserve">voor </w:t>
      </w:r>
      <w:r>
        <w:t>assemblage.</w:t>
      </w:r>
      <w:r w:rsidR="002D2F6C">
        <w:t xml:space="preserve"> </w:t>
      </w:r>
      <w:r w:rsidR="00A42090">
        <w:fldChar w:fldCharType="begin"/>
      </w:r>
      <w:r w:rsidR="00A42090">
        <w:instrText xml:space="preserve"> REF _Ref130495009 \h </w:instrText>
      </w:r>
      <w:r w:rsidR="00A42090">
        <w:fldChar w:fldCharType="separate"/>
      </w:r>
      <w:r w:rsidR="00A93571">
        <w:t xml:space="preserve">Figuur </w:t>
      </w:r>
      <w:r w:rsidR="00A93571">
        <w:rPr>
          <w:noProof/>
        </w:rPr>
        <w:t>12</w:t>
      </w:r>
      <w:r w:rsidR="00A42090">
        <w:fldChar w:fldCharType="end"/>
      </w:r>
      <w:sdt>
        <w:sdtPr>
          <w:id w:val="-1486540033"/>
          <w:citation/>
        </w:sdtPr>
        <w:sdtContent>
          <w:r w:rsidR="00282361">
            <w:fldChar w:fldCharType="begin"/>
          </w:r>
          <w:r w:rsidR="00282361">
            <w:rPr>
              <w:lang w:val="nl-NL"/>
            </w:rPr>
            <w:instrText xml:space="preserve"> CITATION cartesischerobotarm \l 1043 </w:instrText>
          </w:r>
          <w:r w:rsidR="00282361">
            <w:fldChar w:fldCharType="separate"/>
          </w:r>
          <w:r w:rsidR="002B5AA8">
            <w:rPr>
              <w:noProof/>
              <w:lang w:val="nl-NL"/>
            </w:rPr>
            <w:t xml:space="preserve"> </w:t>
          </w:r>
          <w:r w:rsidR="002B5AA8" w:rsidRPr="002B5AA8">
            <w:rPr>
              <w:noProof/>
              <w:lang w:val="nl-NL"/>
            </w:rPr>
            <w:t>[15]</w:t>
          </w:r>
          <w:r w:rsidR="00282361">
            <w:fldChar w:fldCharType="end"/>
          </w:r>
        </w:sdtContent>
      </w:sdt>
    </w:p>
    <w:p w14:paraId="34C8FDB5" w14:textId="072C65DD" w:rsidR="00867476" w:rsidRDefault="00370E3E" w:rsidP="00650E0C">
      <w:r>
        <w:rPr>
          <w:noProof/>
        </w:rPr>
        <mc:AlternateContent>
          <mc:Choice Requires="wps">
            <w:drawing>
              <wp:anchor distT="0" distB="0" distL="114300" distR="114300" simplePos="0" relativeHeight="251688960" behindDoc="0" locked="0" layoutInCell="1" allowOverlap="1" wp14:anchorId="5141BAA1" wp14:editId="5FE50E7E">
                <wp:simplePos x="0" y="0"/>
                <wp:positionH relativeFrom="column">
                  <wp:posOffset>635</wp:posOffset>
                </wp:positionH>
                <wp:positionV relativeFrom="paragraph">
                  <wp:posOffset>40005</wp:posOffset>
                </wp:positionV>
                <wp:extent cx="247650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F09B5BF" w14:textId="12661ECD" w:rsidR="001833FB" w:rsidRPr="001617CF" w:rsidRDefault="001833FB" w:rsidP="001833FB">
                            <w:pPr>
                              <w:pStyle w:val="Bijschrift"/>
                              <w:rPr>
                                <w:noProof/>
                                <w:sz w:val="24"/>
                              </w:rPr>
                            </w:pPr>
                            <w:bookmarkStart w:id="59" w:name="_Ref130495009"/>
                            <w:bookmarkStart w:id="60" w:name="_Toc131008981"/>
                            <w:r>
                              <w:t xml:space="preserve">Figuur </w:t>
                            </w:r>
                            <w:r>
                              <w:fldChar w:fldCharType="begin"/>
                            </w:r>
                            <w:r>
                              <w:instrText xml:space="preserve"> SEQ Figuur \* ARABIC </w:instrText>
                            </w:r>
                            <w:r>
                              <w:fldChar w:fldCharType="separate"/>
                            </w:r>
                            <w:r w:rsidR="00A93571">
                              <w:rPr>
                                <w:noProof/>
                              </w:rPr>
                              <w:t>12</w:t>
                            </w:r>
                            <w:r>
                              <w:fldChar w:fldCharType="end"/>
                            </w:r>
                            <w:bookmarkEnd w:id="59"/>
                            <w:r>
                              <w:t>: Scara-robotarm</w:t>
                            </w:r>
                            <w:r w:rsidR="0039486E" w:rsidRPr="0039486E">
                              <w:t xml:space="preserve"> </w:t>
                            </w:r>
                            <w:sdt>
                              <w:sdtPr>
                                <w:id w:val="-1482604373"/>
                                <w:citation/>
                              </w:sdtPr>
                              <w:sdtContent>
                                <w:r w:rsidR="0039486E">
                                  <w:fldChar w:fldCharType="begin"/>
                                </w:r>
                                <w:r w:rsidR="0039486E">
                                  <w:rPr>
                                    <w:lang w:val="nl-NL"/>
                                  </w:rPr>
                                  <w:instrText xml:space="preserve"> CITATION cartesischerobotarm \l 1043 </w:instrText>
                                </w:r>
                                <w:r w:rsidR="0039486E">
                                  <w:fldChar w:fldCharType="separate"/>
                                </w:r>
                                <w:r>
                                  <w:rPr>
                                    <w:noProof/>
                                    <w:lang w:val="nl-NL"/>
                                  </w:rPr>
                                  <w:t>[15]</w:t>
                                </w:r>
                                <w:r w:rsidR="0039486E">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1BAA1" id="Tekstvak 15" o:spid="_x0000_s1036" type="#_x0000_t202" style="position:absolute;margin-left:.05pt;margin-top:3.15pt;width:1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az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zZh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" stroked="f">
                <v:textbox style="mso-fit-shape-to-text:t" inset="0,0,0,0">
                  <w:txbxContent>
                    <w:p w14:paraId="0F09B5BF" w14:textId="12661ECD" w:rsidR="001833FB" w:rsidRPr="001617CF" w:rsidRDefault="001833FB" w:rsidP="001833FB">
                      <w:pPr>
                        <w:pStyle w:val="Bijschrift"/>
                        <w:rPr>
                          <w:noProof/>
                          <w:sz w:val="24"/>
                        </w:rPr>
                      </w:pPr>
                      <w:bookmarkStart w:id="61" w:name="_Ref130495009"/>
                      <w:bookmarkStart w:id="62" w:name="_Toc131008981"/>
                      <w:r>
                        <w:t xml:space="preserve">Figuur </w:t>
                      </w:r>
                      <w:r>
                        <w:fldChar w:fldCharType="begin"/>
                      </w:r>
                      <w:r>
                        <w:instrText xml:space="preserve"> SEQ Figuur \* ARABIC </w:instrText>
                      </w:r>
                      <w:r>
                        <w:fldChar w:fldCharType="separate"/>
                      </w:r>
                      <w:r w:rsidR="00A93571">
                        <w:rPr>
                          <w:noProof/>
                        </w:rPr>
                        <w:t>12</w:t>
                      </w:r>
                      <w:r>
                        <w:fldChar w:fldCharType="end"/>
                      </w:r>
                      <w:bookmarkEnd w:id="61"/>
                      <w:r>
                        <w:t>: Scara-robotarm</w:t>
                      </w:r>
                      <w:r w:rsidR="0039486E" w:rsidRPr="0039486E">
                        <w:t xml:space="preserve"> </w:t>
                      </w:r>
                      <w:sdt>
                        <w:sdtPr>
                          <w:id w:val="-1482604373"/>
                          <w:citation/>
                        </w:sdtPr>
                        <w:sdtContent>
                          <w:r w:rsidR="0039486E">
                            <w:fldChar w:fldCharType="begin"/>
                          </w:r>
                          <w:r w:rsidR="0039486E">
                            <w:rPr>
                              <w:lang w:val="nl-NL"/>
                            </w:rPr>
                            <w:instrText xml:space="preserve"> CITATION cartesischerobotarm \l 1043 </w:instrText>
                          </w:r>
                          <w:r w:rsidR="0039486E">
                            <w:fldChar w:fldCharType="separate"/>
                          </w:r>
                          <w:r>
                            <w:rPr>
                              <w:noProof/>
                              <w:lang w:val="nl-NL"/>
                            </w:rPr>
                            <w:t>[15]</w:t>
                          </w:r>
                          <w:r w:rsidR="0039486E">
                            <w:fldChar w:fldCharType="end"/>
                          </w:r>
                        </w:sdtContent>
                      </w:sdt>
                      <w:bookmarkEnd w:id="62"/>
                    </w:p>
                  </w:txbxContent>
                </v:textbox>
                <w10:wrap type="square"/>
              </v:shape>
            </w:pict>
          </mc:Fallback>
        </mc:AlternateContent>
      </w:r>
    </w:p>
    <w:p w14:paraId="168262DF" w14:textId="219C5E42" w:rsidR="00DA1B46" w:rsidRDefault="003F7E3A" w:rsidP="00650E0C">
      <w:r>
        <w:t>V</w:t>
      </w:r>
      <w:r w:rsidR="00DA1B46">
        <w:t>oor dit ontwerp zijn verschillende opensourc</w:t>
      </w:r>
      <w:r w:rsidR="002641F3">
        <w:t>e</w:t>
      </w:r>
      <w:r w:rsidR="00DA1B46">
        <w:t>toepassingen beschikbaar. Bijvoorbeeld dit type door PyBot.</w:t>
      </w:r>
      <w:sdt>
        <w:sdtPr>
          <w:id w:val="-771320343"/>
          <w:citation/>
        </w:sdtPr>
        <w:sdtContent>
          <w:r w:rsidR="008B5F96">
            <w:fldChar w:fldCharType="begin"/>
          </w:r>
          <w:r w:rsidR="008B5F96">
            <w:rPr>
              <w:lang w:val="nl-NL"/>
            </w:rPr>
            <w:instrText xml:space="preserve"> CITATION Tomnardi \l 1043 </w:instrText>
          </w:r>
          <w:r w:rsidR="008B5F96">
            <w:fldChar w:fldCharType="separate"/>
          </w:r>
          <w:r w:rsidR="002B5AA8">
            <w:rPr>
              <w:noProof/>
              <w:lang w:val="nl-NL"/>
            </w:rPr>
            <w:t xml:space="preserve"> </w:t>
          </w:r>
          <w:r w:rsidR="002B5AA8" w:rsidRPr="002B5AA8">
            <w:rPr>
              <w:noProof/>
              <w:lang w:val="nl-NL"/>
            </w:rPr>
            <w:t>[19]</w:t>
          </w:r>
          <w:r w:rsidR="008B5F96">
            <w:fldChar w:fldCharType="end"/>
          </w:r>
        </w:sdtContent>
      </w:sdt>
    </w:p>
    <w:p w14:paraId="7A53C2F0" w14:textId="614CA868" w:rsidR="00DA1B46" w:rsidRDefault="00DA1B46" w:rsidP="00D63F1D">
      <w:pPr>
        <w:keepNext/>
        <w:spacing w:before="144" w:after="144"/>
      </w:pPr>
      <w:r>
        <w:rPr>
          <w:noProof/>
        </w:rPr>
        <w:drawing>
          <wp:inline distT="0" distB="0" distL="0" distR="0" wp14:anchorId="4FDC738C" wp14:editId="03285B79">
            <wp:extent cx="2534920" cy="1425892"/>
            <wp:effectExtent l="0" t="0" r="0" b="3175"/>
            <wp:docPr id="62" name="Afbeelding 62" descr="PyBot Is A 3D Printed SCARA Arm For The Masses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Bot Is A 3D Printed SCARA Arm For The Masses | Hackada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4086" cy="1447923"/>
                    </a:xfrm>
                    <a:prstGeom prst="rect">
                      <a:avLst/>
                    </a:prstGeom>
                    <a:noFill/>
                    <a:ln>
                      <a:noFill/>
                    </a:ln>
                  </pic:spPr>
                </pic:pic>
              </a:graphicData>
            </a:graphic>
          </wp:inline>
        </w:drawing>
      </w:r>
      <w:r w:rsidR="00D63F1D">
        <w:tab/>
      </w:r>
      <w:r w:rsidR="00D63F1D">
        <w:tab/>
      </w:r>
      <w:r w:rsidR="00370E3E">
        <w:rPr>
          <w:noProof/>
        </w:rPr>
        <w:drawing>
          <wp:inline distT="0" distB="0" distL="0" distR="0" wp14:anchorId="54E575BF" wp14:editId="01E303AC">
            <wp:extent cx="1683328" cy="1306263"/>
            <wp:effectExtent l="0" t="0" r="0" b="8255"/>
            <wp:docPr id="63" name="Afbeelding 63" descr="want Z axis is up not Y axis, second contour problem | WPF Char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nt Z axis is up not Y axis, second contour problem | WPF Chart Foru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6158" cy="1347259"/>
                    </a:xfrm>
                    <a:prstGeom prst="rect">
                      <a:avLst/>
                    </a:prstGeom>
                    <a:noFill/>
                    <a:ln>
                      <a:noFill/>
                    </a:ln>
                  </pic:spPr>
                </pic:pic>
              </a:graphicData>
            </a:graphic>
          </wp:inline>
        </w:drawing>
      </w:r>
    </w:p>
    <w:p w14:paraId="0BB2F43B" w14:textId="5C668EA3" w:rsidR="00D63F1D" w:rsidRPr="00D63F1D" w:rsidRDefault="00D63F1D" w:rsidP="00D63F1D">
      <w:pPr>
        <w:pStyle w:val="Bijschrift"/>
      </w:pPr>
      <w:bookmarkStart w:id="63" w:name="_Ref130495017"/>
      <w:bookmarkStart w:id="64" w:name="_Toc131008982"/>
      <w:r>
        <w:t xml:space="preserve">Figuur </w:t>
      </w:r>
      <w:r>
        <w:fldChar w:fldCharType="begin"/>
      </w:r>
      <w:r>
        <w:instrText xml:space="preserve"> SEQ Figuur \* ARABIC </w:instrText>
      </w:r>
      <w:r>
        <w:fldChar w:fldCharType="separate"/>
      </w:r>
      <w:r w:rsidR="00A93571">
        <w:rPr>
          <w:noProof/>
        </w:rPr>
        <w:t>13</w:t>
      </w:r>
      <w:r>
        <w:fldChar w:fldCharType="end"/>
      </w:r>
      <w:bookmarkEnd w:id="63"/>
      <w:r w:rsidR="00370E3E">
        <w:t>: Uitgewerkt versie PyBot</w:t>
      </w:r>
      <w:sdt>
        <w:sdtPr>
          <w:id w:val="1373504622"/>
          <w:citation/>
        </w:sdtPr>
        <w:sdtContent>
          <w:r w:rsidR="0039486E">
            <w:fldChar w:fldCharType="begin"/>
          </w:r>
          <w:r w:rsidR="0039486E">
            <w:rPr>
              <w:lang w:val="nl-NL"/>
            </w:rPr>
            <w:instrText xml:space="preserve"> CITATION Tomnardi \l 1043 </w:instrText>
          </w:r>
          <w:r w:rsidR="0039486E">
            <w:fldChar w:fldCharType="separate"/>
          </w:r>
          <w:r w:rsidR="002B5AA8">
            <w:rPr>
              <w:noProof/>
              <w:lang w:val="nl-NL"/>
            </w:rPr>
            <w:t xml:space="preserve"> </w:t>
          </w:r>
          <w:r w:rsidR="002B5AA8" w:rsidRPr="002B5AA8">
            <w:rPr>
              <w:noProof/>
              <w:lang w:val="nl-NL"/>
            </w:rPr>
            <w:t>[19]</w:t>
          </w:r>
          <w:r w:rsidR="0039486E">
            <w:fldChar w:fldCharType="end"/>
          </w:r>
        </w:sdtContent>
      </w:sdt>
      <w:r w:rsidR="00370E3E">
        <w:tab/>
      </w:r>
      <w:r w:rsidR="00370E3E">
        <w:tab/>
      </w:r>
      <w:r w:rsidR="00370E3E">
        <w:tab/>
        <w:t xml:space="preserve">Figuur </w:t>
      </w:r>
      <w:r>
        <w:fldChar w:fldCharType="begin"/>
      </w:r>
      <w:r>
        <w:instrText xml:space="preserve"> SEQ Figuur \* ARABIC </w:instrText>
      </w:r>
      <w:r>
        <w:fldChar w:fldCharType="separate"/>
      </w:r>
      <w:r w:rsidR="00A93571">
        <w:rPr>
          <w:noProof/>
        </w:rPr>
        <w:t>14</w:t>
      </w:r>
      <w:r>
        <w:fldChar w:fldCharType="end"/>
      </w:r>
      <w:r>
        <w:t>: 3D-Assenstelsel</w:t>
      </w:r>
      <w:r w:rsidR="00226F86" w:rsidRPr="00226F86">
        <w:t xml:space="preserve"> </w:t>
      </w:r>
      <w:sdt>
        <w:sdtPr>
          <w:id w:val="-1836140269"/>
          <w:citation/>
        </w:sdtPr>
        <w:sdtContent>
          <w:r w:rsidR="00226F86">
            <w:fldChar w:fldCharType="begin"/>
          </w:r>
          <w:r w:rsidR="00226F86">
            <w:rPr>
              <w:lang w:val="nl-NL"/>
            </w:rPr>
            <w:instrText xml:space="preserve"> CITATION Tomnardi \l 1043 </w:instrText>
          </w:r>
          <w:r w:rsidR="00226F86">
            <w:fldChar w:fldCharType="separate"/>
          </w:r>
          <w:r w:rsidR="002B5AA8" w:rsidRPr="002B5AA8">
            <w:rPr>
              <w:noProof/>
              <w:lang w:val="nl-NL"/>
            </w:rPr>
            <w:t>[19]</w:t>
          </w:r>
          <w:r w:rsidR="00226F86">
            <w:fldChar w:fldCharType="end"/>
          </w:r>
        </w:sdtContent>
      </w:sdt>
      <w:bookmarkEnd w:id="64"/>
    </w:p>
    <w:p w14:paraId="78A1BC46" w14:textId="77777777" w:rsidR="00DA1B46" w:rsidRDefault="00DA1B46" w:rsidP="00650E0C"/>
    <w:p w14:paraId="40044054" w14:textId="0B8BC795" w:rsidR="00DA1B46" w:rsidRPr="00AB1F3F" w:rsidRDefault="008523D9" w:rsidP="00650E0C">
      <w:r>
        <w:t>Het is o</w:t>
      </w:r>
      <w:r w:rsidR="00DA1B46">
        <w:t>pnieuw volledig uitgewerkt op een 3D</w:t>
      </w:r>
      <w:r w:rsidR="00582956">
        <w:t>-</w:t>
      </w:r>
      <w:r w:rsidR="00DA1B46">
        <w:t xml:space="preserve">printer met standaardcomponenten erin verwerkt. Dit type geeft door zijn enkele roterende basis een beter beeld van de toepassing in dit onderzoek. </w:t>
      </w:r>
      <w:r w:rsidR="006A68AC">
        <w:t>Hij is</w:t>
      </w:r>
      <w:r w:rsidR="00DA1B46">
        <w:t xml:space="preserve"> gelimiteerd in de beweging</w:t>
      </w:r>
      <w:r w:rsidR="00FE7E6F">
        <w:t>en</w:t>
      </w:r>
      <w:r w:rsidR="00DA1B46">
        <w:t xml:space="preserve"> die worden</w:t>
      </w:r>
      <w:r w:rsidR="00FE7E6F">
        <w:t xml:space="preserve"> </w:t>
      </w:r>
      <w:r w:rsidR="00DA1B46">
        <w:t xml:space="preserve">gemaakt. Zo is iedere beweging in de Z-richting of hoogte afhankelijk van </w:t>
      </w:r>
      <w:r w:rsidR="00A07A25">
        <w:t>één</w:t>
      </w:r>
      <w:r w:rsidR="00DA1B46">
        <w:t xml:space="preserve"> motor.</w:t>
      </w:r>
      <w:r w:rsidR="00A42090">
        <w:t xml:space="preserve"> </w:t>
      </w:r>
      <w:r w:rsidR="00A42090">
        <w:fldChar w:fldCharType="begin"/>
      </w:r>
      <w:r w:rsidR="00A42090">
        <w:instrText xml:space="preserve"> REF _Ref130495017 \h </w:instrText>
      </w:r>
      <w:r w:rsidR="00A42090">
        <w:fldChar w:fldCharType="separate"/>
      </w:r>
      <w:r w:rsidR="00A93571">
        <w:t xml:space="preserve">Figuur </w:t>
      </w:r>
      <w:r w:rsidR="00A93571">
        <w:rPr>
          <w:noProof/>
        </w:rPr>
        <w:t>13</w:t>
      </w:r>
      <w:r w:rsidR="00A42090">
        <w:fldChar w:fldCharType="end"/>
      </w:r>
    </w:p>
    <w:p w14:paraId="658EEAAF" w14:textId="0B8039E2" w:rsidR="00E11664" w:rsidRPr="00E11664" w:rsidRDefault="00E11664" w:rsidP="00F27027">
      <w:pPr>
        <w:rPr>
          <w:lang w:val="nl-NL"/>
        </w:rPr>
        <w:sectPr w:rsidR="00E11664" w:rsidRPr="00E11664" w:rsidSect="00995550">
          <w:pgSz w:w="11906" w:h="16838"/>
          <w:pgMar w:top="1417" w:right="1417" w:bottom="1417" w:left="1417" w:header="708" w:footer="708" w:gutter="0"/>
          <w:cols w:space="708"/>
          <w:titlePg/>
          <w:docGrid w:linePitch="360"/>
        </w:sectPr>
      </w:pPr>
    </w:p>
    <w:p w14:paraId="55FAD062" w14:textId="1AEDDBFB" w:rsidR="00A9047A" w:rsidRDefault="00A9047A" w:rsidP="00A9047A">
      <w:pPr>
        <w:pStyle w:val="Kop2"/>
        <w:rPr>
          <w:lang w:val="nl-NL"/>
        </w:rPr>
      </w:pPr>
      <w:bookmarkStart w:id="65" w:name="_Toc131008948"/>
      <w:r>
        <w:rPr>
          <w:lang w:val="nl-NL"/>
        </w:rPr>
        <w:lastRenderedPageBreak/>
        <w:t>Veiligheid</w:t>
      </w:r>
      <w:bookmarkEnd w:id="65"/>
    </w:p>
    <w:p w14:paraId="098DDB64" w14:textId="43F90791" w:rsidR="00A63678" w:rsidRDefault="00A63678" w:rsidP="00DD2090">
      <w:r>
        <w:t>Bij het ontwerpen en realiseren van een robotarm zijn verschillende aspecten van veiligheid van belang. Het uitvoeren van een goede risicoanalyse is cruciaal om mogelijke gevaren te identificeren</w:t>
      </w:r>
      <w:r w:rsidR="004E292B">
        <w:t>. Deze gevaren</w:t>
      </w:r>
      <w:r>
        <w:t xml:space="preserve"> </w:t>
      </w:r>
      <w:r w:rsidR="00967244">
        <w:t>zouden zich</w:t>
      </w:r>
      <w:r>
        <w:t xml:space="preserve"> kunnen</w:t>
      </w:r>
      <w:r>
        <w:t xml:space="preserve"> </w:t>
      </w:r>
      <w:r>
        <w:t>voordoen tijdens het gebruik van de robotarm. Het is daarbij van belang om potentiële gevaren voor zowel de bediener als andere personen in de omgeving van de robotarm te evalueren.</w:t>
      </w:r>
    </w:p>
    <w:p w14:paraId="22264AA5" w14:textId="5192A4EB" w:rsidR="00A63678" w:rsidRDefault="00A63678" w:rsidP="00DD2090">
      <w:r>
        <w:t xml:space="preserve">Stap </w:t>
      </w:r>
      <w:r w:rsidR="00A07D22">
        <w:t>één</w:t>
      </w:r>
      <w:r>
        <w:t xml:space="preserve"> van de risicoanalyse omvat de identificatie van mogelijke gevaren, zoals snelle bewegingen van de robotarm die letsels kunnen veroorzaken, hoge temp</w:t>
      </w:r>
      <w:r w:rsidR="002E1A54">
        <w:t>e</w:t>
      </w:r>
      <w:r>
        <w:t>raturen bij het gebruik van de robotarm, blootstelling aan elektrische stroom en mogelijke botsingen met personen of objecten in de buurt.</w:t>
      </w:r>
    </w:p>
    <w:p w14:paraId="320A6213" w14:textId="1183F9A1" w:rsidR="00A63678" w:rsidRDefault="00A63678" w:rsidP="00DD2090">
      <w:r>
        <w:t xml:space="preserve">Stap </w:t>
      </w:r>
      <w:r w:rsidR="00A07D22">
        <w:t>twee</w:t>
      </w:r>
      <w:r>
        <w:t xml:space="preserve"> van de risicoanalyse omvat de evaluatie van de waarschijnlijkheid dat de gevaren zich zullen voordoen en de mogelijke ernst van de gevolgen als ze zich voordoen. Op basis hiervan kan worden bepaald welke risico’s prioriteit hebben bij het nemen van beheersmaatregelen.</w:t>
      </w:r>
    </w:p>
    <w:p w14:paraId="53614D57" w14:textId="34E9A9BD" w:rsidR="00A63678" w:rsidRDefault="00A63678" w:rsidP="00DD2090">
      <w:r>
        <w:t xml:space="preserve">Stap </w:t>
      </w:r>
      <w:r w:rsidR="00C7187B">
        <w:t>drie</w:t>
      </w:r>
      <w:r>
        <w:t xml:space="preserve"> van de risicoanalyse omvat het identificeren van beheersmaatregelen om de risico’s te verminderen of te elimineren. Dit kan bijvoorbeeld worden bereikt door het installeren van fysieke barrières rondom de robotarm of door gebruik te maken van sensoren die de robotarm kunnen stoppen wanneer een persoon in de buurt komt. Het is daarbij van belang om noodstoppen te insta</w:t>
      </w:r>
      <w:r w:rsidR="00820640">
        <w:t>l</w:t>
      </w:r>
      <w:r>
        <w:t>leren die</w:t>
      </w:r>
      <w:r w:rsidR="00857A46">
        <w:t xml:space="preserve"> </w:t>
      </w:r>
      <w:r>
        <w:t>de robotarm onmiddellijk stoppen wanneer er een onverwachte situatie ontstaat. Verder moeten alle gebruikers van de robotarm getraind zijn om</w:t>
      </w:r>
      <w:r w:rsidR="006E551A">
        <w:t xml:space="preserve"> </w:t>
      </w:r>
      <w:r w:rsidR="00BF6D22">
        <w:t>v</w:t>
      </w:r>
      <w:r>
        <w:t>eilig gebruik</w:t>
      </w:r>
      <w:r w:rsidR="006E551A">
        <w:t xml:space="preserve"> </w:t>
      </w:r>
      <w:r w:rsidR="00EE3DC1">
        <w:t>te maken</w:t>
      </w:r>
      <w:r w:rsidR="00A167C8">
        <w:t xml:space="preserve"> van de robotarm</w:t>
      </w:r>
      <w:r w:rsidR="00EE3DC1">
        <w:t xml:space="preserve"> </w:t>
      </w:r>
      <w:r w:rsidR="00A01B6C">
        <w:t xml:space="preserve">en eveneens van de </w:t>
      </w:r>
      <w:r>
        <w:t>bijhorende apparatuur. Ook regelmatig onderhoud en inspectie zijn belangrijk om preventief te kunnen handelen.</w:t>
      </w:r>
    </w:p>
    <w:p w14:paraId="01F91ADF" w14:textId="08BBD2F5" w:rsidR="00896EB5" w:rsidRDefault="00A63678" w:rsidP="00DD2090">
      <w:pPr>
        <w:sectPr w:rsidR="00896EB5" w:rsidSect="00995550">
          <w:pgSz w:w="11906" w:h="16838"/>
          <w:pgMar w:top="1417" w:right="1417" w:bottom="1417" w:left="1417" w:header="708" w:footer="708" w:gutter="0"/>
          <w:cols w:space="708"/>
          <w:titlePg/>
          <w:docGrid w:linePitch="360"/>
        </w:sectPr>
      </w:pPr>
      <w:r>
        <w:t>Door rekening te houden met deze factoren en andere belangrijke veiligheidsaspecten, kunnen ontwerpers en gebruikers ervoor zorgen dat de robotarm veilig en efficiënt werkt.</w:t>
      </w:r>
      <w:sdt>
        <w:sdtPr>
          <w:id w:val="-1691369222"/>
          <w:citation/>
        </w:sdtPr>
        <w:sdtContent>
          <w:r w:rsidR="00B27A3C">
            <w:fldChar w:fldCharType="begin"/>
          </w:r>
          <w:r w:rsidR="00B27A3C">
            <w:rPr>
              <w:lang w:val="nl-NL"/>
            </w:rPr>
            <w:instrText xml:space="preserve"> CITATION veiligheid \l 1043 </w:instrText>
          </w:r>
          <w:r w:rsidR="00B27A3C">
            <w:fldChar w:fldCharType="separate"/>
          </w:r>
          <w:r w:rsidR="002B5AA8">
            <w:rPr>
              <w:noProof/>
              <w:lang w:val="nl-NL"/>
            </w:rPr>
            <w:t xml:space="preserve"> </w:t>
          </w:r>
          <w:r w:rsidR="002B5AA8" w:rsidRPr="002B5AA8">
            <w:rPr>
              <w:noProof/>
              <w:lang w:val="nl-NL"/>
            </w:rPr>
            <w:t>[20]</w:t>
          </w:r>
          <w:r w:rsidR="00B27A3C">
            <w:fldChar w:fldCharType="end"/>
          </w:r>
        </w:sdtContent>
      </w:sdt>
    </w:p>
    <w:p w14:paraId="4A3F8D41" w14:textId="52FBEB45" w:rsidR="00F70358" w:rsidRPr="00F70358" w:rsidRDefault="006B7E0E" w:rsidP="00F70358">
      <w:pPr>
        <w:pStyle w:val="Kop2"/>
        <w:rPr>
          <w:lang w:val="nl-NL"/>
        </w:rPr>
      </w:pPr>
      <w:bookmarkStart w:id="66" w:name="_Toc131008949"/>
      <w:r>
        <w:rPr>
          <w:lang w:val="nl-NL"/>
        </w:rPr>
        <w:lastRenderedPageBreak/>
        <w:t>O</w:t>
      </w:r>
      <w:r w:rsidRPr="006B7E0E">
        <w:rPr>
          <w:lang w:val="nl-NL"/>
        </w:rPr>
        <w:t>pzetstuk</w:t>
      </w:r>
      <w:bookmarkEnd w:id="66"/>
    </w:p>
    <w:p w14:paraId="38167444" w14:textId="00A2D0E8" w:rsidR="005A5BF3" w:rsidRDefault="007C5F2A" w:rsidP="00DD2090">
      <w:r>
        <w:t>E</w:t>
      </w:r>
      <w:r w:rsidR="00E84F44">
        <w:t>é</w:t>
      </w:r>
      <w:r>
        <w:t>n van de belangrijkste aspecten bij het maken van een robotarm is het ontwerpen van de opzetstukken. Een opzetstuk is het deel van de robotarm dat in contact komt met het object dat</w:t>
      </w:r>
      <w:r w:rsidR="008244D7">
        <w:t xml:space="preserve"> </w:t>
      </w:r>
      <w:r w:rsidR="00A31B79">
        <w:t xml:space="preserve">wordt </w:t>
      </w:r>
      <w:r>
        <w:t>verplaatst of bewerkt. Het type opzetstuk dat wordt gebruikt, hangt af van de toepassing en het gewenste resultaat.</w:t>
      </w:r>
    </w:p>
    <w:p w14:paraId="17D3A32B" w14:textId="062C57FA" w:rsidR="006D5B56" w:rsidRDefault="006900CD" w:rsidP="00DD2090">
      <w:r w:rsidRPr="00C234C7">
        <w:rPr>
          <w:noProof/>
        </w:rPr>
        <mc:AlternateContent>
          <mc:Choice Requires="wps">
            <w:drawing>
              <wp:anchor distT="0" distB="0" distL="114300" distR="114300" simplePos="0" relativeHeight="251646976" behindDoc="0" locked="0" layoutInCell="1" allowOverlap="1" wp14:anchorId="0FC2FB3E" wp14:editId="76B68428">
                <wp:simplePos x="0" y="0"/>
                <wp:positionH relativeFrom="column">
                  <wp:posOffset>4027805</wp:posOffset>
                </wp:positionH>
                <wp:positionV relativeFrom="paragraph">
                  <wp:posOffset>1762125</wp:posOffset>
                </wp:positionV>
                <wp:extent cx="1790700" cy="584200"/>
                <wp:effectExtent l="0" t="0" r="0" b="6350"/>
                <wp:wrapSquare wrapText="bothSides"/>
                <wp:docPr id="25" name="Tekstvak 25"/>
                <wp:cNvGraphicFramePr/>
                <a:graphic xmlns:a="http://schemas.openxmlformats.org/drawingml/2006/main">
                  <a:graphicData uri="http://schemas.microsoft.com/office/word/2010/wordprocessingShape">
                    <wps:wsp>
                      <wps:cNvSpPr txBox="1"/>
                      <wps:spPr>
                        <a:xfrm>
                          <a:off x="0" y="0"/>
                          <a:ext cx="1790700" cy="584200"/>
                        </a:xfrm>
                        <a:prstGeom prst="rect">
                          <a:avLst/>
                        </a:prstGeom>
                        <a:solidFill>
                          <a:prstClr val="white"/>
                        </a:solidFill>
                        <a:ln>
                          <a:noFill/>
                        </a:ln>
                      </wps:spPr>
                      <wps:txbx>
                        <w:txbxContent>
                          <w:p w14:paraId="550C5798" w14:textId="6A88F48F" w:rsidR="00B57D51" w:rsidRPr="00577036" w:rsidRDefault="00B57D51" w:rsidP="00B57D51">
                            <w:pPr>
                              <w:pStyle w:val="Bijschrift"/>
                              <w:rPr>
                                <w:noProof/>
                                <w:sz w:val="24"/>
                              </w:rPr>
                            </w:pPr>
                            <w:bookmarkStart w:id="67" w:name="_Toc131008983"/>
                            <w:r>
                              <w:t xml:space="preserve">Figuur </w:t>
                            </w:r>
                            <w:r>
                              <w:fldChar w:fldCharType="begin"/>
                            </w:r>
                            <w:r>
                              <w:instrText xml:space="preserve"> SEQ Figuur \* ARABIC </w:instrText>
                            </w:r>
                            <w:r>
                              <w:fldChar w:fldCharType="separate"/>
                            </w:r>
                            <w:r w:rsidR="00A93571">
                              <w:rPr>
                                <w:noProof/>
                              </w:rPr>
                              <w:t>15</w:t>
                            </w:r>
                            <w:r>
                              <w:fldChar w:fldCharType="end"/>
                            </w:r>
                            <w:r>
                              <w:t xml:space="preserve">: </w:t>
                            </w:r>
                            <w:r w:rsidR="009318D9">
                              <w:t>P</w:t>
                            </w:r>
                            <w:r>
                              <w:t>arallelle grijper</w:t>
                            </w:r>
                            <w:sdt>
                              <w:sdtPr>
                                <w:id w:val="-1313328662"/>
                                <w:citation/>
                              </w:sdtPr>
                              <w:sdtContent>
                                <w:r w:rsidR="00CC15E6">
                                  <w:fldChar w:fldCharType="begin"/>
                                </w:r>
                                <w:r w:rsidR="00CC15E6">
                                  <w:rPr>
                                    <w:lang w:val="nl-NL"/>
                                  </w:rPr>
                                  <w:instrText xml:space="preserve"> CITATION parallellegrijper \l 1043 </w:instrText>
                                </w:r>
                                <w:r w:rsidR="00CC15E6">
                                  <w:fldChar w:fldCharType="separate"/>
                                </w:r>
                                <w:r>
                                  <w:rPr>
                                    <w:noProof/>
                                    <w:lang w:val="nl-NL"/>
                                  </w:rPr>
                                  <w:t xml:space="preserve"> [20]</w:t>
                                </w:r>
                                <w:r w:rsidR="00CC15E6">
                                  <w:fldChar w:fldCharType="end"/>
                                </w:r>
                              </w:sdtContent>
                            </w:sdt>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2FB3E" id="Tekstvak 25" o:spid="_x0000_s1037" type="#_x0000_t202" style="position:absolute;margin-left:317.15pt;margin-top:138.75pt;width:141pt;height:46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" stroked="f">
                <v:textbox inset="0,0,0,0">
                  <w:txbxContent>
                    <w:p w14:paraId="550C5798" w14:textId="6A88F48F" w:rsidR="00B57D51" w:rsidRPr="00577036" w:rsidRDefault="00B57D51" w:rsidP="00B57D51">
                      <w:pPr>
                        <w:pStyle w:val="Bijschrift"/>
                        <w:rPr>
                          <w:noProof/>
                          <w:sz w:val="24"/>
                        </w:rPr>
                      </w:pPr>
                      <w:bookmarkStart w:id="68" w:name="_Toc131008983"/>
                      <w:r>
                        <w:t xml:space="preserve">Figuur </w:t>
                      </w:r>
                      <w:r>
                        <w:fldChar w:fldCharType="begin"/>
                      </w:r>
                      <w:r>
                        <w:instrText xml:space="preserve"> SEQ Figuur \* ARABIC </w:instrText>
                      </w:r>
                      <w:r>
                        <w:fldChar w:fldCharType="separate"/>
                      </w:r>
                      <w:r w:rsidR="00A93571">
                        <w:rPr>
                          <w:noProof/>
                        </w:rPr>
                        <w:t>15</w:t>
                      </w:r>
                      <w:r>
                        <w:fldChar w:fldCharType="end"/>
                      </w:r>
                      <w:r>
                        <w:t xml:space="preserve">: </w:t>
                      </w:r>
                      <w:r w:rsidR="009318D9">
                        <w:t>P</w:t>
                      </w:r>
                      <w:r>
                        <w:t>arallelle grijper</w:t>
                      </w:r>
                      <w:sdt>
                        <w:sdtPr>
                          <w:id w:val="-1313328662"/>
                          <w:citation/>
                        </w:sdtPr>
                        <w:sdtContent>
                          <w:r w:rsidR="00CC15E6">
                            <w:fldChar w:fldCharType="begin"/>
                          </w:r>
                          <w:r w:rsidR="00CC15E6">
                            <w:rPr>
                              <w:lang w:val="nl-NL"/>
                            </w:rPr>
                            <w:instrText xml:space="preserve"> CITATION parallellegrijper \l 1043 </w:instrText>
                          </w:r>
                          <w:r w:rsidR="00CC15E6">
                            <w:fldChar w:fldCharType="separate"/>
                          </w:r>
                          <w:r>
                            <w:rPr>
                              <w:noProof/>
                              <w:lang w:val="nl-NL"/>
                            </w:rPr>
                            <w:t xml:space="preserve"> [20]</w:t>
                          </w:r>
                          <w:r w:rsidR="00CC15E6">
                            <w:fldChar w:fldCharType="end"/>
                          </w:r>
                        </w:sdtContent>
                      </w:sdt>
                      <w:bookmarkEnd w:id="68"/>
                    </w:p>
                  </w:txbxContent>
                </v:textbox>
                <w10:wrap type="square"/>
              </v:shape>
            </w:pict>
          </mc:Fallback>
        </mc:AlternateContent>
      </w:r>
      <w:r w:rsidRPr="00C234C7">
        <w:rPr>
          <w:noProof/>
        </w:rPr>
        <w:drawing>
          <wp:anchor distT="0" distB="0" distL="114300" distR="114300" simplePos="0" relativeHeight="251671552" behindDoc="1" locked="0" layoutInCell="1" allowOverlap="1" wp14:anchorId="7A7AB6CC" wp14:editId="77BB1C07">
            <wp:simplePos x="0" y="0"/>
            <wp:positionH relativeFrom="margin">
              <wp:posOffset>4078605</wp:posOffset>
            </wp:positionH>
            <wp:positionV relativeFrom="paragraph">
              <wp:posOffset>128270</wp:posOffset>
            </wp:positionV>
            <wp:extent cx="1790700" cy="1629410"/>
            <wp:effectExtent l="0" t="0" r="0" b="0"/>
            <wp:wrapSquare wrapText="bothSides"/>
            <wp:docPr id="2" name="Afbeelding 2"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elektronica&#10;&#10;Automatisch gegenereerde beschrijv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1629410"/>
                    </a:xfrm>
                    <a:prstGeom prst="rect">
                      <a:avLst/>
                    </a:prstGeom>
                    <a:noFill/>
                  </pic:spPr>
                </pic:pic>
              </a:graphicData>
            </a:graphic>
            <wp14:sizeRelH relativeFrom="margin">
              <wp14:pctWidth>0</wp14:pctWidth>
            </wp14:sizeRelH>
            <wp14:sizeRelV relativeFrom="margin">
              <wp14:pctHeight>0</wp14:pctHeight>
            </wp14:sizeRelV>
          </wp:anchor>
        </w:drawing>
      </w:r>
      <w:r w:rsidRPr="00C234C7">
        <w:rPr>
          <w:noProof/>
        </w:rPr>
        <w:drawing>
          <wp:anchor distT="0" distB="0" distL="114300" distR="114300" simplePos="0" relativeHeight="251676672" behindDoc="0" locked="0" layoutInCell="1" allowOverlap="1" wp14:anchorId="6D9987DF" wp14:editId="4AE6886C">
            <wp:simplePos x="0" y="0"/>
            <wp:positionH relativeFrom="margin">
              <wp:posOffset>4034155</wp:posOffset>
            </wp:positionH>
            <wp:positionV relativeFrom="paragraph">
              <wp:posOffset>2432685</wp:posOffset>
            </wp:positionV>
            <wp:extent cx="1781810" cy="2045335"/>
            <wp:effectExtent l="0" t="0" r="8890" b="0"/>
            <wp:wrapSquare wrapText="bothSides"/>
            <wp:docPr id="24" name="Afbeelding 24" descr="Pneumatische Grijpers - Robotgrijpers - ZVS Techn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atische Grijpers - Robotgrijpers - ZVS Technie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1810"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80F" w:rsidRPr="00AD180F">
        <w:t xml:space="preserve">Eén van de meest voorkomende opzetstukken voor een robotarm is de grijper. Dit opzetstuk wordt gebruikt om objecten vast te pakken en te verplaatsen. Er zijn verschillende soorten grijpers, zoals parallelle grijpers, hoekgrijpers en pneumatische grijpers. Parallelle grijpers worden vaak gebruikt </w:t>
      </w:r>
      <w:r w:rsidR="00697DE4">
        <w:t>bij</w:t>
      </w:r>
      <w:r w:rsidR="00AD180F" w:rsidRPr="00AD180F">
        <w:t xml:space="preserve"> industriële toepassingen, zoals het assembleren van producten, het verpakken van goederen of het laden en lossen van vrachtwagens. Ze zijn ook populair in laboratoriumomgevingen en in de gezondheidszorg voor het hanteren van delicate en gevoelige objecten. Over het algemeen bieden parallelle grijpers een betrouwbare en efficiënte manier om objecten vast te pakken en te hanteren met behulp van een robotarm. </w:t>
      </w:r>
    </w:p>
    <w:p w14:paraId="5408E424" w14:textId="43AB7A70" w:rsidR="007C5F2A" w:rsidRDefault="006900CD" w:rsidP="00DD2090">
      <w:r w:rsidRPr="00C234C7">
        <w:rPr>
          <w:noProof/>
        </w:rPr>
        <mc:AlternateContent>
          <mc:Choice Requires="wps">
            <w:drawing>
              <wp:anchor distT="0" distB="0" distL="114300" distR="114300" simplePos="0" relativeHeight="251694080" behindDoc="0" locked="0" layoutInCell="1" allowOverlap="1" wp14:anchorId="4E2C512B" wp14:editId="71E173E5">
                <wp:simplePos x="0" y="0"/>
                <wp:positionH relativeFrom="column">
                  <wp:posOffset>4076065</wp:posOffset>
                </wp:positionH>
                <wp:positionV relativeFrom="paragraph">
                  <wp:posOffset>1779693</wp:posOffset>
                </wp:positionV>
                <wp:extent cx="1781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121AB556" w14:textId="6CC355A9" w:rsidR="00B57D51" w:rsidRPr="006C1076" w:rsidRDefault="00B57D51" w:rsidP="00B57D51">
                            <w:pPr>
                              <w:pStyle w:val="Bijschrift"/>
                              <w:rPr>
                                <w:noProof/>
                                <w:sz w:val="24"/>
                              </w:rPr>
                            </w:pPr>
                            <w:bookmarkStart w:id="69" w:name="_Toc131008984"/>
                            <w:r>
                              <w:t xml:space="preserve">Figuur </w:t>
                            </w:r>
                            <w:r>
                              <w:fldChar w:fldCharType="begin"/>
                            </w:r>
                            <w:r>
                              <w:instrText xml:space="preserve"> SEQ Figuur \* ARABIC </w:instrText>
                            </w:r>
                            <w:r>
                              <w:fldChar w:fldCharType="separate"/>
                            </w:r>
                            <w:r w:rsidR="00A93571">
                              <w:rPr>
                                <w:noProof/>
                              </w:rPr>
                              <w:t>16</w:t>
                            </w:r>
                            <w:r>
                              <w:fldChar w:fldCharType="end"/>
                            </w:r>
                            <w:r>
                              <w:t xml:space="preserve">: </w:t>
                            </w:r>
                            <w:r w:rsidR="009318D9">
                              <w:t>P</w:t>
                            </w:r>
                            <w:r w:rsidR="00C03509">
                              <w:t xml:space="preserve">neumatische </w:t>
                            </w:r>
                            <w:r>
                              <w:t>hoek-grijper</w:t>
                            </w:r>
                            <w:sdt>
                              <w:sdtPr>
                                <w:id w:val="-1469127106"/>
                                <w:citation/>
                              </w:sdtPr>
                              <w:sdtContent>
                                <w:r w:rsidR="00285EBB">
                                  <w:fldChar w:fldCharType="begin"/>
                                </w:r>
                                <w:r w:rsidR="00285EBB">
                                  <w:rPr>
                                    <w:lang w:val="nl-NL"/>
                                  </w:rPr>
                                  <w:instrText xml:space="preserve"> CITATION pneumatischehoekgrijper \l 1043 </w:instrText>
                                </w:r>
                                <w:r w:rsidR="00285EBB">
                                  <w:fldChar w:fldCharType="separate"/>
                                </w:r>
                                <w:r>
                                  <w:rPr>
                                    <w:noProof/>
                                    <w:lang w:val="nl-NL"/>
                                  </w:rPr>
                                  <w:t xml:space="preserve"> [21]</w:t>
                                </w:r>
                                <w:r w:rsidR="00285EBB">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C512B" id="Tekstvak 26" o:spid="_x0000_s1038" type="#_x0000_t202" style="position:absolute;margin-left:320.95pt;margin-top:140.15pt;width:140.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" stroked="f">
                <v:textbox style="mso-fit-shape-to-text:t" inset="0,0,0,0">
                  <w:txbxContent>
                    <w:p w14:paraId="121AB556" w14:textId="6CC355A9" w:rsidR="00B57D51" w:rsidRPr="006C1076" w:rsidRDefault="00B57D51" w:rsidP="00B57D51">
                      <w:pPr>
                        <w:pStyle w:val="Bijschrift"/>
                        <w:rPr>
                          <w:noProof/>
                          <w:sz w:val="24"/>
                        </w:rPr>
                      </w:pPr>
                      <w:bookmarkStart w:id="70" w:name="_Toc131008984"/>
                      <w:r>
                        <w:t xml:space="preserve">Figuur </w:t>
                      </w:r>
                      <w:r>
                        <w:fldChar w:fldCharType="begin"/>
                      </w:r>
                      <w:r>
                        <w:instrText xml:space="preserve"> SEQ Figuur \* ARABIC </w:instrText>
                      </w:r>
                      <w:r>
                        <w:fldChar w:fldCharType="separate"/>
                      </w:r>
                      <w:r w:rsidR="00A93571">
                        <w:rPr>
                          <w:noProof/>
                        </w:rPr>
                        <w:t>16</w:t>
                      </w:r>
                      <w:r>
                        <w:fldChar w:fldCharType="end"/>
                      </w:r>
                      <w:r>
                        <w:t xml:space="preserve">: </w:t>
                      </w:r>
                      <w:r w:rsidR="009318D9">
                        <w:t>P</w:t>
                      </w:r>
                      <w:r w:rsidR="00C03509">
                        <w:t xml:space="preserve">neumatische </w:t>
                      </w:r>
                      <w:r>
                        <w:t>hoek-grijper</w:t>
                      </w:r>
                      <w:sdt>
                        <w:sdtPr>
                          <w:id w:val="-1469127106"/>
                          <w:citation/>
                        </w:sdtPr>
                        <w:sdtContent>
                          <w:r w:rsidR="00285EBB">
                            <w:fldChar w:fldCharType="begin"/>
                          </w:r>
                          <w:r w:rsidR="00285EBB">
                            <w:rPr>
                              <w:lang w:val="nl-NL"/>
                            </w:rPr>
                            <w:instrText xml:space="preserve"> CITATION pneumatischehoekgrijper \l 1043 </w:instrText>
                          </w:r>
                          <w:r w:rsidR="00285EBB">
                            <w:fldChar w:fldCharType="separate"/>
                          </w:r>
                          <w:r>
                            <w:rPr>
                              <w:noProof/>
                              <w:lang w:val="nl-NL"/>
                            </w:rPr>
                            <w:t xml:space="preserve"> [21]</w:t>
                          </w:r>
                          <w:r w:rsidR="00285EBB">
                            <w:fldChar w:fldCharType="end"/>
                          </w:r>
                        </w:sdtContent>
                      </w:sdt>
                      <w:bookmarkEnd w:id="70"/>
                    </w:p>
                  </w:txbxContent>
                </v:textbox>
                <w10:wrap type="square"/>
              </v:shape>
            </w:pict>
          </mc:Fallback>
        </mc:AlternateContent>
      </w:r>
      <w:r w:rsidR="00AD180F" w:rsidRPr="00AD180F">
        <w:t>Hoekgrijpers zijn een ander type grijper dat vaak wordt gebruikt. Zoals de naam al aangeeft, zijn hoekgrijpers ontworpen om objecten vast te pakken en vast te houden met behulp van een set vingers die in een hoek zijn gepositioneerd ten opzichte van elkaar. Dit type grijper wordt gebruikt in toepassingen waarbij het vast te pakken voorwerp niet plat of rechthoekig is, maar een onregelmatige vorm heeft. Pneumatische grijpers worden voornamelijk gebruikt voor het hanteren van delicate objecten zoals objecten die gemaakt zijn van glas of breekbaar materiaal.</w:t>
      </w:r>
    </w:p>
    <w:p w14:paraId="74252D70" w14:textId="7F2DF1A1" w:rsidR="007C5F2A" w:rsidRDefault="007C5F2A" w:rsidP="00DD2090">
      <w:r>
        <w:t xml:space="preserve">Een ander type opzetstuk is een lasersnijder. Dit opzetstuk gebruikt lasers om materialen te snijden. Het is vooral handig </w:t>
      </w:r>
      <w:r w:rsidR="00B54E81">
        <w:t>bij</w:t>
      </w:r>
      <w:r>
        <w:t xml:space="preserve"> industriële toepassingen waar precisie en snelheid van belang zijn, zoals bij het snijden van metaalplaten.</w:t>
      </w:r>
    </w:p>
    <w:p w14:paraId="767102B1" w14:textId="0CF3F7D4" w:rsidR="00B9778F" w:rsidRDefault="00623A8E" w:rsidP="00DD2090">
      <w:r>
        <w:t xml:space="preserve">Schuurmachines zijn een </w:t>
      </w:r>
      <w:r w:rsidR="007C5F2A">
        <w:t>ander</w:t>
      </w:r>
      <w:r w:rsidR="00816833">
        <w:t>e</w:t>
      </w:r>
      <w:r w:rsidR="007C5F2A">
        <w:t xml:space="preserve"> soort veelvoorkomend</w:t>
      </w:r>
      <w:r w:rsidR="00452A4A">
        <w:t>e</w:t>
      </w:r>
      <w:r w:rsidR="007C5F2A">
        <w:t xml:space="preserve"> type</w:t>
      </w:r>
      <w:r w:rsidR="00452A4A">
        <w:t>s</w:t>
      </w:r>
      <w:r w:rsidR="007C5F2A">
        <w:t xml:space="preserve"> van opzetstuk</w:t>
      </w:r>
      <w:r w:rsidR="00452A4A">
        <w:t>ken</w:t>
      </w:r>
      <w:r w:rsidR="007C5F2A">
        <w:t xml:space="preserve"> voor een robotarm. Ze worden gebruikt om materialen te schuren en glad te maken. Dit type opzetstuk wordt het meest gebruikt in de automobiel- en meubelindustrie.</w:t>
      </w:r>
    </w:p>
    <w:p w14:paraId="3D757600" w14:textId="77777777" w:rsidR="008C6D2D" w:rsidRDefault="008C6D2D" w:rsidP="00DD2090"/>
    <w:p w14:paraId="7EA257A0" w14:textId="68812501" w:rsidR="00A25295" w:rsidRDefault="00A25295" w:rsidP="00DD2090">
      <w:pPr>
        <w:rPr>
          <w:ins w:id="71" w:author="Lukas Verschraegen" w:date="2023-03-23T17:23:00Z"/>
        </w:rPr>
        <w:sectPr w:rsidR="00A25295" w:rsidSect="00995550">
          <w:pgSz w:w="11906" w:h="16838"/>
          <w:pgMar w:top="1417" w:right="1417" w:bottom="1417" w:left="1417" w:header="708" w:footer="708" w:gutter="0"/>
          <w:cols w:space="708"/>
          <w:titlePg/>
          <w:docGrid w:linePitch="360"/>
        </w:sectPr>
      </w:pPr>
    </w:p>
    <w:p w14:paraId="179B53AF" w14:textId="5154E416" w:rsidR="007C5F2A" w:rsidRDefault="007C5F2A" w:rsidP="00DD2090">
      <w:r>
        <w:lastRenderedPageBreak/>
        <w:t>Een magnetisch opzetstuk wordt gebruikt om metalen voorwerpen op te tillen en te verplaatsen. Dit type opzetstuk is handig voor het hanteren van zware of gevaarlijke metalen voorwerpen. Dit kan</w:t>
      </w:r>
      <w:r w:rsidR="00857A46">
        <w:t xml:space="preserve"> </w:t>
      </w:r>
      <w:r>
        <w:t>bijvoorbeeld van pas komen in een fabriek waar zware metalen onderdelen worden geproduceerd. Het gebruik van een magnetisch opzetstuk kan de efficiëntie en productiviteit van de robotarm verbeteren</w:t>
      </w:r>
      <w:r w:rsidR="00105CCB">
        <w:t>. Het kan immers</w:t>
      </w:r>
      <w:r>
        <w:t xml:space="preserve"> snel en gemakkelijk objecten</w:t>
      </w:r>
      <w:r w:rsidR="00581F07">
        <w:t xml:space="preserve"> </w:t>
      </w:r>
      <w:r>
        <w:t xml:space="preserve">oppakken en verplaatsen zonder dat er veel aanpassingen nodig zijn. Bovendien </w:t>
      </w:r>
      <w:r w:rsidR="005E4E36">
        <w:t xml:space="preserve">verkleint </w:t>
      </w:r>
      <w:r>
        <w:t xml:space="preserve">de kans op ongevallen door vallende voorwerpen </w:t>
      </w:r>
      <w:r w:rsidR="00100797">
        <w:t>omdat ze</w:t>
      </w:r>
      <w:r>
        <w:t xml:space="preserve"> beter </w:t>
      </w:r>
      <w:r w:rsidR="00402215">
        <w:t>vasthangen</w:t>
      </w:r>
      <w:r>
        <w:t xml:space="preserve"> aan de robotarm. </w:t>
      </w:r>
    </w:p>
    <w:p w14:paraId="3CE619F8" w14:textId="4FE858C7" w:rsidR="007C5F2A" w:rsidRDefault="007C5F2A" w:rsidP="00DD2090">
      <w:r>
        <w:t xml:space="preserve">Het is ook mogelijk om camerasystemen </w:t>
      </w:r>
      <w:r w:rsidR="00F72BDF">
        <w:t>t</w:t>
      </w:r>
      <w:r>
        <w:t xml:space="preserve">e gebruiken als opzetstuk. Dit type opzetstuk wordt gebruik om beelden vast te leggen en te analyseren. Het wordt vaak gebruikt in de industrie voor kwaliteitscontrole, inspectie en robotica-onderzoek. </w:t>
      </w:r>
      <w:r w:rsidR="00EA6A0A">
        <w:t xml:space="preserve">Het camerasysteem kan </w:t>
      </w:r>
      <w:r w:rsidR="00486E88">
        <w:t>er</w:t>
      </w:r>
      <w:r w:rsidR="000A46A8">
        <w:t xml:space="preserve"> in combinatie met andere types opzetstukken </w:t>
      </w:r>
      <w:r w:rsidR="00250555">
        <w:t xml:space="preserve">voor zorgen dat </w:t>
      </w:r>
      <w:r w:rsidR="00D71A7C">
        <w:t xml:space="preserve">bijvoorbeeld </w:t>
      </w:r>
      <w:r w:rsidR="00787DBF">
        <w:t>delicate voorwerpen beter gegrepen kunnen worden omdat er voorziening is van een beter beeld.</w:t>
      </w:r>
    </w:p>
    <w:p w14:paraId="627F1E2D" w14:textId="180CE02C" w:rsidR="007C5F2A" w:rsidRDefault="007C5F2A" w:rsidP="00DD2090">
      <w:r>
        <w:t>Men kan een robotarm ook uitrusten met een boormachine als opzetstuk</w:t>
      </w:r>
      <w:r w:rsidR="003D173B">
        <w:t xml:space="preserve"> om</w:t>
      </w:r>
      <w:r>
        <w:t xml:space="preserve"> gaten te maken in materialen. Dit soort opzetstuk is ideaal voor situaties waarbij precisie, consciëntie en herhaalbaarheid van cruciaal belang zijn. Een robotarm met een boormachin</w:t>
      </w:r>
      <w:r w:rsidR="00E35B0B">
        <w:t>e</w:t>
      </w:r>
      <w:r>
        <w:t>opzetstuk kan ook worden gebruikt om schroeve</w:t>
      </w:r>
      <w:r w:rsidR="001B2861">
        <w:t xml:space="preserve">n </w:t>
      </w:r>
      <w:r>
        <w:t>te draaien in onderdelen die al voorzien zijn van schroefgate</w:t>
      </w:r>
      <w:r w:rsidR="003C00F5">
        <w:t>n</w:t>
      </w:r>
      <w:r>
        <w:t>. Dit vermindert de noodzaak van menselijke arbeid en verbetert de efficiëntie van het productieproces. Naast boren en schroeven kan</w:t>
      </w:r>
      <w:r w:rsidR="00E52089">
        <w:t xml:space="preserve"> de robotarm</w:t>
      </w:r>
      <w:r>
        <w:t xml:space="preserve"> gebruik maken van een boormachineopzetstuk om</w:t>
      </w:r>
      <w:r w:rsidR="008950A4">
        <w:t xml:space="preserve"> </w:t>
      </w:r>
      <w:r w:rsidR="00337F0D">
        <w:t>een bepaald patroon</w:t>
      </w:r>
      <w:r w:rsidR="00D401D1">
        <w:t xml:space="preserve"> in een materiaal</w:t>
      </w:r>
      <w:r>
        <w:t xml:space="preserve"> te frezen</w:t>
      </w:r>
      <w:r w:rsidR="00D401D1">
        <w:t>.</w:t>
      </w:r>
      <w:r w:rsidR="000278CA">
        <w:t xml:space="preserve"> </w:t>
      </w:r>
    </w:p>
    <w:p w14:paraId="518C4DC9" w14:textId="1455B737" w:rsidR="00AD6571" w:rsidRDefault="00BB6480" w:rsidP="00DD2090">
      <w:pPr>
        <w:sectPr w:rsidR="00AD6571" w:rsidSect="00995550">
          <w:pgSz w:w="11906" w:h="16838"/>
          <w:pgMar w:top="1417" w:right="1417" w:bottom="1417" w:left="1417" w:header="708" w:footer="708" w:gutter="0"/>
          <w:cols w:space="708"/>
          <w:titlePg/>
          <w:docGrid w:linePitch="360"/>
        </w:sectPr>
      </w:pPr>
      <w:r w:rsidRPr="00F14FC5">
        <w:t>D</w:t>
      </w:r>
      <w:r w:rsidR="007C5F2A" w:rsidRPr="00F14FC5">
        <w:t>e keuze</w:t>
      </w:r>
      <w:r w:rsidR="003A1D03" w:rsidRPr="00F14FC5">
        <w:t xml:space="preserve"> in gebruik van het</w:t>
      </w:r>
      <w:r w:rsidR="007C5F2A" w:rsidRPr="00F14FC5">
        <w:t xml:space="preserve"> soort opzetstuk is belangrijk in het </w:t>
      </w:r>
      <w:r w:rsidR="00402215" w:rsidRPr="00F14FC5">
        <w:t>designproces</w:t>
      </w:r>
      <w:r w:rsidR="007C5F2A" w:rsidRPr="00F14FC5">
        <w:t xml:space="preserve"> van de robotarm</w:t>
      </w:r>
      <w:r w:rsidR="00D12729" w:rsidRPr="00F14FC5">
        <w:t>.</w:t>
      </w:r>
      <w:r w:rsidR="007C5F2A" w:rsidRPr="00F14FC5">
        <w:t xml:space="preserve"> </w:t>
      </w:r>
      <w:r w:rsidR="00796F4A" w:rsidRPr="00F14FC5">
        <w:t>Hij</w:t>
      </w:r>
      <w:r w:rsidR="000D633E" w:rsidRPr="00F14FC5">
        <w:t xml:space="preserve"> kan op die manier volledig naar wens worden gemaakt</w:t>
      </w:r>
      <w:r w:rsidR="009D6E79" w:rsidRPr="00F14FC5">
        <w:t xml:space="preserve"> en er k</w:t>
      </w:r>
      <w:r w:rsidR="00DC3825" w:rsidRPr="00F14FC5">
        <w:t>an</w:t>
      </w:r>
      <w:r w:rsidR="009D6E79" w:rsidRPr="00F14FC5">
        <w:t xml:space="preserve"> eventueel</w:t>
      </w:r>
      <w:r w:rsidR="007C5F2A" w:rsidRPr="00F14FC5">
        <w:t xml:space="preserve"> extra gewicht </w:t>
      </w:r>
      <w:r w:rsidR="00F14FC5">
        <w:t xml:space="preserve">worden </w:t>
      </w:r>
      <w:r w:rsidR="007C5F2A" w:rsidRPr="00F14FC5">
        <w:t>toe</w:t>
      </w:r>
      <w:r w:rsidR="00DC3825" w:rsidRPr="00F14FC5">
        <w:t>ge</w:t>
      </w:r>
      <w:r w:rsidR="007C5F2A" w:rsidRPr="00F14FC5">
        <w:t>voeg</w:t>
      </w:r>
      <w:r w:rsidR="00DC3825" w:rsidRPr="00F14FC5">
        <w:t>d</w:t>
      </w:r>
      <w:r w:rsidR="007C5F2A" w:rsidRPr="00F14FC5">
        <w:t xml:space="preserve"> aan de basis van de arm zodat </w:t>
      </w:r>
      <w:r w:rsidR="00445943" w:rsidRPr="00F14FC5">
        <w:t>hij</w:t>
      </w:r>
      <w:r w:rsidR="007C5F2A" w:rsidRPr="00F14FC5">
        <w:t xml:space="preserve"> objecten</w:t>
      </w:r>
      <w:r w:rsidR="008E228A">
        <w:t xml:space="preserve"> van</w:t>
      </w:r>
      <w:r w:rsidR="00F8167D">
        <w:t xml:space="preserve"> </w:t>
      </w:r>
      <w:r w:rsidR="00F41197">
        <w:t>250 tot 500 gram</w:t>
      </w:r>
      <w:r w:rsidR="007C5F2A" w:rsidRPr="00F14FC5">
        <w:t xml:space="preserve"> kan tillen.</w:t>
      </w:r>
    </w:p>
    <w:p w14:paraId="64CC6571" w14:textId="6077F080" w:rsidR="000D201D" w:rsidRDefault="000D201D" w:rsidP="000D201D">
      <w:pPr>
        <w:pStyle w:val="Kop1"/>
      </w:pPr>
      <w:bookmarkStart w:id="72" w:name="_Toc131008950"/>
      <w:r>
        <w:lastRenderedPageBreak/>
        <w:t>Ontwerp</w:t>
      </w:r>
      <w:bookmarkEnd w:id="72"/>
    </w:p>
    <w:p w14:paraId="44279992" w14:textId="7E0F3E20" w:rsidR="00A9047A" w:rsidRDefault="001630FF" w:rsidP="00A9047A">
      <w:pPr>
        <w:pStyle w:val="Kop2"/>
      </w:pPr>
      <w:bookmarkStart w:id="73" w:name="_Toc131008951"/>
      <w:r>
        <w:t>Blokschema</w:t>
      </w:r>
      <w:bookmarkEnd w:id="73"/>
    </w:p>
    <w:p w14:paraId="16ED12AF" w14:textId="642ABFC2" w:rsidR="001630FF" w:rsidRDefault="000D353E" w:rsidP="001630FF">
      <w:pPr>
        <w:pStyle w:val="Kop2"/>
      </w:pPr>
      <w:bookmarkStart w:id="74" w:name="_Toc131008952"/>
      <w:r>
        <w:t>Componenten</w:t>
      </w:r>
      <w:bookmarkEnd w:id="74"/>
    </w:p>
    <w:p w14:paraId="39FE3437" w14:textId="34EBE2B8" w:rsidR="000D353E" w:rsidRDefault="000D353E" w:rsidP="000D353E">
      <w:pPr>
        <w:pStyle w:val="Kop2"/>
      </w:pPr>
      <w:bookmarkStart w:id="75" w:name="_Toc131008953"/>
      <w:r>
        <w:t>BOM</w:t>
      </w:r>
      <w:r w:rsidR="00425422">
        <w:t xml:space="preserve"> (Bill </w:t>
      </w:r>
      <w:r w:rsidR="00AC76D7">
        <w:t>o</w:t>
      </w:r>
      <w:r w:rsidR="00425422">
        <w:t>f Material</w:t>
      </w:r>
      <w:r w:rsidR="00AC76D7">
        <w:t>s</w:t>
      </w:r>
      <w:r w:rsidR="00425422">
        <w:t>)</w:t>
      </w:r>
      <w:bookmarkEnd w:id="75"/>
    </w:p>
    <w:p w14:paraId="3E1D810C" w14:textId="23510CCB" w:rsidR="000D353E" w:rsidRDefault="000D353E" w:rsidP="000D353E">
      <w:pPr>
        <w:pStyle w:val="Kop2"/>
      </w:pPr>
      <w:bookmarkStart w:id="76" w:name="_Toc131008954"/>
      <w:r>
        <w:t>Schema</w:t>
      </w:r>
      <w:bookmarkEnd w:id="76"/>
    </w:p>
    <w:p w14:paraId="69489D99" w14:textId="384EB436" w:rsidR="000D353E" w:rsidRPr="000D353E" w:rsidRDefault="00271698" w:rsidP="00271698">
      <w:pPr>
        <w:pStyle w:val="Kop2"/>
      </w:pPr>
      <w:bookmarkStart w:id="77" w:name="_Toc131008955"/>
      <w:r>
        <w:t>B</w:t>
      </w:r>
      <w:r w:rsidRPr="00271698">
        <w:t>oard design</w:t>
      </w:r>
      <w:bookmarkEnd w:id="77"/>
    </w:p>
    <w:p w14:paraId="6F804DD1" w14:textId="57794C33" w:rsidR="000D201D" w:rsidRDefault="000D201D" w:rsidP="000D201D">
      <w:pPr>
        <w:pStyle w:val="Kop1"/>
      </w:pPr>
      <w:bookmarkStart w:id="78" w:name="_Toc131008956"/>
      <w:r>
        <w:t>Realisatie</w:t>
      </w:r>
      <w:bookmarkEnd w:id="78"/>
    </w:p>
    <w:p w14:paraId="55956745" w14:textId="1FCE04EB" w:rsidR="00271698" w:rsidRDefault="00890F9F" w:rsidP="00271698">
      <w:pPr>
        <w:pStyle w:val="Kop2"/>
      </w:pPr>
      <w:bookmarkStart w:id="79" w:name="_Toc131008957"/>
      <w:r>
        <w:t>Bestukking</w:t>
      </w:r>
      <w:bookmarkEnd w:id="79"/>
    </w:p>
    <w:p w14:paraId="58E975CB" w14:textId="621EA900" w:rsidR="00890F9F" w:rsidRDefault="0007747F" w:rsidP="0007747F">
      <w:pPr>
        <w:pStyle w:val="Kop2"/>
      </w:pPr>
      <w:bookmarkStart w:id="80" w:name="_Toc131008958"/>
      <w:r>
        <w:t>Programmatie</w:t>
      </w:r>
      <w:bookmarkEnd w:id="80"/>
    </w:p>
    <w:p w14:paraId="0039B9E8" w14:textId="00781F83" w:rsidR="0007747F" w:rsidRDefault="0007747F" w:rsidP="0007747F">
      <w:pPr>
        <w:pStyle w:val="Kop2"/>
      </w:pPr>
      <w:bookmarkStart w:id="81" w:name="_Toc131008959"/>
      <w:r>
        <w:t>Motoren</w:t>
      </w:r>
      <w:bookmarkEnd w:id="81"/>
    </w:p>
    <w:p w14:paraId="40BA616F" w14:textId="04AF6BCD" w:rsidR="000D201D" w:rsidRDefault="00D34D22" w:rsidP="000D201D">
      <w:pPr>
        <w:pStyle w:val="Kop1"/>
      </w:pPr>
      <w:bookmarkStart w:id="82" w:name="_Toc131008960"/>
      <w:r>
        <w:t>T</w:t>
      </w:r>
      <w:r w:rsidR="000D201D">
        <w:t>esten</w:t>
      </w:r>
      <w:bookmarkEnd w:id="82"/>
    </w:p>
    <w:p w14:paraId="3870F7F1" w14:textId="09C5AD5D" w:rsidR="00D34D22" w:rsidRDefault="00D34D22" w:rsidP="00D34D22">
      <w:pPr>
        <w:pStyle w:val="Kop2"/>
      </w:pPr>
      <w:bookmarkStart w:id="83" w:name="_Toc131008961"/>
      <w:r>
        <w:t>Connecties</w:t>
      </w:r>
      <w:bookmarkEnd w:id="83"/>
    </w:p>
    <w:p w14:paraId="470F28C2" w14:textId="63DF7449" w:rsidR="00D34D22" w:rsidRDefault="0043100D" w:rsidP="00D34D22">
      <w:pPr>
        <w:pStyle w:val="Kop2"/>
      </w:pPr>
      <w:bookmarkStart w:id="84" w:name="_Toc131008962"/>
      <w:r>
        <w:t>Veiligheid</w:t>
      </w:r>
      <w:bookmarkEnd w:id="84"/>
    </w:p>
    <w:p w14:paraId="21762CA6" w14:textId="68B20683" w:rsidR="0043100D" w:rsidRDefault="0043100D" w:rsidP="0043100D">
      <w:pPr>
        <w:pStyle w:val="Kop2"/>
      </w:pPr>
      <w:bookmarkStart w:id="85" w:name="_Toc131008963"/>
      <w:r>
        <w:t>Functionaliteit</w:t>
      </w:r>
      <w:bookmarkEnd w:id="85"/>
    </w:p>
    <w:p w14:paraId="12EB76CB" w14:textId="67EF0804" w:rsidR="0043100D" w:rsidRDefault="00096566" w:rsidP="0043100D">
      <w:pPr>
        <w:pStyle w:val="Kop2"/>
      </w:pPr>
      <w:bookmarkStart w:id="86" w:name="_Toc131008964"/>
      <w:r>
        <w:t>Programmatie</w:t>
      </w:r>
      <w:bookmarkEnd w:id="86"/>
    </w:p>
    <w:p w14:paraId="492C02A1" w14:textId="22241512" w:rsidR="0043564F" w:rsidRPr="0043564F" w:rsidRDefault="00213776" w:rsidP="0043564F">
      <w:pPr>
        <w:pStyle w:val="Kop2"/>
      </w:pPr>
      <w:bookmarkStart w:id="87" w:name="_Toc131008965"/>
      <w:r>
        <w:t>M</w:t>
      </w:r>
      <w:r w:rsidR="0043564F">
        <w:t>echani</w:t>
      </w:r>
      <w:r>
        <w:t>sche onderdelen</w:t>
      </w:r>
      <w:bookmarkEnd w:id="87"/>
    </w:p>
    <w:p w14:paraId="2EEADDAC" w14:textId="79029AB4" w:rsidR="00A90F87" w:rsidRDefault="00855622" w:rsidP="003A5055">
      <w:pPr>
        <w:pStyle w:val="Geenafstand"/>
        <w:rPr>
          <w:lang w:val="nl-NL"/>
        </w:rPr>
        <w:sectPr w:rsidR="00A90F87" w:rsidSect="00995550">
          <w:pgSz w:w="11906" w:h="16838"/>
          <w:pgMar w:top="1417" w:right="1417" w:bottom="1417" w:left="1417" w:header="708" w:footer="708" w:gutter="0"/>
          <w:cols w:space="708"/>
          <w:titlePg/>
          <w:docGrid w:linePitch="360"/>
        </w:sectPr>
      </w:pPr>
      <w:bookmarkStart w:id="88" w:name="_Toc131008966"/>
      <w:r>
        <w:rPr>
          <w:lang w:val="nl-NL"/>
        </w:rPr>
        <w:t>Conclusi</w:t>
      </w:r>
      <w:r w:rsidR="00867C8D">
        <w:rPr>
          <w:lang w:val="nl-NL"/>
        </w:rPr>
        <w:t>e</w:t>
      </w:r>
      <w:bookmarkEnd w:id="88"/>
    </w:p>
    <w:p w14:paraId="50BA6F5F" w14:textId="77777777" w:rsidR="00581908" w:rsidRDefault="00867C8D" w:rsidP="003A5055">
      <w:pPr>
        <w:pStyle w:val="Geenafstand"/>
        <w:rPr>
          <w:rFonts w:asciiTheme="minorHAnsi" w:hAnsiTheme="minorHAnsi"/>
          <w:b w:val="0"/>
          <w:noProof/>
          <w:color w:val="auto"/>
          <w:sz w:val="22"/>
          <w:lang w:val="fr-BE"/>
        </w:rPr>
      </w:pPr>
      <w:bookmarkStart w:id="89" w:name="_Toc131008967"/>
      <w:r>
        <w:rPr>
          <w:lang w:val="nl-NL"/>
        </w:rPr>
        <w:lastRenderedPageBreak/>
        <w:t>Literatuurlijst</w:t>
      </w:r>
      <w:bookmarkEnd w:id="89"/>
      <w:r w:rsidR="0055345B">
        <w:rPr>
          <w:lang w:val="en-US"/>
        </w:rPr>
        <w:fldChar w:fldCharType="begin"/>
      </w:r>
      <w:r w:rsidR="0055345B">
        <w:rPr>
          <w:lang w:val="nl-NL"/>
        </w:rPr>
        <w:instrText xml:space="preserve"> BIBLIOGRAPHY  \l 1043 </w:instrText>
      </w:r>
      <w:r w:rsidR="0055345B">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6"/>
      </w:tblGrid>
      <w:tr w:rsidR="00581908" w14:paraId="168B4700" w14:textId="77777777">
        <w:trPr>
          <w:divId w:val="284506973"/>
          <w:tblCellSpacing w:w="15" w:type="dxa"/>
        </w:trPr>
        <w:tc>
          <w:tcPr>
            <w:tcW w:w="50" w:type="pct"/>
            <w:hideMark/>
          </w:tcPr>
          <w:p w14:paraId="05B45AF5" w14:textId="26F644CF" w:rsidR="00581908" w:rsidRDefault="00581908">
            <w:pPr>
              <w:pStyle w:val="Bibliografie"/>
              <w:rPr>
                <w:noProof/>
                <w:szCs w:val="24"/>
              </w:rPr>
            </w:pPr>
            <w:r>
              <w:rPr>
                <w:noProof/>
              </w:rPr>
              <w:t xml:space="preserve">[1] </w:t>
            </w:r>
          </w:p>
        </w:tc>
        <w:tc>
          <w:tcPr>
            <w:tcW w:w="0" w:type="auto"/>
            <w:hideMark/>
          </w:tcPr>
          <w:p w14:paraId="73120D0B" w14:textId="77777777" w:rsidR="00581908" w:rsidRDefault="00581908">
            <w:pPr>
              <w:pStyle w:val="Bibliografie"/>
              <w:rPr>
                <w:noProof/>
              </w:rPr>
            </w:pPr>
            <w:r>
              <w:rPr>
                <w:noProof/>
              </w:rPr>
              <w:t>S. P. Dinkgreve, „wetenschapsschool,” Natuurkunde voor de Middelbare School, 2018. [Online]. Available: https://ap.lc/MHHQ6. [Geopend 2023 maart 29].</w:t>
            </w:r>
          </w:p>
        </w:tc>
      </w:tr>
      <w:tr w:rsidR="00581908" w:rsidRPr="00581908" w14:paraId="5B05BE40" w14:textId="77777777">
        <w:trPr>
          <w:divId w:val="284506973"/>
          <w:tblCellSpacing w:w="15" w:type="dxa"/>
        </w:trPr>
        <w:tc>
          <w:tcPr>
            <w:tcW w:w="50" w:type="pct"/>
            <w:hideMark/>
          </w:tcPr>
          <w:p w14:paraId="782F82F8" w14:textId="77777777" w:rsidR="00581908" w:rsidRDefault="00581908">
            <w:pPr>
              <w:pStyle w:val="Bibliografie"/>
              <w:rPr>
                <w:noProof/>
              </w:rPr>
            </w:pPr>
            <w:r>
              <w:rPr>
                <w:noProof/>
              </w:rPr>
              <w:t xml:space="preserve">[2] </w:t>
            </w:r>
          </w:p>
        </w:tc>
        <w:tc>
          <w:tcPr>
            <w:tcW w:w="0" w:type="auto"/>
            <w:hideMark/>
          </w:tcPr>
          <w:p w14:paraId="51C0583B" w14:textId="77777777" w:rsidR="00581908" w:rsidRPr="00581908" w:rsidRDefault="00581908">
            <w:pPr>
              <w:pStyle w:val="Bibliografie"/>
              <w:rPr>
                <w:noProof/>
                <w:lang w:val="en-US"/>
              </w:rPr>
            </w:pPr>
            <w:r w:rsidRPr="00581908">
              <w:rPr>
                <w:noProof/>
                <w:lang w:val="en-US"/>
              </w:rPr>
              <w:t>„Domoticx,” [Online]. Available: https://ap.lc/deZqp. [Geopend 17 Maart 2023].</w:t>
            </w:r>
          </w:p>
        </w:tc>
      </w:tr>
      <w:tr w:rsidR="00581908" w14:paraId="71B1F2BD" w14:textId="77777777">
        <w:trPr>
          <w:divId w:val="284506973"/>
          <w:tblCellSpacing w:w="15" w:type="dxa"/>
        </w:trPr>
        <w:tc>
          <w:tcPr>
            <w:tcW w:w="50" w:type="pct"/>
            <w:hideMark/>
          </w:tcPr>
          <w:p w14:paraId="06608FE5" w14:textId="77777777" w:rsidR="00581908" w:rsidRDefault="00581908">
            <w:pPr>
              <w:pStyle w:val="Bibliografie"/>
              <w:rPr>
                <w:noProof/>
              </w:rPr>
            </w:pPr>
            <w:r>
              <w:rPr>
                <w:noProof/>
              </w:rPr>
              <w:t xml:space="preserve">[3] </w:t>
            </w:r>
          </w:p>
        </w:tc>
        <w:tc>
          <w:tcPr>
            <w:tcW w:w="0" w:type="auto"/>
            <w:hideMark/>
          </w:tcPr>
          <w:p w14:paraId="417CF438" w14:textId="77777777" w:rsidR="00581908" w:rsidRDefault="00581908">
            <w:pPr>
              <w:pStyle w:val="Bibliografie"/>
              <w:rPr>
                <w:noProof/>
              </w:rPr>
            </w:pPr>
            <w:r w:rsidRPr="00581908">
              <w:rPr>
                <w:noProof/>
                <w:lang w:val="en-US"/>
              </w:rPr>
              <w:t xml:space="preserve">„Tinytronics,” [Online]. Available: https://ap.lc/eTqNZ. </w:t>
            </w:r>
            <w:r>
              <w:rPr>
                <w:noProof/>
              </w:rPr>
              <w:t>[Geopend 17 maart 2023].</w:t>
            </w:r>
          </w:p>
        </w:tc>
      </w:tr>
      <w:tr w:rsidR="00581908" w14:paraId="00FC7B34" w14:textId="77777777">
        <w:trPr>
          <w:divId w:val="284506973"/>
          <w:tblCellSpacing w:w="15" w:type="dxa"/>
        </w:trPr>
        <w:tc>
          <w:tcPr>
            <w:tcW w:w="50" w:type="pct"/>
            <w:hideMark/>
          </w:tcPr>
          <w:p w14:paraId="52BA3A2A" w14:textId="77777777" w:rsidR="00581908" w:rsidRDefault="00581908">
            <w:pPr>
              <w:pStyle w:val="Bibliografie"/>
              <w:rPr>
                <w:noProof/>
              </w:rPr>
            </w:pPr>
            <w:r>
              <w:rPr>
                <w:noProof/>
              </w:rPr>
              <w:t xml:space="preserve">[4] </w:t>
            </w:r>
          </w:p>
        </w:tc>
        <w:tc>
          <w:tcPr>
            <w:tcW w:w="0" w:type="auto"/>
            <w:hideMark/>
          </w:tcPr>
          <w:p w14:paraId="4D5640B0" w14:textId="77777777" w:rsidR="00581908" w:rsidRDefault="00581908">
            <w:pPr>
              <w:pStyle w:val="Bibliografie"/>
              <w:rPr>
                <w:noProof/>
              </w:rPr>
            </w:pPr>
            <w:r w:rsidRPr="00581908">
              <w:rPr>
                <w:noProof/>
                <w:lang w:val="en-US"/>
              </w:rPr>
              <w:t xml:space="preserve">„Tinytronics,” [Online]. Available: https://ap.lc/3loJv. </w:t>
            </w:r>
            <w:r>
              <w:rPr>
                <w:noProof/>
              </w:rPr>
              <w:t>[Geopend 17 maart 2023].</w:t>
            </w:r>
          </w:p>
        </w:tc>
      </w:tr>
      <w:tr w:rsidR="00581908" w14:paraId="0BEE13E2" w14:textId="77777777">
        <w:trPr>
          <w:divId w:val="284506973"/>
          <w:tblCellSpacing w:w="15" w:type="dxa"/>
        </w:trPr>
        <w:tc>
          <w:tcPr>
            <w:tcW w:w="50" w:type="pct"/>
            <w:hideMark/>
          </w:tcPr>
          <w:p w14:paraId="710F3681" w14:textId="77777777" w:rsidR="00581908" w:rsidRDefault="00581908">
            <w:pPr>
              <w:pStyle w:val="Bibliografie"/>
              <w:rPr>
                <w:noProof/>
                <w:lang w:val="nl-NL"/>
              </w:rPr>
            </w:pPr>
            <w:r>
              <w:rPr>
                <w:noProof/>
                <w:lang w:val="nl-NL"/>
              </w:rPr>
              <w:t xml:space="preserve">[5] </w:t>
            </w:r>
          </w:p>
        </w:tc>
        <w:tc>
          <w:tcPr>
            <w:tcW w:w="0" w:type="auto"/>
            <w:hideMark/>
          </w:tcPr>
          <w:p w14:paraId="6FAAF10B" w14:textId="77777777" w:rsidR="00581908" w:rsidRDefault="00581908">
            <w:pPr>
              <w:pStyle w:val="Bibliografie"/>
              <w:rPr>
                <w:noProof/>
                <w:lang w:val="nl-NL"/>
              </w:rPr>
            </w:pPr>
            <w:r>
              <w:rPr>
                <w:noProof/>
                <w:lang w:val="nl-NL"/>
              </w:rPr>
              <w:t>„Conrad,” [Online]. Available: https://ap.lc/pZaYL. [Geopend 17 maart 2023].</w:t>
            </w:r>
          </w:p>
        </w:tc>
      </w:tr>
      <w:tr w:rsidR="00581908" w14:paraId="4C8888BB" w14:textId="77777777">
        <w:trPr>
          <w:divId w:val="284506973"/>
          <w:tblCellSpacing w:w="15" w:type="dxa"/>
        </w:trPr>
        <w:tc>
          <w:tcPr>
            <w:tcW w:w="50" w:type="pct"/>
            <w:hideMark/>
          </w:tcPr>
          <w:p w14:paraId="477D7355" w14:textId="77777777" w:rsidR="00581908" w:rsidRDefault="00581908">
            <w:pPr>
              <w:pStyle w:val="Bibliografie"/>
              <w:rPr>
                <w:noProof/>
                <w:lang w:val="nl-NL"/>
              </w:rPr>
            </w:pPr>
            <w:r>
              <w:rPr>
                <w:noProof/>
                <w:lang w:val="nl-NL"/>
              </w:rPr>
              <w:t xml:space="preserve">[6] </w:t>
            </w:r>
          </w:p>
        </w:tc>
        <w:tc>
          <w:tcPr>
            <w:tcW w:w="0" w:type="auto"/>
            <w:hideMark/>
          </w:tcPr>
          <w:p w14:paraId="32BE607E" w14:textId="77777777" w:rsidR="00581908" w:rsidRDefault="00581908">
            <w:pPr>
              <w:pStyle w:val="Bibliografie"/>
              <w:rPr>
                <w:noProof/>
                <w:lang w:val="nl-NL"/>
              </w:rPr>
            </w:pPr>
            <w:r>
              <w:rPr>
                <w:noProof/>
                <w:lang w:val="nl-NL"/>
              </w:rPr>
              <w:t>„Arduino,” [Online]. Available: https://ap.lc/OHA2n. [Geopend 18 maart 2023].</w:t>
            </w:r>
          </w:p>
        </w:tc>
      </w:tr>
      <w:tr w:rsidR="00581908" w14:paraId="6DB2FA91" w14:textId="77777777">
        <w:trPr>
          <w:divId w:val="284506973"/>
          <w:tblCellSpacing w:w="15" w:type="dxa"/>
        </w:trPr>
        <w:tc>
          <w:tcPr>
            <w:tcW w:w="50" w:type="pct"/>
            <w:hideMark/>
          </w:tcPr>
          <w:p w14:paraId="2CF2484C" w14:textId="77777777" w:rsidR="00581908" w:rsidRDefault="00581908">
            <w:pPr>
              <w:pStyle w:val="Bibliografie"/>
              <w:rPr>
                <w:noProof/>
                <w:lang w:val="nl-NL"/>
              </w:rPr>
            </w:pPr>
            <w:r>
              <w:rPr>
                <w:noProof/>
                <w:lang w:val="nl-NL"/>
              </w:rPr>
              <w:t xml:space="preserve">[7] </w:t>
            </w:r>
          </w:p>
        </w:tc>
        <w:tc>
          <w:tcPr>
            <w:tcW w:w="0" w:type="auto"/>
            <w:hideMark/>
          </w:tcPr>
          <w:p w14:paraId="65CC67B2" w14:textId="77777777" w:rsidR="00581908" w:rsidRDefault="00581908">
            <w:pPr>
              <w:pStyle w:val="Bibliografie"/>
              <w:rPr>
                <w:noProof/>
                <w:lang w:val="nl-NL"/>
              </w:rPr>
            </w:pPr>
            <w:r w:rsidRPr="00581908">
              <w:rPr>
                <w:noProof/>
                <w:lang w:val="en-US"/>
              </w:rPr>
              <w:t xml:space="preserve">„Tinytronics,” [Online]. Available: https://ap.lc/gQWu6. </w:t>
            </w:r>
            <w:r>
              <w:rPr>
                <w:noProof/>
                <w:lang w:val="nl-NL"/>
              </w:rPr>
              <w:t>[Geopend 18 maart 2023].</w:t>
            </w:r>
          </w:p>
        </w:tc>
      </w:tr>
      <w:tr w:rsidR="00581908" w14:paraId="6FC08386" w14:textId="77777777">
        <w:trPr>
          <w:divId w:val="284506973"/>
          <w:tblCellSpacing w:w="15" w:type="dxa"/>
        </w:trPr>
        <w:tc>
          <w:tcPr>
            <w:tcW w:w="50" w:type="pct"/>
            <w:hideMark/>
          </w:tcPr>
          <w:p w14:paraId="064383E4" w14:textId="77777777" w:rsidR="00581908" w:rsidRDefault="00581908">
            <w:pPr>
              <w:pStyle w:val="Bibliografie"/>
              <w:rPr>
                <w:noProof/>
              </w:rPr>
            </w:pPr>
            <w:r>
              <w:rPr>
                <w:noProof/>
              </w:rPr>
              <w:t xml:space="preserve">[8] </w:t>
            </w:r>
          </w:p>
        </w:tc>
        <w:tc>
          <w:tcPr>
            <w:tcW w:w="0" w:type="auto"/>
            <w:hideMark/>
          </w:tcPr>
          <w:p w14:paraId="67277501" w14:textId="77777777" w:rsidR="00581908" w:rsidRDefault="00581908">
            <w:pPr>
              <w:pStyle w:val="Bibliografie"/>
              <w:rPr>
                <w:noProof/>
              </w:rPr>
            </w:pPr>
            <w:r w:rsidRPr="00581908">
              <w:rPr>
                <w:noProof/>
                <w:lang w:val="en-US"/>
              </w:rPr>
              <w:t xml:space="preserve">„Digikey,” [Online]. Available: https://ap.lc/i7Pd2. </w:t>
            </w:r>
            <w:r>
              <w:rPr>
                <w:noProof/>
              </w:rPr>
              <w:t>[Geopend 20 maart 2023].</w:t>
            </w:r>
          </w:p>
        </w:tc>
      </w:tr>
      <w:tr w:rsidR="00581908" w14:paraId="3DFCF7C6" w14:textId="77777777">
        <w:trPr>
          <w:divId w:val="284506973"/>
          <w:tblCellSpacing w:w="15" w:type="dxa"/>
        </w:trPr>
        <w:tc>
          <w:tcPr>
            <w:tcW w:w="50" w:type="pct"/>
            <w:hideMark/>
          </w:tcPr>
          <w:p w14:paraId="4782958E" w14:textId="77777777" w:rsidR="00581908" w:rsidRDefault="00581908">
            <w:pPr>
              <w:pStyle w:val="Bibliografie"/>
              <w:rPr>
                <w:noProof/>
              </w:rPr>
            </w:pPr>
            <w:r>
              <w:rPr>
                <w:noProof/>
              </w:rPr>
              <w:t xml:space="preserve">[9] </w:t>
            </w:r>
          </w:p>
        </w:tc>
        <w:tc>
          <w:tcPr>
            <w:tcW w:w="0" w:type="auto"/>
            <w:hideMark/>
          </w:tcPr>
          <w:p w14:paraId="77B03562" w14:textId="77777777" w:rsidR="00581908" w:rsidRDefault="00581908">
            <w:pPr>
              <w:pStyle w:val="Bibliografie"/>
              <w:rPr>
                <w:noProof/>
              </w:rPr>
            </w:pPr>
            <w:r w:rsidRPr="00581908">
              <w:rPr>
                <w:noProof/>
                <w:lang w:val="en-US"/>
              </w:rPr>
              <w:t xml:space="preserve">C. B.-S. 4. Chindi.ap, „Arrow,” 2018 november 19. </w:t>
            </w:r>
            <w:r w:rsidRPr="00581908">
              <w:rPr>
                <w:noProof/>
                <w:lang w:val="fr-BE"/>
              </w:rPr>
              <w:t xml:space="preserve">[Online]. Available: https://ap.lc/Hhr6j. </w:t>
            </w:r>
            <w:r>
              <w:rPr>
                <w:noProof/>
              </w:rPr>
              <w:t>[Geopend 2023 maart 28].</w:t>
            </w:r>
          </w:p>
        </w:tc>
      </w:tr>
      <w:tr w:rsidR="00581908" w14:paraId="7CC2027A" w14:textId="77777777">
        <w:trPr>
          <w:divId w:val="284506973"/>
          <w:tblCellSpacing w:w="15" w:type="dxa"/>
        </w:trPr>
        <w:tc>
          <w:tcPr>
            <w:tcW w:w="50" w:type="pct"/>
            <w:hideMark/>
          </w:tcPr>
          <w:p w14:paraId="2CBA347B" w14:textId="77777777" w:rsidR="00581908" w:rsidRDefault="00581908">
            <w:pPr>
              <w:pStyle w:val="Bibliografie"/>
              <w:rPr>
                <w:noProof/>
              </w:rPr>
            </w:pPr>
            <w:r>
              <w:rPr>
                <w:noProof/>
              </w:rPr>
              <w:t xml:space="preserve">[10] </w:t>
            </w:r>
          </w:p>
        </w:tc>
        <w:tc>
          <w:tcPr>
            <w:tcW w:w="0" w:type="auto"/>
            <w:hideMark/>
          </w:tcPr>
          <w:p w14:paraId="7E7C2C72" w14:textId="77777777" w:rsidR="00581908" w:rsidRDefault="00581908">
            <w:pPr>
              <w:pStyle w:val="Bibliografie"/>
              <w:rPr>
                <w:noProof/>
              </w:rPr>
            </w:pPr>
            <w:r>
              <w:rPr>
                <w:noProof/>
              </w:rPr>
              <w:t>„Mouser,” STMicroelectronics, 2021. [Online]. Available: https://ap.lc/08Oq4. [Geopend 20 maart 2023].</w:t>
            </w:r>
          </w:p>
        </w:tc>
      </w:tr>
      <w:tr w:rsidR="00581908" w:rsidRPr="00581908" w14:paraId="2507047E" w14:textId="77777777">
        <w:trPr>
          <w:divId w:val="284506973"/>
          <w:tblCellSpacing w:w="15" w:type="dxa"/>
        </w:trPr>
        <w:tc>
          <w:tcPr>
            <w:tcW w:w="50" w:type="pct"/>
            <w:hideMark/>
          </w:tcPr>
          <w:p w14:paraId="39E60645" w14:textId="77777777" w:rsidR="00581908" w:rsidRDefault="00581908">
            <w:pPr>
              <w:pStyle w:val="Bibliografie"/>
              <w:rPr>
                <w:noProof/>
              </w:rPr>
            </w:pPr>
            <w:r>
              <w:rPr>
                <w:noProof/>
              </w:rPr>
              <w:t xml:space="preserve">[11] </w:t>
            </w:r>
          </w:p>
        </w:tc>
        <w:tc>
          <w:tcPr>
            <w:tcW w:w="0" w:type="auto"/>
            <w:hideMark/>
          </w:tcPr>
          <w:p w14:paraId="488B59F6" w14:textId="77777777" w:rsidR="00581908" w:rsidRPr="00581908" w:rsidRDefault="00581908">
            <w:pPr>
              <w:pStyle w:val="Bibliografie"/>
              <w:rPr>
                <w:noProof/>
                <w:lang w:val="en-US"/>
              </w:rPr>
            </w:pPr>
            <w:r w:rsidRPr="00581908">
              <w:rPr>
                <w:noProof/>
                <w:lang w:val="en-US"/>
              </w:rPr>
              <w:t>„Mchobby,” [Online]. Available: https://ap.lc/jClrO. [Geopend 17 maart 2023].</w:t>
            </w:r>
          </w:p>
        </w:tc>
      </w:tr>
      <w:tr w:rsidR="00581908" w14:paraId="48D49BC0" w14:textId="77777777">
        <w:trPr>
          <w:divId w:val="284506973"/>
          <w:tblCellSpacing w:w="15" w:type="dxa"/>
        </w:trPr>
        <w:tc>
          <w:tcPr>
            <w:tcW w:w="50" w:type="pct"/>
            <w:hideMark/>
          </w:tcPr>
          <w:p w14:paraId="19440C40" w14:textId="77777777" w:rsidR="00581908" w:rsidRDefault="00581908">
            <w:pPr>
              <w:pStyle w:val="Bibliografie"/>
              <w:rPr>
                <w:noProof/>
              </w:rPr>
            </w:pPr>
            <w:r>
              <w:rPr>
                <w:noProof/>
              </w:rPr>
              <w:t xml:space="preserve">[12] </w:t>
            </w:r>
          </w:p>
        </w:tc>
        <w:tc>
          <w:tcPr>
            <w:tcW w:w="0" w:type="auto"/>
            <w:hideMark/>
          </w:tcPr>
          <w:p w14:paraId="6296A8BF" w14:textId="77777777" w:rsidR="00581908" w:rsidRDefault="00581908">
            <w:pPr>
              <w:pStyle w:val="Bibliografie"/>
              <w:rPr>
                <w:noProof/>
              </w:rPr>
            </w:pPr>
            <w:r w:rsidRPr="00581908">
              <w:rPr>
                <w:noProof/>
                <w:lang w:val="en-US"/>
              </w:rPr>
              <w:t xml:space="preserve">M. K. C. G. M. Dhruti Ranjan Gaan, „semanticscholar,” 2017. </w:t>
            </w:r>
            <w:r w:rsidRPr="00581908">
              <w:rPr>
                <w:noProof/>
                <w:lang w:val="fr-BE"/>
              </w:rPr>
              <w:t xml:space="preserve">[Online]. Available: https://ap.lc/3FZnb. </w:t>
            </w:r>
            <w:r>
              <w:rPr>
                <w:noProof/>
              </w:rPr>
              <w:t>[Geopend 2023 maart 28].</w:t>
            </w:r>
          </w:p>
        </w:tc>
      </w:tr>
      <w:tr w:rsidR="00581908" w14:paraId="119DF984" w14:textId="77777777">
        <w:trPr>
          <w:divId w:val="284506973"/>
          <w:tblCellSpacing w:w="15" w:type="dxa"/>
        </w:trPr>
        <w:tc>
          <w:tcPr>
            <w:tcW w:w="50" w:type="pct"/>
            <w:hideMark/>
          </w:tcPr>
          <w:p w14:paraId="1F67F1F7" w14:textId="77777777" w:rsidR="00581908" w:rsidRDefault="00581908">
            <w:pPr>
              <w:pStyle w:val="Bibliografie"/>
              <w:rPr>
                <w:noProof/>
              </w:rPr>
            </w:pPr>
            <w:r>
              <w:rPr>
                <w:noProof/>
              </w:rPr>
              <w:t xml:space="preserve">[13] </w:t>
            </w:r>
          </w:p>
        </w:tc>
        <w:tc>
          <w:tcPr>
            <w:tcW w:w="0" w:type="auto"/>
            <w:hideMark/>
          </w:tcPr>
          <w:p w14:paraId="71BA42B4" w14:textId="77777777" w:rsidR="00581908" w:rsidRDefault="00581908">
            <w:pPr>
              <w:pStyle w:val="Bibliografie"/>
              <w:rPr>
                <w:noProof/>
              </w:rPr>
            </w:pPr>
            <w:r w:rsidRPr="00581908">
              <w:rPr>
                <w:noProof/>
                <w:lang w:val="en-US"/>
              </w:rPr>
              <w:t xml:space="preserve">„Alldatasheet,” [Online]. Available: https://ap.lc/CW7Hs. </w:t>
            </w:r>
            <w:r>
              <w:rPr>
                <w:noProof/>
              </w:rPr>
              <w:t>[Geopend 17 maart 2023].</w:t>
            </w:r>
          </w:p>
        </w:tc>
      </w:tr>
      <w:tr w:rsidR="00581908" w14:paraId="5BF35184" w14:textId="77777777">
        <w:trPr>
          <w:divId w:val="284506973"/>
          <w:tblCellSpacing w:w="15" w:type="dxa"/>
        </w:trPr>
        <w:tc>
          <w:tcPr>
            <w:tcW w:w="50" w:type="pct"/>
            <w:hideMark/>
          </w:tcPr>
          <w:p w14:paraId="7479F5D2" w14:textId="77777777" w:rsidR="00581908" w:rsidRDefault="00581908">
            <w:pPr>
              <w:pStyle w:val="Bibliografie"/>
              <w:rPr>
                <w:noProof/>
              </w:rPr>
            </w:pPr>
            <w:r>
              <w:rPr>
                <w:noProof/>
              </w:rPr>
              <w:t xml:space="preserve">[14] </w:t>
            </w:r>
          </w:p>
        </w:tc>
        <w:tc>
          <w:tcPr>
            <w:tcW w:w="0" w:type="auto"/>
            <w:hideMark/>
          </w:tcPr>
          <w:p w14:paraId="05D87453" w14:textId="77777777" w:rsidR="00581908" w:rsidRDefault="00581908">
            <w:pPr>
              <w:pStyle w:val="Bibliografie"/>
              <w:rPr>
                <w:noProof/>
              </w:rPr>
            </w:pPr>
            <w:r w:rsidRPr="00581908">
              <w:rPr>
                <w:noProof/>
                <w:lang w:val="en-US"/>
              </w:rPr>
              <w:t xml:space="preserve">„Robotic arms,” [Online]. Available: https://ap.lc/cL01R. </w:t>
            </w:r>
            <w:r>
              <w:rPr>
                <w:noProof/>
              </w:rPr>
              <w:t>[Geopend 21 maart 2023].</w:t>
            </w:r>
          </w:p>
        </w:tc>
      </w:tr>
      <w:tr w:rsidR="00581908" w14:paraId="7AEFC482" w14:textId="77777777">
        <w:trPr>
          <w:divId w:val="284506973"/>
          <w:tblCellSpacing w:w="15" w:type="dxa"/>
        </w:trPr>
        <w:tc>
          <w:tcPr>
            <w:tcW w:w="50" w:type="pct"/>
            <w:hideMark/>
          </w:tcPr>
          <w:p w14:paraId="208B2C17" w14:textId="77777777" w:rsidR="00581908" w:rsidRDefault="00581908">
            <w:pPr>
              <w:pStyle w:val="Bibliografie"/>
              <w:rPr>
                <w:noProof/>
              </w:rPr>
            </w:pPr>
            <w:r>
              <w:rPr>
                <w:noProof/>
              </w:rPr>
              <w:t xml:space="preserve">[15] </w:t>
            </w:r>
          </w:p>
        </w:tc>
        <w:tc>
          <w:tcPr>
            <w:tcW w:w="0" w:type="auto"/>
            <w:hideMark/>
          </w:tcPr>
          <w:p w14:paraId="162740DB" w14:textId="77777777" w:rsidR="00581908" w:rsidRDefault="00581908">
            <w:pPr>
              <w:pStyle w:val="Bibliografie"/>
              <w:rPr>
                <w:noProof/>
              </w:rPr>
            </w:pPr>
            <w:r w:rsidRPr="00581908">
              <w:rPr>
                <w:noProof/>
                <w:lang w:val="en-US"/>
              </w:rPr>
              <w:t xml:space="preserve">R. Vaughn, „Machinedesign,” Machinedesign, 2 december 2013. </w:t>
            </w:r>
            <w:r w:rsidRPr="00581908">
              <w:rPr>
                <w:noProof/>
                <w:lang w:val="fr-BE"/>
              </w:rPr>
              <w:t xml:space="preserve">[Online]. Available: https://ap.lc/Xp3Y1. </w:t>
            </w:r>
            <w:r>
              <w:rPr>
                <w:noProof/>
              </w:rPr>
              <w:t>[Geopend 21 maart 2023].</w:t>
            </w:r>
          </w:p>
        </w:tc>
      </w:tr>
      <w:tr w:rsidR="00581908" w14:paraId="4A22CB3A" w14:textId="77777777">
        <w:trPr>
          <w:divId w:val="284506973"/>
          <w:tblCellSpacing w:w="15" w:type="dxa"/>
        </w:trPr>
        <w:tc>
          <w:tcPr>
            <w:tcW w:w="50" w:type="pct"/>
            <w:hideMark/>
          </w:tcPr>
          <w:p w14:paraId="5B529CD8" w14:textId="77777777" w:rsidR="00581908" w:rsidRDefault="00581908">
            <w:pPr>
              <w:pStyle w:val="Bibliografie"/>
              <w:rPr>
                <w:noProof/>
              </w:rPr>
            </w:pPr>
            <w:r>
              <w:rPr>
                <w:noProof/>
              </w:rPr>
              <w:lastRenderedPageBreak/>
              <w:t xml:space="preserve">[16] </w:t>
            </w:r>
          </w:p>
        </w:tc>
        <w:tc>
          <w:tcPr>
            <w:tcW w:w="0" w:type="auto"/>
            <w:hideMark/>
          </w:tcPr>
          <w:p w14:paraId="0B5800C9" w14:textId="77777777" w:rsidR="00581908" w:rsidRDefault="00581908">
            <w:pPr>
              <w:pStyle w:val="Bibliografie"/>
              <w:rPr>
                <w:noProof/>
              </w:rPr>
            </w:pPr>
            <w:r w:rsidRPr="00581908">
              <w:rPr>
                <w:noProof/>
                <w:lang w:val="en-US"/>
              </w:rPr>
              <w:t xml:space="preserve">„Go to shoping,” [Online]. Available: https://ap.lc/ZoN4D. </w:t>
            </w:r>
            <w:r>
              <w:rPr>
                <w:noProof/>
              </w:rPr>
              <w:t>[Geopend 21 maart 2023].</w:t>
            </w:r>
          </w:p>
        </w:tc>
      </w:tr>
      <w:tr w:rsidR="00581908" w14:paraId="30112C6A" w14:textId="77777777">
        <w:trPr>
          <w:divId w:val="284506973"/>
          <w:tblCellSpacing w:w="15" w:type="dxa"/>
        </w:trPr>
        <w:tc>
          <w:tcPr>
            <w:tcW w:w="50" w:type="pct"/>
            <w:hideMark/>
          </w:tcPr>
          <w:p w14:paraId="33DB505B" w14:textId="77777777" w:rsidR="00581908" w:rsidRDefault="00581908">
            <w:pPr>
              <w:pStyle w:val="Bibliografie"/>
              <w:rPr>
                <w:noProof/>
              </w:rPr>
            </w:pPr>
            <w:r>
              <w:rPr>
                <w:noProof/>
              </w:rPr>
              <w:t xml:space="preserve">[17] </w:t>
            </w:r>
          </w:p>
        </w:tc>
        <w:tc>
          <w:tcPr>
            <w:tcW w:w="0" w:type="auto"/>
            <w:hideMark/>
          </w:tcPr>
          <w:p w14:paraId="7FA67631" w14:textId="77777777" w:rsidR="00581908" w:rsidRDefault="00581908">
            <w:pPr>
              <w:pStyle w:val="Bibliografie"/>
              <w:rPr>
                <w:noProof/>
              </w:rPr>
            </w:pPr>
            <w:r w:rsidRPr="00581908">
              <w:rPr>
                <w:noProof/>
                <w:lang w:val="fr-BE"/>
              </w:rPr>
              <w:t xml:space="preserve">M. Claussen, „Elektormagazine,” Elektormagazine, 12 juli 2022. [Online]. Available: https://ap.lc/lHw1e. </w:t>
            </w:r>
            <w:r>
              <w:rPr>
                <w:noProof/>
              </w:rPr>
              <w:t>[Geopend 21 maart 2023].</w:t>
            </w:r>
          </w:p>
        </w:tc>
      </w:tr>
      <w:tr w:rsidR="00581908" w14:paraId="0FA5618F" w14:textId="77777777">
        <w:trPr>
          <w:divId w:val="284506973"/>
          <w:tblCellSpacing w:w="15" w:type="dxa"/>
        </w:trPr>
        <w:tc>
          <w:tcPr>
            <w:tcW w:w="50" w:type="pct"/>
            <w:hideMark/>
          </w:tcPr>
          <w:p w14:paraId="1DE1A6AB" w14:textId="77777777" w:rsidR="00581908" w:rsidRDefault="00581908">
            <w:pPr>
              <w:pStyle w:val="Bibliografie"/>
              <w:rPr>
                <w:noProof/>
              </w:rPr>
            </w:pPr>
            <w:r>
              <w:rPr>
                <w:noProof/>
              </w:rPr>
              <w:t xml:space="preserve">[18] </w:t>
            </w:r>
          </w:p>
        </w:tc>
        <w:tc>
          <w:tcPr>
            <w:tcW w:w="0" w:type="auto"/>
            <w:hideMark/>
          </w:tcPr>
          <w:p w14:paraId="74C39E86" w14:textId="77777777" w:rsidR="00581908" w:rsidRDefault="00581908">
            <w:pPr>
              <w:pStyle w:val="Bibliografie"/>
              <w:rPr>
                <w:noProof/>
              </w:rPr>
            </w:pPr>
            <w:r>
              <w:rPr>
                <w:noProof/>
              </w:rPr>
              <w:t>„Kuka,” Kuka, [Online]. Available: https://ap.lc/gyjYQ. [Geopend 21 maart 2023].</w:t>
            </w:r>
          </w:p>
        </w:tc>
      </w:tr>
      <w:tr w:rsidR="00581908" w14:paraId="6033B75E" w14:textId="77777777">
        <w:trPr>
          <w:divId w:val="284506973"/>
          <w:tblCellSpacing w:w="15" w:type="dxa"/>
        </w:trPr>
        <w:tc>
          <w:tcPr>
            <w:tcW w:w="50" w:type="pct"/>
            <w:hideMark/>
          </w:tcPr>
          <w:p w14:paraId="569C6D8F" w14:textId="77777777" w:rsidR="00581908" w:rsidRDefault="00581908">
            <w:pPr>
              <w:pStyle w:val="Bibliografie"/>
              <w:rPr>
                <w:noProof/>
              </w:rPr>
            </w:pPr>
            <w:r>
              <w:rPr>
                <w:noProof/>
              </w:rPr>
              <w:t xml:space="preserve">[19] </w:t>
            </w:r>
          </w:p>
        </w:tc>
        <w:tc>
          <w:tcPr>
            <w:tcW w:w="0" w:type="auto"/>
            <w:hideMark/>
          </w:tcPr>
          <w:p w14:paraId="4A23F325" w14:textId="77777777" w:rsidR="00581908" w:rsidRDefault="00581908">
            <w:pPr>
              <w:pStyle w:val="Bibliografie"/>
              <w:rPr>
                <w:noProof/>
              </w:rPr>
            </w:pPr>
            <w:r w:rsidRPr="00581908">
              <w:rPr>
                <w:noProof/>
                <w:lang w:val="en-US"/>
              </w:rPr>
              <w:t xml:space="preserve">T. Nardi, „Hackaday,” Hackaday, 19 oktober 2020. </w:t>
            </w:r>
            <w:r w:rsidRPr="00581908">
              <w:rPr>
                <w:noProof/>
                <w:lang w:val="fr-BE"/>
              </w:rPr>
              <w:t xml:space="preserve">[Online]. Available: https://ap.lc/UFSXb. </w:t>
            </w:r>
            <w:r>
              <w:rPr>
                <w:noProof/>
              </w:rPr>
              <w:t>[Geopend 21 maat 2023].</w:t>
            </w:r>
          </w:p>
        </w:tc>
      </w:tr>
      <w:tr w:rsidR="00581908" w14:paraId="5D3E3704" w14:textId="77777777">
        <w:trPr>
          <w:divId w:val="284506973"/>
          <w:tblCellSpacing w:w="15" w:type="dxa"/>
        </w:trPr>
        <w:tc>
          <w:tcPr>
            <w:tcW w:w="50" w:type="pct"/>
            <w:hideMark/>
          </w:tcPr>
          <w:p w14:paraId="3B0E84B0" w14:textId="77777777" w:rsidR="00581908" w:rsidRDefault="00581908">
            <w:pPr>
              <w:pStyle w:val="Bibliografie"/>
              <w:rPr>
                <w:noProof/>
              </w:rPr>
            </w:pPr>
            <w:r>
              <w:rPr>
                <w:noProof/>
              </w:rPr>
              <w:t xml:space="preserve">[20] </w:t>
            </w:r>
          </w:p>
        </w:tc>
        <w:tc>
          <w:tcPr>
            <w:tcW w:w="0" w:type="auto"/>
            <w:hideMark/>
          </w:tcPr>
          <w:p w14:paraId="37053139" w14:textId="77777777" w:rsidR="00581908" w:rsidRDefault="00581908">
            <w:pPr>
              <w:pStyle w:val="Bibliografie"/>
              <w:rPr>
                <w:noProof/>
              </w:rPr>
            </w:pPr>
            <w:r w:rsidRPr="00581908">
              <w:rPr>
                <w:noProof/>
                <w:lang w:val="fr-BE"/>
              </w:rPr>
              <w:t xml:space="preserve">G. Klop, „Pure.tue,” Tue, 1992 januari 01. [Online]. Available: https://ap.lc/0subo. </w:t>
            </w:r>
            <w:r>
              <w:rPr>
                <w:noProof/>
              </w:rPr>
              <w:t>[Geopend 2023 maart 29].</w:t>
            </w:r>
          </w:p>
        </w:tc>
      </w:tr>
      <w:tr w:rsidR="00581908" w14:paraId="16407224" w14:textId="77777777">
        <w:trPr>
          <w:divId w:val="284506973"/>
          <w:tblCellSpacing w:w="15" w:type="dxa"/>
        </w:trPr>
        <w:tc>
          <w:tcPr>
            <w:tcW w:w="50" w:type="pct"/>
            <w:hideMark/>
          </w:tcPr>
          <w:p w14:paraId="36D17017" w14:textId="77777777" w:rsidR="00581908" w:rsidRDefault="00581908">
            <w:pPr>
              <w:pStyle w:val="Bibliografie"/>
              <w:rPr>
                <w:noProof/>
              </w:rPr>
            </w:pPr>
            <w:r>
              <w:rPr>
                <w:noProof/>
              </w:rPr>
              <w:t xml:space="preserve">[21] </w:t>
            </w:r>
          </w:p>
        </w:tc>
        <w:tc>
          <w:tcPr>
            <w:tcW w:w="0" w:type="auto"/>
            <w:hideMark/>
          </w:tcPr>
          <w:p w14:paraId="1BC601D1" w14:textId="77777777" w:rsidR="00581908" w:rsidRDefault="00581908">
            <w:pPr>
              <w:pStyle w:val="Bibliografie"/>
              <w:rPr>
                <w:noProof/>
              </w:rPr>
            </w:pPr>
            <w:r w:rsidRPr="00581908">
              <w:rPr>
                <w:noProof/>
                <w:lang w:val="fr-BE"/>
              </w:rPr>
              <w:t xml:space="preserve">Y. YAKIMOVA, „Europees parlement,” Europees parlement, 07 juni 2022. </w:t>
            </w:r>
            <w:r>
              <w:rPr>
                <w:noProof/>
              </w:rPr>
              <w:t>[Online]. Available: https://ap.lc/BxmRq. [Geopend 20 maart 2023].</w:t>
            </w:r>
          </w:p>
        </w:tc>
      </w:tr>
      <w:tr w:rsidR="00581908" w14:paraId="35CE6A32" w14:textId="77777777">
        <w:trPr>
          <w:divId w:val="284506973"/>
          <w:tblCellSpacing w:w="15" w:type="dxa"/>
        </w:trPr>
        <w:tc>
          <w:tcPr>
            <w:tcW w:w="50" w:type="pct"/>
            <w:hideMark/>
          </w:tcPr>
          <w:p w14:paraId="41677FEE" w14:textId="77777777" w:rsidR="00581908" w:rsidRDefault="00581908">
            <w:pPr>
              <w:pStyle w:val="Bibliografie"/>
              <w:rPr>
                <w:noProof/>
              </w:rPr>
            </w:pPr>
            <w:r>
              <w:rPr>
                <w:noProof/>
              </w:rPr>
              <w:t xml:space="preserve">[22] </w:t>
            </w:r>
          </w:p>
        </w:tc>
        <w:tc>
          <w:tcPr>
            <w:tcW w:w="0" w:type="auto"/>
            <w:hideMark/>
          </w:tcPr>
          <w:p w14:paraId="3AA3B7C9" w14:textId="77777777" w:rsidR="00581908" w:rsidRDefault="00581908">
            <w:pPr>
              <w:pStyle w:val="Bibliografie"/>
              <w:rPr>
                <w:noProof/>
              </w:rPr>
            </w:pPr>
            <w:r w:rsidRPr="00581908">
              <w:rPr>
                <w:noProof/>
                <w:lang w:val="en-US"/>
              </w:rPr>
              <w:t xml:space="preserve">„almotion,” almotion, [Online]. Available: https://ap.lc/amwzP. </w:t>
            </w:r>
            <w:r>
              <w:rPr>
                <w:noProof/>
              </w:rPr>
              <w:t>[Geopend 2023 maart 28].</w:t>
            </w:r>
          </w:p>
        </w:tc>
      </w:tr>
      <w:tr w:rsidR="00581908" w14:paraId="5298F4BD" w14:textId="77777777">
        <w:trPr>
          <w:divId w:val="284506973"/>
          <w:tblCellSpacing w:w="15" w:type="dxa"/>
        </w:trPr>
        <w:tc>
          <w:tcPr>
            <w:tcW w:w="50" w:type="pct"/>
            <w:hideMark/>
          </w:tcPr>
          <w:p w14:paraId="4ACCC147" w14:textId="77777777" w:rsidR="00581908" w:rsidRDefault="00581908">
            <w:pPr>
              <w:pStyle w:val="Bibliografie"/>
              <w:rPr>
                <w:noProof/>
              </w:rPr>
            </w:pPr>
            <w:r>
              <w:rPr>
                <w:noProof/>
              </w:rPr>
              <w:t xml:space="preserve">[23] </w:t>
            </w:r>
          </w:p>
        </w:tc>
        <w:tc>
          <w:tcPr>
            <w:tcW w:w="0" w:type="auto"/>
            <w:hideMark/>
          </w:tcPr>
          <w:p w14:paraId="2C1F94B7" w14:textId="77777777" w:rsidR="00581908" w:rsidRDefault="00581908">
            <w:pPr>
              <w:pStyle w:val="Bibliografie"/>
              <w:rPr>
                <w:noProof/>
              </w:rPr>
            </w:pPr>
            <w:r>
              <w:rPr>
                <w:noProof/>
              </w:rPr>
              <w:t>„zvstechniek,” zvstechniek, [Online]. Available: https://ap.lc/gdEbe. [Geopend 2023 maart 28].</w:t>
            </w:r>
          </w:p>
        </w:tc>
      </w:tr>
    </w:tbl>
    <w:p w14:paraId="50F1E2B5" w14:textId="77777777" w:rsidR="00581908" w:rsidRDefault="00581908">
      <w:pPr>
        <w:divId w:val="284506973"/>
        <w:rPr>
          <w:rFonts w:eastAsia="Times New Roman"/>
          <w:noProof/>
        </w:rPr>
      </w:pPr>
    </w:p>
    <w:p w14:paraId="7C6E4F73" w14:textId="201C8F7C" w:rsidR="00A90F87" w:rsidRPr="00A90F87" w:rsidRDefault="0055345B" w:rsidP="003A5055">
      <w:pPr>
        <w:pStyle w:val="Geenafstand"/>
        <w:rPr>
          <w:lang w:val="en-US"/>
        </w:rPr>
        <w:sectPr w:rsidR="00A90F87" w:rsidRPr="00A90F87" w:rsidSect="00995550">
          <w:pgSz w:w="11906" w:h="16838"/>
          <w:pgMar w:top="1417" w:right="1417" w:bottom="1417" w:left="1417" w:header="708" w:footer="708" w:gutter="0"/>
          <w:cols w:space="708"/>
          <w:titlePg/>
          <w:docGrid w:linePitch="360"/>
        </w:sectPr>
      </w:pPr>
      <w:r>
        <w:rPr>
          <w:lang w:val="en-US"/>
        </w:rPr>
        <w:fldChar w:fldCharType="end"/>
      </w:r>
    </w:p>
    <w:p w14:paraId="489C5A84" w14:textId="3EC15EE5" w:rsidR="000172BD" w:rsidRDefault="00867C8D" w:rsidP="000172BD">
      <w:pPr>
        <w:pStyle w:val="Geenafstand"/>
        <w:rPr>
          <w:lang w:val="nl-NL"/>
        </w:rPr>
      </w:pPr>
      <w:bookmarkStart w:id="90" w:name="_Toc131008968"/>
      <w:r>
        <w:rPr>
          <w:lang w:val="nl-NL"/>
        </w:rPr>
        <w:lastRenderedPageBreak/>
        <w:t>Bijlagenoverzicht</w:t>
      </w:r>
      <w:bookmarkEnd w:id="90"/>
    </w:p>
    <w:p w14:paraId="3A8DDDE4" w14:textId="67D2AD7F" w:rsidR="00DE1120" w:rsidRPr="000172BD" w:rsidRDefault="002032D8" w:rsidP="000172BD">
      <w:pPr>
        <w:pStyle w:val="Bijlagen"/>
        <w:sectPr w:rsidR="00DE1120" w:rsidRPr="000172BD" w:rsidSect="00995550">
          <w:pgSz w:w="11906" w:h="16838"/>
          <w:pgMar w:top="1417" w:right="1417" w:bottom="1417" w:left="1417" w:header="708" w:footer="708" w:gutter="0"/>
          <w:cols w:space="708"/>
          <w:titlePg/>
          <w:docGrid w:linePitch="360"/>
        </w:sectPr>
      </w:pPr>
      <w:bookmarkStart w:id="91" w:name="_Toc131008969"/>
      <w:r w:rsidRPr="00DE4D88">
        <w:t>Bijlage</w:t>
      </w:r>
      <w:r>
        <w:t xml:space="preserve"> 1: Kopieën datasheets</w:t>
      </w:r>
      <w:bookmarkEnd w:id="91"/>
      <w:r w:rsidR="00435E98">
        <w:br/>
      </w:r>
    </w:p>
    <w:p w14:paraId="274E1F91" w14:textId="0E0B0E8C" w:rsidR="00AC49FF" w:rsidRDefault="002032D8" w:rsidP="00056A8F">
      <w:pPr>
        <w:pStyle w:val="Bijlagen"/>
      </w:pPr>
      <w:bookmarkStart w:id="92" w:name="_Toc131008970"/>
      <w:r>
        <w:lastRenderedPageBreak/>
        <w:t>Bijlage 2: Logboek rapporteren</w:t>
      </w:r>
      <w:bookmarkEnd w:id="92"/>
    </w:p>
    <w:p w14:paraId="6A423FEC" w14:textId="77777777" w:rsidR="00B15C92" w:rsidRPr="0024070B" w:rsidRDefault="00B15C92" w:rsidP="00665850">
      <w:pPr>
        <w:rPr>
          <w:b/>
        </w:rPr>
      </w:pPr>
      <w:r w:rsidRPr="111D8A5E">
        <w:rPr>
          <w:b/>
        </w:rPr>
        <w:t>Lesweek 7:</w:t>
      </w:r>
      <w:r>
        <w:tab/>
        <w:t>13/02 – 19/02</w:t>
      </w:r>
    </w:p>
    <w:tbl>
      <w:tblPr>
        <w:tblW w:w="0" w:type="auto"/>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05"/>
        <w:gridCol w:w="3402"/>
        <w:gridCol w:w="7313"/>
      </w:tblGrid>
      <w:tr w:rsidR="00034A6F" w:rsidRPr="00E07440" w14:paraId="5BD69C9F"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A9B39AC" w14:textId="770EB8DC" w:rsidR="00B15C92" w:rsidRPr="00E97D1C" w:rsidRDefault="00B15C92">
            <w:pPr>
              <w:rPr>
                <w:b/>
                <w:bCs/>
                <w:lang w:val="fr-BE"/>
              </w:rPr>
            </w:pPr>
            <w:r w:rsidRPr="00E97D1C">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0003568" w14:textId="77777777" w:rsidR="00B15C92" w:rsidRPr="00E97D1C" w:rsidRDefault="00B15C92">
            <w:pPr>
              <w:rPr>
                <w:b/>
                <w:bCs/>
                <w:lang w:val="fr-BE"/>
              </w:rPr>
            </w:pPr>
            <w:r w:rsidRPr="00E97D1C">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30D99EB" w14:textId="7A0042C7" w:rsidR="00B15C92" w:rsidRPr="00E97D1C" w:rsidRDefault="00B15C92">
            <w:pPr>
              <w:rPr>
                <w:b/>
                <w:bCs/>
                <w:lang w:val="nl-NL"/>
              </w:rPr>
            </w:pPr>
            <w:r w:rsidRPr="00E97D1C">
              <w:rPr>
                <w:b/>
                <w:bCs/>
                <w:lang w:val="nl-NL"/>
              </w:rPr>
              <w:t>Taak (bijv. schrijven klad, verbeteren, volledig herschrijven, nakijken, ...</w:t>
            </w:r>
            <w:r w:rsidR="00E97D1C" w:rsidRPr="00E97D1C">
              <w:rPr>
                <w:b/>
                <w:bCs/>
                <w:lang w:val="nl-NL"/>
              </w:rPr>
              <w:t>)</w:t>
            </w:r>
          </w:p>
        </w:tc>
      </w:tr>
      <w:tr w:rsidR="00034A6F" w:rsidRPr="00E07440" w14:paraId="779FB0DC"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4355A1" w14:textId="77777777" w:rsidR="00B15C92" w:rsidRPr="002E3AE5" w:rsidRDefault="00B15C92">
            <w:pPr>
              <w:rPr>
                <w:lang w:val="fr-BE"/>
              </w:rPr>
            </w:pPr>
            <w:r w:rsidRPr="002E3AE5">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938E178"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62EAC94" w14:textId="77777777" w:rsidR="00B15C92" w:rsidRPr="00EA51B4" w:rsidRDefault="00B15C92">
            <w:pPr>
              <w:rPr>
                <w:lang w:val="nl-NL"/>
              </w:rPr>
            </w:pPr>
            <w:r w:rsidRPr="00E07440">
              <w:rPr>
                <w:lang w:val="nl-NL"/>
              </w:rPr>
              <w:t>Extra informatie vragen om een goed verslag op te stellen.</w:t>
            </w:r>
          </w:p>
        </w:tc>
      </w:tr>
      <w:tr w:rsidR="00034A6F" w:rsidRPr="00E07440" w14:paraId="5570FA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50D4F1" w14:textId="77777777" w:rsidR="00B15C92" w:rsidRPr="002E3AE5" w:rsidRDefault="00B15C92">
            <w:pPr>
              <w:rPr>
                <w:lang w:val="fr-BE"/>
              </w:rPr>
            </w:pPr>
            <w:r w:rsidRPr="002E3AE5">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06067A"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E3369DC" w14:textId="77777777" w:rsidR="00B15C92" w:rsidRPr="00E07440" w:rsidRDefault="00B15C92">
            <w:pPr>
              <w:rPr>
                <w:lang w:val="nl-NL"/>
              </w:rPr>
            </w:pPr>
            <w:r w:rsidRPr="00E07440">
              <w:rPr>
                <w:lang w:val="nl-NL"/>
              </w:rPr>
              <w:t>Extra informatie vragen om een goed verslag op te stellen.</w:t>
            </w:r>
          </w:p>
        </w:tc>
      </w:tr>
      <w:tr w:rsidR="00034A6F" w:rsidRPr="00E07440" w14:paraId="14DE9A9D" w14:textId="77777777" w:rsidTr="004A4E35">
        <w:trPr>
          <w:trHeight w:val="519"/>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41624D" w14:textId="77777777" w:rsidR="00B15C92" w:rsidRPr="002E3AE5" w:rsidRDefault="00B15C92">
            <w:pPr>
              <w:rPr>
                <w:lang w:val="fr-BE"/>
              </w:rPr>
            </w:pPr>
            <w:r w:rsidRPr="002E3AE5">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9651DBB"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326F24" w14:textId="77777777" w:rsidR="00B15C92" w:rsidRPr="00E07440" w:rsidRDefault="00B15C92">
            <w:pPr>
              <w:rPr>
                <w:lang w:val="nl-NL"/>
              </w:rPr>
            </w:pPr>
            <w:r w:rsidRPr="00E07440">
              <w:rPr>
                <w:lang w:val="nl-NL"/>
              </w:rPr>
              <w:t>Extra informatie vragen om een goed verslag op te stellen.</w:t>
            </w:r>
          </w:p>
        </w:tc>
      </w:tr>
      <w:tr w:rsidR="00034A6F" w:rsidRPr="00E07440" w14:paraId="728093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ADE270B" w14:textId="77777777" w:rsidR="00B15C92" w:rsidRPr="002E3AE5" w:rsidRDefault="00B15C92">
            <w:pPr>
              <w:rPr>
                <w:lang w:val="fr-BE"/>
              </w:rPr>
            </w:pPr>
            <w:r w:rsidRPr="002E3AE5">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78C98B3"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CB04B5" w14:textId="77777777" w:rsidR="00B15C92" w:rsidRPr="00E07440" w:rsidRDefault="00B15C92">
            <w:pPr>
              <w:rPr>
                <w:lang w:val="nl-NL"/>
              </w:rPr>
            </w:pPr>
            <w:r w:rsidRPr="00E07440">
              <w:rPr>
                <w:lang w:val="nl-NL"/>
              </w:rPr>
              <w:t>Extra informatie vragen om een goed verslag op te stellen.</w:t>
            </w:r>
          </w:p>
        </w:tc>
      </w:tr>
    </w:tbl>
    <w:p w14:paraId="7C338452" w14:textId="77777777" w:rsidR="004A4E35" w:rsidRDefault="004A4E35" w:rsidP="00665850">
      <w:pPr>
        <w:rPr>
          <w:b/>
        </w:rPr>
        <w:sectPr w:rsidR="004A4E35" w:rsidSect="00641A35">
          <w:footerReference w:type="first" r:id="rId35"/>
          <w:pgSz w:w="16838" w:h="11906" w:orient="landscape"/>
          <w:pgMar w:top="1417" w:right="1417" w:bottom="1417" w:left="1417" w:header="708" w:footer="708" w:gutter="0"/>
          <w:cols w:space="708"/>
          <w:titlePg/>
          <w:docGrid w:linePitch="360"/>
        </w:sectPr>
      </w:pPr>
    </w:p>
    <w:p w14:paraId="49A1F0B6" w14:textId="77777777" w:rsidR="00B15C92" w:rsidRPr="0024070B" w:rsidRDefault="00B15C92" w:rsidP="00665850">
      <w:pPr>
        <w:rPr>
          <w:b/>
        </w:rPr>
      </w:pPr>
      <w:r w:rsidRPr="111D8A5E">
        <w:rPr>
          <w:b/>
        </w:rPr>
        <w:lastRenderedPageBreak/>
        <w:t>Lesweek 8:</w:t>
      </w:r>
      <w:r>
        <w:tab/>
        <w:t>20/02 – 26/02</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4A4E35" w:rsidRPr="00E07440" w14:paraId="53F963F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49C4A42" w14:textId="274344F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D9C581"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F7AC58B" w14:textId="18F91910"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4A4E35" w:rsidRPr="00E07440" w14:paraId="4648015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17D38AD" w14:textId="77777777" w:rsidR="00B15C92" w:rsidRPr="00D00883" w:rsidRDefault="00B15C92">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F409EE"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C2DDB6F" w14:textId="40DC48D9" w:rsidR="00B15C92" w:rsidRPr="00E07440" w:rsidRDefault="00B15C92">
            <w:pPr>
              <w:rPr>
                <w:lang w:val="nl-NL"/>
              </w:rPr>
            </w:pPr>
            <w:r w:rsidRPr="00E07440">
              <w:rPr>
                <w:lang w:val="nl-NL"/>
              </w:rPr>
              <w:t>Brainstormen op papier/</w:t>
            </w:r>
            <w:r w:rsidR="007321C8">
              <w:rPr>
                <w:lang w:val="nl-NL"/>
              </w:rPr>
              <w:t xml:space="preserve"> </w:t>
            </w:r>
            <w:r w:rsidRPr="00E07440">
              <w:rPr>
                <w:lang w:val="nl-NL"/>
              </w:rPr>
              <w:t>digitaal op een tekentablet.</w:t>
            </w:r>
          </w:p>
        </w:tc>
      </w:tr>
      <w:tr w:rsidR="004A4E35" w:rsidRPr="00E07440" w14:paraId="03951CBA"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688CDF"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F1232C"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9DF38DB" w14:textId="77777777" w:rsidR="00B15C92" w:rsidRPr="00E07440" w:rsidRDefault="00B15C92">
            <w:pPr>
              <w:rPr>
                <w:lang w:val="nl-NL"/>
              </w:rPr>
            </w:pPr>
            <w:r w:rsidRPr="00E07440">
              <w:rPr>
                <w:lang w:val="nl-NL"/>
              </w:rPr>
              <w:t>Brainstormen op papier/ digitaal op een tekentablet.</w:t>
            </w:r>
          </w:p>
        </w:tc>
      </w:tr>
      <w:tr w:rsidR="004A4E35" w:rsidRPr="00E07440" w14:paraId="74C2C9E4" w14:textId="77777777" w:rsidTr="004A4E35">
        <w:trPr>
          <w:trHeight w:val="503"/>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7BC618"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96B34E0"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0D84B05" w14:textId="77777777" w:rsidR="00B15C92" w:rsidRPr="00E07440" w:rsidRDefault="00B15C92">
            <w:pPr>
              <w:rPr>
                <w:lang w:val="nl-NL"/>
              </w:rPr>
            </w:pPr>
            <w:r w:rsidRPr="00E07440">
              <w:rPr>
                <w:lang w:val="nl-NL"/>
              </w:rPr>
              <w:t>Brainstormen op papier/ digitaal op een tekentablet.</w:t>
            </w:r>
          </w:p>
        </w:tc>
      </w:tr>
      <w:tr w:rsidR="004A4E35" w:rsidRPr="00E07440" w14:paraId="561655FF"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FC8302D"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ED3464"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FFFDEE2" w14:textId="77777777" w:rsidR="00B15C92" w:rsidRPr="00E07440" w:rsidRDefault="00B15C92">
            <w:pPr>
              <w:rPr>
                <w:lang w:val="nl-NL"/>
              </w:rPr>
            </w:pPr>
            <w:r w:rsidRPr="00E07440">
              <w:rPr>
                <w:lang w:val="nl-NL"/>
              </w:rPr>
              <w:t>Brainstormen op papier/ digitaal op een tekentablet.</w:t>
            </w:r>
          </w:p>
        </w:tc>
      </w:tr>
    </w:tbl>
    <w:p w14:paraId="4FE340C0" w14:textId="77777777" w:rsidR="00F6479F" w:rsidRDefault="00F6479F" w:rsidP="00665850">
      <w:pPr>
        <w:rPr>
          <w:b/>
        </w:rPr>
        <w:sectPr w:rsidR="00F6479F" w:rsidSect="00641A35">
          <w:pgSz w:w="16838" w:h="11906" w:orient="landscape"/>
          <w:pgMar w:top="1417" w:right="1417" w:bottom="1417" w:left="1417" w:header="708" w:footer="708" w:gutter="0"/>
          <w:cols w:space="708"/>
          <w:titlePg/>
          <w:docGrid w:linePitch="360"/>
        </w:sectPr>
      </w:pPr>
    </w:p>
    <w:p w14:paraId="31EE05EF" w14:textId="77777777" w:rsidR="00B15C92" w:rsidRPr="00A35BF2" w:rsidRDefault="00B15C92" w:rsidP="00665850">
      <w:r w:rsidRPr="111D8A5E">
        <w:rPr>
          <w:b/>
        </w:rPr>
        <w:lastRenderedPageBreak/>
        <w:t>Lesweek 9:</w:t>
      </w:r>
      <w:r>
        <w:tab/>
      </w:r>
      <w:r w:rsidRPr="00A35BF2">
        <w:t>27/02 - 5/03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F6479F" w:rsidRPr="00E07440" w14:paraId="0D84350A"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6663B0" w14:textId="5ABA975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0B23D0"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869CA56" w14:textId="434DDBD9"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F6479F" w:rsidRPr="00D00883" w14:paraId="4CE9A0F5"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F37469" w14:textId="77777777" w:rsidR="00B15C92" w:rsidRPr="00D00883" w:rsidRDefault="00B15C92">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DC5A753" w14:textId="77777777" w:rsidR="00B15C92" w:rsidRPr="00D00883" w:rsidRDefault="00B15C92">
            <w:pPr>
              <w:rPr>
                <w:lang w:val="fr-BE"/>
              </w:rPr>
            </w:pPr>
            <w:r>
              <w:t>Pagina 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B10A6C" w14:textId="77777777" w:rsidR="00B15C92" w:rsidRPr="00D00883" w:rsidRDefault="00B15C92">
            <w:r>
              <w:t>Inleiding</w:t>
            </w:r>
          </w:p>
        </w:tc>
      </w:tr>
      <w:tr w:rsidR="00F6479F" w:rsidRPr="00D00883" w14:paraId="23FC0B6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9D0BB09"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A40E8E" w14:textId="77777777" w:rsidR="00B15C92" w:rsidRPr="00D00883" w:rsidRDefault="00B15C92">
            <w:pPr>
              <w:rPr>
                <w:lang w:val="fr-BE"/>
              </w:rPr>
            </w:pPr>
            <w:r>
              <w:t xml:space="preserve">Pagina 1,3 </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BCF1F9A" w14:textId="77777777" w:rsidR="00B15C92" w:rsidRPr="00D00883" w:rsidRDefault="00B15C92">
            <w:pPr>
              <w:rPr>
                <w:lang w:val="fr-BE"/>
              </w:rPr>
            </w:pPr>
            <w:r>
              <w:t>Hoofdblad opstellen</w:t>
            </w:r>
          </w:p>
        </w:tc>
      </w:tr>
      <w:tr w:rsidR="00F6479F" w:rsidRPr="00D00883" w14:paraId="62F534AA" w14:textId="77777777" w:rsidTr="00F6479F">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4E013A"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691D840"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21E258" w14:textId="77777777" w:rsidR="00B15C92" w:rsidRPr="00D00883" w:rsidRDefault="00B15C92">
            <w:pPr>
              <w:rPr>
                <w:lang w:val="fr-BE"/>
              </w:rPr>
            </w:pPr>
            <w:r>
              <w:t>Controle</w:t>
            </w:r>
          </w:p>
        </w:tc>
      </w:tr>
      <w:tr w:rsidR="00F6479F" w:rsidRPr="00E07440" w14:paraId="28A1DD7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F250C5"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118ECD"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A0246A" w14:textId="3CD5119E" w:rsidR="00B15C92" w:rsidRPr="00EA51B4" w:rsidRDefault="00B15C92">
            <w:pPr>
              <w:rPr>
                <w:lang w:val="nl-NL"/>
              </w:rPr>
            </w:pPr>
            <w:r w:rsidRPr="00E07440">
              <w:rPr>
                <w:lang w:val="nl-NL"/>
              </w:rPr>
              <w:t xml:space="preserve">Opstellen </w:t>
            </w:r>
            <w:r w:rsidR="00442314">
              <w:rPr>
                <w:lang w:val="nl-NL"/>
              </w:rPr>
              <w:t xml:space="preserve">van het </w:t>
            </w:r>
            <w:r w:rsidRPr="00E07440">
              <w:rPr>
                <w:lang w:val="nl-NL"/>
              </w:rPr>
              <w:t>document volgens de regels uit het boek.</w:t>
            </w:r>
          </w:p>
        </w:tc>
      </w:tr>
    </w:tbl>
    <w:p w14:paraId="77AE4E85" w14:textId="77777777" w:rsidR="00995550" w:rsidRDefault="00995550" w:rsidP="00995550">
      <w:pPr>
        <w:rPr>
          <w:lang w:val="nl-NL"/>
        </w:rPr>
      </w:pPr>
    </w:p>
    <w:p w14:paraId="6FE03CE0" w14:textId="77777777" w:rsidR="0033775C" w:rsidRDefault="0033775C" w:rsidP="00995550">
      <w:pPr>
        <w:rPr>
          <w:lang w:val="nl-NL"/>
        </w:rPr>
        <w:sectPr w:rsidR="0033775C" w:rsidSect="00641A35">
          <w:pgSz w:w="16838" w:h="11906" w:orient="landscape"/>
          <w:pgMar w:top="1417" w:right="1417" w:bottom="1417" w:left="1417" w:header="708" w:footer="708" w:gutter="0"/>
          <w:cols w:space="708"/>
          <w:titlePg/>
          <w:docGrid w:linePitch="360"/>
        </w:sectPr>
      </w:pPr>
    </w:p>
    <w:p w14:paraId="2171C808" w14:textId="66C95C58" w:rsidR="0033775C" w:rsidRPr="00A35BF2" w:rsidRDefault="0033775C" w:rsidP="0033775C">
      <w:r w:rsidRPr="00030E5F">
        <w:rPr>
          <w:b/>
        </w:rPr>
        <w:lastRenderedPageBreak/>
        <w:t>Leswe</w:t>
      </w:r>
      <w:r w:rsidRPr="111D8A5E">
        <w:rPr>
          <w:b/>
        </w:rPr>
        <w:t xml:space="preserve">ek </w:t>
      </w:r>
      <w:r w:rsidR="00BB5D8D">
        <w:rPr>
          <w:b/>
        </w:rPr>
        <w:t>1</w:t>
      </w:r>
      <w:r>
        <w:rPr>
          <w:b/>
        </w:rPr>
        <w:t>0</w:t>
      </w:r>
      <w:r w:rsidRPr="111D8A5E">
        <w:rPr>
          <w:b/>
        </w:rPr>
        <w:t>:</w:t>
      </w:r>
      <w:r>
        <w:tab/>
        <w:t>5</w:t>
      </w:r>
      <w:r w:rsidRPr="00A35BF2">
        <w:t>/0</w:t>
      </w:r>
      <w:r>
        <w:t>3</w:t>
      </w:r>
      <w:r w:rsidRPr="00A35BF2">
        <w:t xml:space="preserve"> - </w:t>
      </w:r>
      <w:r w:rsidR="00D13FC7">
        <w:t>12</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33775C" w:rsidRPr="00E07440" w14:paraId="3D7589EE"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513A277" w14:textId="6C6BC7EA" w:rsidR="0033775C" w:rsidRPr="00624563" w:rsidRDefault="0033775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D4C749C" w14:textId="77777777" w:rsidR="0033775C" w:rsidRPr="00624563" w:rsidRDefault="0033775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228C84" w14:textId="1CF7E07C" w:rsidR="0033775C" w:rsidRPr="00624563" w:rsidRDefault="0033775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33775C" w:rsidRPr="00D00883" w14:paraId="6ED1487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139518A" w14:textId="77777777" w:rsidR="0033775C" w:rsidRPr="00D00883" w:rsidRDefault="0033775C"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FA126B" w14:textId="2F3DDB9D" w:rsidR="0033775C" w:rsidRPr="00D00883" w:rsidRDefault="00666114" w:rsidP="004347D4">
            <w:pPr>
              <w:rPr>
                <w:lang w:val="fr-BE"/>
              </w:rPr>
            </w:pPr>
            <w:r>
              <w:rPr>
                <w:lang w:val="fr-BE"/>
              </w:rPr>
              <w:t>Pagina 23</w:t>
            </w:r>
            <w:r w:rsidR="00BD1BB0">
              <w:rPr>
                <w:lang w:val="fr-BE"/>
              </w:rPr>
              <w:t>-25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A1734F" w14:textId="7B904BE2" w:rsidR="0033775C" w:rsidRPr="00D00883" w:rsidRDefault="00340F83" w:rsidP="004347D4">
            <w:r>
              <w:rPr>
                <w:lang w:val="nl-NL"/>
              </w:rPr>
              <w:t>Het schrijven van een kladversie.</w:t>
            </w:r>
          </w:p>
        </w:tc>
      </w:tr>
      <w:tr w:rsidR="0033775C" w:rsidRPr="00D00883" w14:paraId="20AECC49"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D68C05" w14:textId="77777777" w:rsidR="0033775C" w:rsidRPr="00D00883" w:rsidRDefault="0033775C"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C6870A" w14:textId="3B28757D" w:rsidR="0033775C" w:rsidRPr="00D00883" w:rsidRDefault="00EC1586" w:rsidP="004347D4">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D3761C7" w14:textId="69BC1655" w:rsidR="0033775C" w:rsidRPr="00340F83" w:rsidRDefault="00340F83" w:rsidP="004347D4">
            <w:pPr>
              <w:rPr>
                <w:lang w:val="nl-NL"/>
              </w:rPr>
            </w:pPr>
            <w:r>
              <w:rPr>
                <w:lang w:val="nl-NL"/>
              </w:rPr>
              <w:t>Het schrijven van een kladversie.</w:t>
            </w:r>
          </w:p>
        </w:tc>
      </w:tr>
      <w:tr w:rsidR="0033775C" w:rsidRPr="00D00883" w14:paraId="1C496C65"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DFE0D0" w14:textId="77777777" w:rsidR="0033775C" w:rsidRPr="00D00883" w:rsidRDefault="0033775C"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3C072A9" w14:textId="09AC829A" w:rsidR="0033775C" w:rsidRPr="00D00883" w:rsidRDefault="00BD1BB0" w:rsidP="004347D4">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8FBBB32" w14:textId="6FB1B72F" w:rsidR="0033775C" w:rsidRPr="00340F83" w:rsidRDefault="00340F83" w:rsidP="004347D4">
            <w:pPr>
              <w:rPr>
                <w:lang w:val="nl-NL"/>
              </w:rPr>
            </w:pPr>
            <w:r>
              <w:rPr>
                <w:lang w:val="nl-NL"/>
              </w:rPr>
              <w:t>Het schrijven van een kladversie.</w:t>
            </w:r>
          </w:p>
        </w:tc>
      </w:tr>
      <w:tr w:rsidR="0033775C" w:rsidRPr="00E07440" w14:paraId="17DC7AA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7D02280" w14:textId="77777777" w:rsidR="0033775C" w:rsidRPr="00D00883" w:rsidRDefault="0033775C"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6C8711A" w14:textId="14D042E7" w:rsidR="0033775C" w:rsidRPr="00D00883" w:rsidRDefault="00257583" w:rsidP="004347D4">
            <w:pPr>
              <w:rPr>
                <w:lang w:val="fr-BE"/>
              </w:rPr>
            </w:pPr>
            <w:r>
              <w:rPr>
                <w:lang w:val="fr-BE"/>
              </w:rPr>
              <w:t xml:space="preserve">Pagina </w:t>
            </w:r>
            <w:r w:rsidR="00A61DF3">
              <w:rPr>
                <w:lang w:val="fr-BE"/>
              </w:rPr>
              <w:t>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2A7BBCD" w14:textId="0FCD6D07" w:rsidR="0033775C" w:rsidRPr="00EA51B4" w:rsidRDefault="00340F83" w:rsidP="004347D4">
            <w:pPr>
              <w:rPr>
                <w:lang w:val="nl-NL"/>
              </w:rPr>
            </w:pPr>
            <w:r>
              <w:rPr>
                <w:lang w:val="nl-NL"/>
              </w:rPr>
              <w:t>Het schrijven van een kladversie.</w:t>
            </w:r>
          </w:p>
        </w:tc>
      </w:tr>
    </w:tbl>
    <w:p w14:paraId="0059D740" w14:textId="77777777" w:rsidR="0033775C" w:rsidRDefault="0033775C" w:rsidP="0033775C">
      <w:pPr>
        <w:rPr>
          <w:lang w:val="nl-NL"/>
        </w:rPr>
      </w:pPr>
    </w:p>
    <w:p w14:paraId="74D7C621" w14:textId="77777777" w:rsidR="00730C8F" w:rsidRDefault="00730C8F" w:rsidP="00995550">
      <w:pPr>
        <w:rPr>
          <w:lang w:val="nl-NL"/>
        </w:rPr>
        <w:sectPr w:rsidR="00730C8F" w:rsidSect="00641A35">
          <w:pgSz w:w="16838" w:h="11906" w:orient="landscape"/>
          <w:pgMar w:top="1417" w:right="1417" w:bottom="1417" w:left="1417" w:header="708" w:footer="708" w:gutter="0"/>
          <w:cols w:space="708"/>
          <w:titlePg/>
          <w:docGrid w:linePitch="360"/>
        </w:sectPr>
      </w:pPr>
    </w:p>
    <w:p w14:paraId="4A9365BF" w14:textId="2ABC57C5" w:rsidR="00730C8F" w:rsidRPr="00A35BF2" w:rsidRDefault="00730C8F" w:rsidP="00730C8F">
      <w:r w:rsidRPr="00030E5F">
        <w:rPr>
          <w:b/>
        </w:rPr>
        <w:lastRenderedPageBreak/>
        <w:t xml:space="preserve">Lesweek </w:t>
      </w:r>
      <w:r w:rsidR="00BB5D8D" w:rsidRPr="00030E5F">
        <w:rPr>
          <w:b/>
        </w:rPr>
        <w:t>1</w:t>
      </w:r>
      <w:r w:rsidR="00BB5D8D">
        <w:rPr>
          <w:b/>
        </w:rPr>
        <w:t>1</w:t>
      </w:r>
      <w:r w:rsidRPr="111D8A5E">
        <w:rPr>
          <w:b/>
        </w:rPr>
        <w:t>:</w:t>
      </w:r>
      <w:r>
        <w:tab/>
        <w:t>13</w:t>
      </w:r>
      <w:r w:rsidRPr="00A35BF2">
        <w:t>/0</w:t>
      </w:r>
      <w:r>
        <w:t>3</w:t>
      </w:r>
      <w:r w:rsidRPr="00A35BF2">
        <w:t xml:space="preserve"> - </w:t>
      </w:r>
      <w:r>
        <w:t>1</w:t>
      </w:r>
      <w:r w:rsidR="00BB5D8D">
        <w:t>9</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730C8F" w:rsidRPr="00E07440" w14:paraId="199E543F"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B33817" w14:textId="7DE15829" w:rsidR="00730C8F" w:rsidRPr="00624563" w:rsidRDefault="00730C8F"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D7B8CD1" w14:textId="77777777" w:rsidR="00730C8F" w:rsidRPr="00624563" w:rsidRDefault="00730C8F"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7D60C2F" w14:textId="49001C59" w:rsidR="00730C8F" w:rsidRPr="00624563" w:rsidRDefault="00730C8F"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730C8F" w:rsidRPr="00D00883" w14:paraId="66FE8116"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12C150" w14:textId="77777777" w:rsidR="00730C8F" w:rsidRPr="00D00883" w:rsidRDefault="00730C8F"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8EFE64" w14:textId="3FABDFC4" w:rsidR="00730C8F" w:rsidRPr="00D00883" w:rsidRDefault="00BD1BB0" w:rsidP="004347D4">
            <w:pPr>
              <w:rPr>
                <w:lang w:val="fr-BE"/>
              </w:rPr>
            </w:pPr>
            <w:r>
              <w:rPr>
                <w:lang w:val="fr-BE"/>
              </w:rPr>
              <w:t>Pagina 23-25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C2247C" w14:textId="7BA157C3" w:rsidR="00730C8F" w:rsidRPr="00D00883" w:rsidRDefault="0008766B" w:rsidP="004347D4">
            <w:r>
              <w:rPr>
                <w:lang w:val="nl-NL"/>
              </w:rPr>
              <w:t>Het herschrijven naar een correcte versie.</w:t>
            </w:r>
          </w:p>
        </w:tc>
      </w:tr>
      <w:tr w:rsidR="00730C8F" w:rsidRPr="00D00883" w14:paraId="13924E2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CAB133D" w14:textId="77777777" w:rsidR="00730C8F" w:rsidRPr="00D00883" w:rsidRDefault="00730C8F"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0DFABA" w14:textId="3F5A25FC" w:rsidR="00730C8F" w:rsidRPr="00D00883" w:rsidRDefault="00101A59" w:rsidP="004347D4">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589D2A" w14:textId="369FDE6F" w:rsidR="00730C8F" w:rsidRPr="00101A59" w:rsidRDefault="00101A59" w:rsidP="004347D4">
            <w:pPr>
              <w:rPr>
                <w:lang w:val="nl-NL"/>
              </w:rPr>
            </w:pPr>
            <w:r>
              <w:rPr>
                <w:lang w:val="nl-NL"/>
              </w:rPr>
              <w:t>Het herschrijven naar een correcte versie.</w:t>
            </w:r>
          </w:p>
        </w:tc>
      </w:tr>
      <w:tr w:rsidR="00730C8F" w:rsidRPr="00D00883" w14:paraId="27C2F1E9"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CD8F66" w14:textId="77777777" w:rsidR="00730C8F" w:rsidRPr="00D00883" w:rsidRDefault="00730C8F"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F033CB4" w14:textId="708D075A" w:rsidR="00730C8F" w:rsidRPr="00D00883" w:rsidRDefault="00101A59" w:rsidP="004347D4">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A3CC0F3" w14:textId="569E8B9B" w:rsidR="00730C8F" w:rsidRPr="00101A59" w:rsidRDefault="00101A59" w:rsidP="004347D4">
            <w:pPr>
              <w:rPr>
                <w:lang w:val="nl-NL"/>
              </w:rPr>
            </w:pPr>
            <w:r>
              <w:rPr>
                <w:lang w:val="nl-NL"/>
              </w:rPr>
              <w:t>Het herschrijven naar een correcte versie.</w:t>
            </w:r>
          </w:p>
        </w:tc>
      </w:tr>
      <w:tr w:rsidR="00730C8F" w:rsidRPr="00E07440" w14:paraId="254C0E44"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CC743FE" w14:textId="77777777" w:rsidR="00730C8F" w:rsidRPr="00D00883" w:rsidRDefault="00730C8F"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886B00" w14:textId="58F1C374" w:rsidR="00730C8F" w:rsidRPr="00D00883" w:rsidRDefault="00101A59" w:rsidP="004347D4">
            <w:pPr>
              <w:rPr>
                <w:lang w:val="fr-BE"/>
              </w:rPr>
            </w:pPr>
            <w:r>
              <w:rPr>
                <w:lang w:val="fr-BE"/>
              </w:rPr>
              <w:t>Pagina 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7D9F11" w14:textId="0452AD6C" w:rsidR="00730C8F" w:rsidRPr="00EA51B4" w:rsidRDefault="00101A59" w:rsidP="004347D4">
            <w:pPr>
              <w:rPr>
                <w:lang w:val="nl-NL"/>
              </w:rPr>
            </w:pPr>
            <w:r>
              <w:rPr>
                <w:lang w:val="nl-NL"/>
              </w:rPr>
              <w:t>Het herschrijven naar een correcte versie.</w:t>
            </w:r>
          </w:p>
        </w:tc>
      </w:tr>
    </w:tbl>
    <w:p w14:paraId="55034C91" w14:textId="77777777" w:rsidR="00AB260C" w:rsidRDefault="00AB260C" w:rsidP="00995550">
      <w:pPr>
        <w:sectPr w:rsidR="00AB260C" w:rsidSect="00641A35">
          <w:pgSz w:w="16838" w:h="11906" w:orient="landscape"/>
          <w:pgMar w:top="1417" w:right="1417" w:bottom="1417" w:left="1417" w:header="708" w:footer="708" w:gutter="0"/>
          <w:cols w:space="708"/>
          <w:titlePg/>
          <w:docGrid w:linePitch="360"/>
        </w:sectPr>
      </w:pPr>
    </w:p>
    <w:p w14:paraId="17C9C217" w14:textId="352640BE" w:rsidR="00AB260C" w:rsidRPr="00A35BF2" w:rsidRDefault="00AB260C" w:rsidP="00AB260C">
      <w:r w:rsidRPr="00573A83">
        <w:rPr>
          <w:b/>
        </w:rPr>
        <w:lastRenderedPageBreak/>
        <w:t>Lesweek 1</w:t>
      </w:r>
      <w:r>
        <w:rPr>
          <w:b/>
        </w:rPr>
        <w:t>2</w:t>
      </w:r>
      <w:r w:rsidRPr="111D8A5E">
        <w:rPr>
          <w:b/>
        </w:rPr>
        <w:t>:</w:t>
      </w:r>
      <w:r>
        <w:tab/>
      </w:r>
      <w:r w:rsidR="0080651A">
        <w:t>20</w:t>
      </w:r>
      <w:r w:rsidRPr="00A35BF2">
        <w:t>/0</w:t>
      </w:r>
      <w:r>
        <w:t>3</w:t>
      </w:r>
      <w:r w:rsidRPr="00A35BF2">
        <w:t xml:space="preserve"> -</w:t>
      </w:r>
      <w:r w:rsidR="009036D9">
        <w:t xml:space="preserve"> 26</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AB260C" w:rsidRPr="00E07440" w14:paraId="2DA25CC1"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227B543" w14:textId="244C5B20" w:rsidR="00AB260C" w:rsidRPr="00624563" w:rsidRDefault="00AB260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8619B10" w14:textId="77777777" w:rsidR="00AB260C" w:rsidRPr="00624563" w:rsidRDefault="00AB260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8698D8" w14:textId="20509778" w:rsidR="00AB260C" w:rsidRPr="00624563" w:rsidRDefault="00AB260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AB260C" w:rsidRPr="00D00883" w14:paraId="148634F7"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8CD1A20" w14:textId="77777777" w:rsidR="00AB260C" w:rsidRPr="00D00883" w:rsidRDefault="00AB260C"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F70186F" w14:textId="1309E530" w:rsidR="00AB260C" w:rsidRPr="00D00883" w:rsidRDefault="00A856C4" w:rsidP="004347D4">
            <w:pPr>
              <w:rPr>
                <w:lang w:val="fr-BE"/>
              </w:rPr>
            </w:pPr>
            <w:r>
              <w:rPr>
                <w:lang w:val="fr-BE"/>
              </w:rPr>
              <w:t>Pagina 13-</w:t>
            </w:r>
            <w:r w:rsidR="00E5218D">
              <w:rPr>
                <w:lang w:val="fr-BE"/>
              </w:rPr>
              <w:t>19</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66603A" w14:textId="6B09BD9F" w:rsidR="00AB260C" w:rsidRPr="00D00883" w:rsidRDefault="00E5218D" w:rsidP="004347D4">
            <w:r>
              <w:t>Nakijken tekst</w:t>
            </w:r>
            <w:r w:rsidR="00573A83">
              <w:t>.</w:t>
            </w:r>
          </w:p>
        </w:tc>
      </w:tr>
      <w:tr w:rsidR="00AB260C" w:rsidRPr="00D00883" w14:paraId="7C5A7C1C"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AA9B6D" w14:textId="77777777" w:rsidR="00AB260C" w:rsidRPr="00D00883" w:rsidRDefault="00AB260C"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19B189" w14:textId="0A1C3C50" w:rsidR="00AB260C" w:rsidRPr="00D00883" w:rsidRDefault="00A856C4" w:rsidP="004347D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BCC83D" w14:textId="66ADBE34" w:rsidR="00AB260C" w:rsidRPr="008C6D2D" w:rsidRDefault="00A856C4" w:rsidP="004347D4">
            <w:r w:rsidRPr="008C6D2D">
              <w:t>Controle van de lay-out.</w:t>
            </w:r>
          </w:p>
        </w:tc>
      </w:tr>
      <w:tr w:rsidR="00AB260C" w:rsidRPr="00D00883" w14:paraId="542FF778"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65847F7" w14:textId="77777777" w:rsidR="00AB260C" w:rsidRPr="00D00883" w:rsidRDefault="00AB260C"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CDAA11" w14:textId="7481CE27" w:rsidR="00AB260C" w:rsidRPr="00D00883" w:rsidRDefault="0099641B" w:rsidP="004347D4">
            <w:pPr>
              <w:rPr>
                <w:lang w:val="fr-BE"/>
              </w:rPr>
            </w:pPr>
            <w:r>
              <w:rPr>
                <w:lang w:val="fr-BE"/>
              </w:rPr>
              <w:t>Pagina 2</w:t>
            </w:r>
            <w:r w:rsidR="00E5218D">
              <w:rPr>
                <w:lang w:val="fr-BE"/>
              </w:rPr>
              <w:t>0-28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4023820" w14:textId="6FBC656F" w:rsidR="00AB260C" w:rsidRPr="008C6D2D" w:rsidRDefault="00A856C4" w:rsidP="004347D4">
            <w:r>
              <w:t>Nakijken</w:t>
            </w:r>
            <w:r w:rsidR="00E5218D">
              <w:t xml:space="preserve"> tekst</w:t>
            </w:r>
            <w:r w:rsidR="00573A83">
              <w:t>.</w:t>
            </w:r>
          </w:p>
        </w:tc>
      </w:tr>
      <w:tr w:rsidR="00AB260C" w:rsidRPr="00E07440" w14:paraId="2A99D05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F359A3F" w14:textId="77777777" w:rsidR="00AB260C" w:rsidRPr="00D00883" w:rsidRDefault="00AB260C"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66B530E" w14:textId="4B930044" w:rsidR="00AB260C" w:rsidRPr="00D00883" w:rsidRDefault="00A856C4" w:rsidP="004347D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5E16B3" w14:textId="260AC6CD" w:rsidR="00AB260C" w:rsidRPr="00EA51B4" w:rsidRDefault="00A856C4" w:rsidP="004347D4">
            <w:pPr>
              <w:rPr>
                <w:lang w:val="nl-NL"/>
              </w:rPr>
            </w:pPr>
            <w:r w:rsidRPr="00E07440">
              <w:rPr>
                <w:lang w:val="nl-NL"/>
              </w:rPr>
              <w:t xml:space="preserve">Opstellen </w:t>
            </w:r>
            <w:r>
              <w:rPr>
                <w:lang w:val="nl-NL"/>
              </w:rPr>
              <w:t>van de lijsten</w:t>
            </w:r>
            <w:r w:rsidRPr="00E07440">
              <w:rPr>
                <w:lang w:val="nl-NL"/>
              </w:rPr>
              <w:t xml:space="preserve"> volgens de regels uit het boek</w:t>
            </w:r>
            <w:r w:rsidR="00573A83">
              <w:rPr>
                <w:lang w:val="nl-NL"/>
              </w:rPr>
              <w:t xml:space="preserve"> en </w:t>
            </w:r>
            <w:r w:rsidR="00E5218D">
              <w:rPr>
                <w:lang w:val="nl-NL"/>
              </w:rPr>
              <w:t>verbeteren tekst.</w:t>
            </w:r>
          </w:p>
        </w:tc>
      </w:tr>
    </w:tbl>
    <w:p w14:paraId="5DADA25F" w14:textId="530EBE7B" w:rsidR="00804160" w:rsidRPr="00730C8F" w:rsidRDefault="00804160" w:rsidP="00995550">
      <w:pPr>
        <w:sectPr w:rsidR="00804160" w:rsidRPr="00730C8F" w:rsidSect="00641A35">
          <w:pgSz w:w="16838" w:h="11906" w:orient="landscape"/>
          <w:pgMar w:top="1417" w:right="1417" w:bottom="1417" w:left="1417" w:header="708" w:footer="708" w:gutter="0"/>
          <w:cols w:space="708"/>
          <w:titlePg/>
          <w:docGrid w:linePitch="360"/>
        </w:sectPr>
      </w:pPr>
    </w:p>
    <w:p w14:paraId="50850881" w14:textId="77777777" w:rsidR="00AC66F5" w:rsidRDefault="00AC66F5" w:rsidP="00995550">
      <w:pPr>
        <w:rPr>
          <w:lang w:val="nl-NL"/>
        </w:rPr>
        <w:sectPr w:rsidR="00AC66F5" w:rsidSect="00995550">
          <w:footerReference w:type="first" r:id="rId36"/>
          <w:pgSz w:w="11906" w:h="16838"/>
          <w:pgMar w:top="1417" w:right="1417" w:bottom="1417" w:left="1417" w:header="708" w:footer="708" w:gutter="0"/>
          <w:cols w:space="708"/>
          <w:titlePg/>
          <w:docGrid w:linePitch="360"/>
        </w:sectPr>
      </w:pPr>
    </w:p>
    <w:p w14:paraId="423A6C9B" w14:textId="6CBF52E7" w:rsidR="00AC66F5" w:rsidRPr="00F94C4D" w:rsidRDefault="00AC66F5" w:rsidP="00AC66F5">
      <w:pPr>
        <w:rPr>
          <w:sz w:val="28"/>
          <w:szCs w:val="24"/>
          <w:lang w:val="nl-NL"/>
        </w:rPr>
      </w:pPr>
      <w:r>
        <w:rPr>
          <w:b/>
          <w:noProof/>
        </w:rPr>
        <w:lastRenderedPageBreak/>
        <mc:AlternateContent>
          <mc:Choice Requires="wps">
            <w:drawing>
              <wp:anchor distT="0" distB="0" distL="114300" distR="114300" simplePos="0" relativeHeight="251658247" behindDoc="1" locked="0" layoutInCell="1" allowOverlap="1" wp14:anchorId="57BB479D" wp14:editId="7B6C88F1">
                <wp:simplePos x="0" y="0"/>
                <wp:positionH relativeFrom="column">
                  <wp:posOffset>-937684</wp:posOffset>
                </wp:positionH>
                <wp:positionV relativeFrom="paragraph">
                  <wp:posOffset>-1022138</wp:posOffset>
                </wp:positionV>
                <wp:extent cx="8129270" cy="10241003"/>
                <wp:effectExtent l="0" t="0" r="5080" b="8255"/>
                <wp:wrapNone/>
                <wp:docPr id="28" name="Vrije vorm: vorm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3B2886C5" id="Vrije vorm: vorm 28" o:spid="_x0000_s1026" alt="&quot;&quot;" style="position:absolute;margin-left:-73.85pt;margin-top:-80.5pt;width:640.1pt;height:806.4pt;z-index:-251658233;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6" behindDoc="1" locked="0" layoutInCell="1" allowOverlap="1" wp14:anchorId="7D9C30B7" wp14:editId="50A23F8B">
                <wp:simplePos x="0" y="0"/>
                <wp:positionH relativeFrom="column">
                  <wp:posOffset>-930275</wp:posOffset>
                </wp:positionH>
                <wp:positionV relativeFrom="paragraph">
                  <wp:posOffset>-922655</wp:posOffset>
                </wp:positionV>
                <wp:extent cx="7772400" cy="10831830"/>
                <wp:effectExtent l="0" t="0" r="0" b="26670"/>
                <wp:wrapNone/>
                <wp:docPr id="29" name="Groe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30"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3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3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184C11B3" id="Groep 29" o:spid="_x0000_s1026" alt="&quot;&quot;" style="position:absolute;margin-left:-73.25pt;margin-top:-72.65pt;width:612pt;height:852.9pt;z-index:-251658234"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5yxwgAAANsAAAAPAAAAZHJzL2Rvd25yZXYueG1sRI9Ra8JA&#10;EITfC/6HYwXf6sUK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BHc5yx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57PwgAAANsAAAAPAAAAZHJzL2Rvd25yZXYueG1sRI9Bi8Iw&#10;FITvC/6H8ARva6qC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ByD57P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p>
    <w:p w14:paraId="5665438F" w14:textId="77777777" w:rsidR="00AC66F5" w:rsidRDefault="00AC66F5" w:rsidP="00AC66F5">
      <w:pPr>
        <w:pStyle w:val="Titel"/>
        <w:jc w:val="center"/>
        <w:rPr>
          <w:lang w:val="nl-NL"/>
        </w:rPr>
      </w:pPr>
    </w:p>
    <w:p w14:paraId="05DDA935" w14:textId="77777777" w:rsidR="00AC66F5" w:rsidRDefault="00AC66F5" w:rsidP="00AC66F5">
      <w:pPr>
        <w:pStyle w:val="Titel"/>
        <w:jc w:val="center"/>
        <w:rPr>
          <w:lang w:val="nl-NL"/>
        </w:rPr>
      </w:pPr>
    </w:p>
    <w:p w14:paraId="23B10B15" w14:textId="77777777" w:rsidR="00AC66F5" w:rsidRDefault="00AC66F5" w:rsidP="00AC66F5">
      <w:pPr>
        <w:pStyle w:val="Titel"/>
        <w:jc w:val="center"/>
        <w:rPr>
          <w:lang w:val="nl-NL"/>
        </w:rPr>
      </w:pPr>
    </w:p>
    <w:p w14:paraId="5A02DA47" w14:textId="77777777" w:rsidR="00AC66F5" w:rsidRDefault="00AC66F5" w:rsidP="00AC66F5">
      <w:pPr>
        <w:pStyle w:val="Titel"/>
        <w:jc w:val="center"/>
        <w:rPr>
          <w:lang w:val="nl-NL"/>
        </w:rPr>
      </w:pPr>
    </w:p>
    <w:p w14:paraId="3A7CB1BB" w14:textId="77777777" w:rsidR="00AC66F5" w:rsidRDefault="00AC66F5" w:rsidP="00AC66F5">
      <w:pPr>
        <w:pStyle w:val="Titel"/>
        <w:jc w:val="center"/>
        <w:rPr>
          <w:lang w:val="nl-NL"/>
        </w:rPr>
      </w:pPr>
    </w:p>
    <w:p w14:paraId="5CBB27E7" w14:textId="77777777" w:rsidR="00AC66F5" w:rsidRDefault="00AC66F5" w:rsidP="00AC66F5">
      <w:pPr>
        <w:pStyle w:val="Titel"/>
        <w:jc w:val="center"/>
        <w:rPr>
          <w:lang w:val="nl-NL"/>
        </w:rPr>
      </w:pPr>
    </w:p>
    <w:p w14:paraId="12F6A203" w14:textId="77777777" w:rsidR="00AC66F5" w:rsidRDefault="00AC66F5" w:rsidP="00AC66F5">
      <w:pPr>
        <w:pStyle w:val="Titel"/>
        <w:jc w:val="center"/>
        <w:rPr>
          <w:lang w:val="nl-NL"/>
        </w:rPr>
      </w:pPr>
    </w:p>
    <w:p w14:paraId="1AB1FF72" w14:textId="3CB752F3" w:rsidR="00AC66F5" w:rsidRDefault="00AC66F5" w:rsidP="00AC66F5">
      <w:pPr>
        <w:pStyle w:val="Titel"/>
        <w:jc w:val="center"/>
        <w:rPr>
          <w:lang w:val="nl-NL"/>
        </w:rPr>
      </w:pPr>
    </w:p>
    <w:p w14:paraId="39A16E4A" w14:textId="02112683" w:rsidR="00AC66F5" w:rsidRDefault="00AC66F5" w:rsidP="00AC66F5">
      <w:pPr>
        <w:rPr>
          <w:lang w:val="nl-NL"/>
        </w:rPr>
      </w:pPr>
    </w:p>
    <w:p w14:paraId="0110D75E" w14:textId="77777777" w:rsidR="00AC66F5" w:rsidRDefault="00AC66F5" w:rsidP="00AC66F5">
      <w:pPr>
        <w:rPr>
          <w:lang w:val="nl-NL"/>
        </w:rPr>
      </w:pPr>
    </w:p>
    <w:p w14:paraId="7E22D363" w14:textId="77777777" w:rsidR="00AC66F5" w:rsidRDefault="00AC66F5" w:rsidP="00AC66F5">
      <w:pPr>
        <w:rPr>
          <w:lang w:val="nl-NL"/>
        </w:rPr>
      </w:pPr>
    </w:p>
    <w:p w14:paraId="19147D8C" w14:textId="77777777" w:rsidR="00AC66F5" w:rsidRDefault="00AC66F5" w:rsidP="00AC66F5">
      <w:pPr>
        <w:rPr>
          <w:lang w:val="nl-NL"/>
        </w:rPr>
      </w:pPr>
    </w:p>
    <w:p w14:paraId="4221172F" w14:textId="77777777" w:rsidR="00AC66F5" w:rsidRDefault="00AC66F5" w:rsidP="00AC66F5">
      <w:pPr>
        <w:rPr>
          <w:lang w:val="nl-NL"/>
        </w:rPr>
      </w:pPr>
    </w:p>
    <w:p w14:paraId="0A83502D" w14:textId="77777777" w:rsidR="00AC66F5" w:rsidRDefault="00AC66F5" w:rsidP="00AC66F5">
      <w:pPr>
        <w:rPr>
          <w:lang w:val="nl-NL"/>
        </w:rPr>
      </w:pPr>
    </w:p>
    <w:p w14:paraId="6AA7899D" w14:textId="77777777" w:rsidR="00AC66F5" w:rsidRDefault="00AC66F5" w:rsidP="00AC66F5">
      <w:pPr>
        <w:rPr>
          <w:lang w:val="nl-NL"/>
        </w:rPr>
      </w:pPr>
    </w:p>
    <w:p w14:paraId="38573FE0" w14:textId="6D45C496" w:rsidR="00AC66F5" w:rsidRDefault="00AC66F5" w:rsidP="00AC66F5">
      <w:pPr>
        <w:rPr>
          <w:lang w:val="nl-NL"/>
        </w:rPr>
      </w:pPr>
    </w:p>
    <w:p w14:paraId="063A472D" w14:textId="77777777" w:rsidR="00AC66F5" w:rsidRDefault="00AC66F5" w:rsidP="00AC66F5">
      <w:pPr>
        <w:rPr>
          <w:lang w:val="nl-NL"/>
        </w:rPr>
      </w:pPr>
    </w:p>
    <w:p w14:paraId="09647046" w14:textId="77777777" w:rsidR="00995550" w:rsidRPr="00995550" w:rsidRDefault="00995550" w:rsidP="00995550">
      <w:pPr>
        <w:rPr>
          <w:lang w:val="nl-NL"/>
        </w:rPr>
      </w:pPr>
    </w:p>
    <w:sectPr w:rsidR="00995550" w:rsidRPr="00995550" w:rsidSect="00995550">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B754" w14:textId="77777777" w:rsidR="00CD1B2C" w:rsidRDefault="00CD1B2C" w:rsidP="009D7AA2">
      <w:pPr>
        <w:spacing w:before="0" w:after="0" w:line="240" w:lineRule="auto"/>
      </w:pPr>
      <w:r>
        <w:separator/>
      </w:r>
    </w:p>
  </w:endnote>
  <w:endnote w:type="continuationSeparator" w:id="0">
    <w:p w14:paraId="1FD2249A" w14:textId="77777777" w:rsidR="00CD1B2C" w:rsidRDefault="00CD1B2C" w:rsidP="009D7AA2">
      <w:pPr>
        <w:spacing w:before="0" w:after="0" w:line="240" w:lineRule="auto"/>
      </w:pPr>
      <w:r>
        <w:continuationSeparator/>
      </w:r>
    </w:p>
  </w:endnote>
  <w:endnote w:type="continuationNotice" w:id="1">
    <w:p w14:paraId="45A573F9" w14:textId="77777777" w:rsidR="00CD1B2C" w:rsidRDefault="00CD1B2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05A7" w14:textId="7399FDA3" w:rsidR="009D7AA2" w:rsidRDefault="009D7AA2">
    <w:pPr>
      <w:pStyle w:val="Voettekst"/>
    </w:pPr>
    <w:r>
      <w:fldChar w:fldCharType="begin"/>
    </w:r>
    <w:r w:rsidRPr="00A75BB2">
      <w:rPr>
        <w:lang w:val="nl-NL"/>
      </w:rPr>
      <w:instrText xml:space="preserve"> STYLEREF  "Kop 1"  \* MERGEFORMAT </w:instrText>
    </w:r>
    <w:r>
      <w:fldChar w:fldCharType="separate"/>
    </w:r>
    <w:r w:rsidR="00A93571" w:rsidRPr="00A93571">
      <w:rPr>
        <w:b/>
        <w:bCs/>
        <w:noProof/>
        <w:lang w:val="nl-NL"/>
      </w:rPr>
      <w:t>Onderzoek</w:t>
    </w:r>
    <w:r>
      <w:fldChar w:fldCharType="end"/>
    </w:r>
    <w:r w:rsidRPr="00A75BB2">
      <w:rPr>
        <w:lang w:val="nl-NL"/>
      </w:rPr>
      <w:tab/>
    </w:r>
    <w:r w:rsidR="0009092E">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D116" w14:textId="5F3E7AA3" w:rsidR="003D0C3D" w:rsidRDefault="003D0C3D">
    <w:pPr>
      <w:pStyle w:val="Voettekst"/>
    </w:pPr>
    <w:r>
      <w:tab/>
    </w:r>
    <w:r>
      <w:tab/>
    </w:r>
    <w:r>
      <w:fldChar w:fldCharType="begin"/>
    </w:r>
    <w:r>
      <w:instrText>PAGE   \* MERGEFORMAT</w:instrText>
    </w:r>
    <w:r>
      <w:fldChar w:fldCharType="separate"/>
    </w:r>
    <w:r>
      <w:rPr>
        <w:lang w:val="nl-N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AC79" w14:textId="7B560578" w:rsidR="007E33A1" w:rsidRDefault="007E33A1">
    <w:pPr>
      <w:pStyle w:val="Voettekst"/>
    </w:pPr>
    <w:r>
      <w:rPr>
        <w:lang w:val="nl-NL"/>
      </w:rPr>
      <w:tab/>
    </w:r>
    <w:r w:rsidRPr="00A75BB2">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FB65" w14:textId="52066A2A" w:rsidR="00F6479F" w:rsidRDefault="00F6479F">
    <w:pPr>
      <w:pStyle w:val="Voettekst"/>
    </w:pPr>
    <w:r>
      <w:tab/>
    </w:r>
    <w:r>
      <w:tab/>
    </w:r>
    <w:r>
      <w:tab/>
    </w:r>
    <w:r>
      <w:tab/>
    </w:r>
    <w:r>
      <w:tab/>
    </w:r>
    <w:r>
      <w:tab/>
    </w:r>
    <w:r>
      <w:tab/>
    </w:r>
    <w:r>
      <w:tab/>
    </w:r>
    <w:r>
      <w:tab/>
    </w:r>
    <w:r>
      <w:fldChar w:fldCharType="begin"/>
    </w:r>
    <w:r>
      <w:instrText>PAGE   \* MERGEFORMAT</w:instrText>
    </w:r>
    <w:r>
      <w:fldChar w:fldCharType="separate"/>
    </w:r>
    <w:r>
      <w:rPr>
        <w:lang w:val="nl-NL"/>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A9C0" w14:textId="4D770C02" w:rsidR="00CD1812" w:rsidRDefault="00CD1812">
    <w:pPr>
      <w:pStyle w:val="Voettekst"/>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196A" w14:textId="2662D40C" w:rsidR="001A3C49" w:rsidRDefault="001A3C49">
    <w:pPr>
      <w:pStyle w:val="Voetteks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8C37C" w14:textId="77777777" w:rsidR="00CD1B2C" w:rsidRDefault="00CD1B2C" w:rsidP="009D7AA2">
      <w:pPr>
        <w:spacing w:before="0" w:after="0" w:line="240" w:lineRule="auto"/>
      </w:pPr>
      <w:r>
        <w:separator/>
      </w:r>
    </w:p>
  </w:footnote>
  <w:footnote w:type="continuationSeparator" w:id="0">
    <w:p w14:paraId="7723FBC5" w14:textId="77777777" w:rsidR="00CD1B2C" w:rsidRDefault="00CD1B2C" w:rsidP="009D7AA2">
      <w:pPr>
        <w:spacing w:before="0" w:after="0" w:line="240" w:lineRule="auto"/>
      </w:pPr>
      <w:r>
        <w:continuationSeparator/>
      </w:r>
    </w:p>
  </w:footnote>
  <w:footnote w:type="continuationNotice" w:id="1">
    <w:p w14:paraId="28404E75" w14:textId="77777777" w:rsidR="00CD1B2C" w:rsidRDefault="00CD1B2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2679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FE7E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B836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4024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D261A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6A7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7295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90B9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F8E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5EFE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F06546"/>
    <w:multiLevelType w:val="hybridMultilevel"/>
    <w:tmpl w:val="E8824328"/>
    <w:lvl w:ilvl="0" w:tplc="9EF0DDEA">
      <w:start w:val="1"/>
      <w:numFmt w:val="bullet"/>
      <w:pStyle w:val="Opsomming2"/>
      <w:lvlText w:val="o"/>
      <w:lvlJc w:val="left"/>
      <w:pPr>
        <w:ind w:left="1004" w:hanging="360"/>
      </w:pPr>
      <w:rPr>
        <w:rFonts w:ascii="Courier New" w:hAnsi="Courier New" w:cs="Courier New"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1" w15:restartNumberingAfterBreak="0">
    <w:nsid w:val="34B420D5"/>
    <w:multiLevelType w:val="multilevel"/>
    <w:tmpl w:val="BBECE16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53FD50B4"/>
    <w:multiLevelType w:val="hybridMultilevel"/>
    <w:tmpl w:val="BAA28914"/>
    <w:lvl w:ilvl="0" w:tplc="1E5ADBF4">
      <w:start w:val="1"/>
      <w:numFmt w:val="bullet"/>
      <w:pStyle w:val="Opsomming1"/>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D95703C"/>
    <w:multiLevelType w:val="hybridMultilevel"/>
    <w:tmpl w:val="1696C8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D176B80"/>
    <w:multiLevelType w:val="hybridMultilevel"/>
    <w:tmpl w:val="9B5A5B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D7969D2"/>
    <w:multiLevelType w:val="hybridMultilevel"/>
    <w:tmpl w:val="3EC2F8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EE61403"/>
    <w:multiLevelType w:val="hybridMultilevel"/>
    <w:tmpl w:val="D5828A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2680015">
    <w:abstractNumId w:val="11"/>
  </w:num>
  <w:num w:numId="2" w16cid:durableId="1550341514">
    <w:abstractNumId w:val="12"/>
  </w:num>
  <w:num w:numId="3" w16cid:durableId="253127597">
    <w:abstractNumId w:val="10"/>
  </w:num>
  <w:num w:numId="4" w16cid:durableId="1884056117">
    <w:abstractNumId w:val="9"/>
  </w:num>
  <w:num w:numId="5" w16cid:durableId="1720740916">
    <w:abstractNumId w:val="7"/>
  </w:num>
  <w:num w:numId="6" w16cid:durableId="1628316604">
    <w:abstractNumId w:val="6"/>
  </w:num>
  <w:num w:numId="7" w16cid:durableId="801271514">
    <w:abstractNumId w:val="5"/>
  </w:num>
  <w:num w:numId="8" w16cid:durableId="1317805595">
    <w:abstractNumId w:val="4"/>
  </w:num>
  <w:num w:numId="9" w16cid:durableId="1962492595">
    <w:abstractNumId w:val="8"/>
  </w:num>
  <w:num w:numId="10" w16cid:durableId="2073656976">
    <w:abstractNumId w:val="3"/>
  </w:num>
  <w:num w:numId="11" w16cid:durableId="876770980">
    <w:abstractNumId w:val="2"/>
  </w:num>
  <w:num w:numId="12" w16cid:durableId="1388845782">
    <w:abstractNumId w:val="1"/>
  </w:num>
  <w:num w:numId="13" w16cid:durableId="1010527423">
    <w:abstractNumId w:val="0"/>
  </w:num>
  <w:num w:numId="14" w16cid:durableId="1577549388">
    <w:abstractNumId w:val="9"/>
  </w:num>
  <w:num w:numId="15" w16cid:durableId="1646350666">
    <w:abstractNumId w:val="7"/>
  </w:num>
  <w:num w:numId="16" w16cid:durableId="1217469509">
    <w:abstractNumId w:val="6"/>
  </w:num>
  <w:num w:numId="17" w16cid:durableId="563684031">
    <w:abstractNumId w:val="5"/>
  </w:num>
  <w:num w:numId="18" w16cid:durableId="1456021434">
    <w:abstractNumId w:val="4"/>
  </w:num>
  <w:num w:numId="19" w16cid:durableId="1059325458">
    <w:abstractNumId w:val="8"/>
  </w:num>
  <w:num w:numId="20" w16cid:durableId="1749381346">
    <w:abstractNumId w:val="3"/>
  </w:num>
  <w:num w:numId="21" w16cid:durableId="1251158953">
    <w:abstractNumId w:val="2"/>
  </w:num>
  <w:num w:numId="22" w16cid:durableId="2035810388">
    <w:abstractNumId w:val="1"/>
  </w:num>
  <w:num w:numId="23" w16cid:durableId="1374040741">
    <w:abstractNumId w:val="0"/>
  </w:num>
  <w:num w:numId="24" w16cid:durableId="556817973">
    <w:abstractNumId w:val="9"/>
  </w:num>
  <w:num w:numId="25" w16cid:durableId="534927645">
    <w:abstractNumId w:val="7"/>
  </w:num>
  <w:num w:numId="26" w16cid:durableId="580213439">
    <w:abstractNumId w:val="6"/>
  </w:num>
  <w:num w:numId="27" w16cid:durableId="1273246619">
    <w:abstractNumId w:val="5"/>
  </w:num>
  <w:num w:numId="28" w16cid:durableId="1213344623">
    <w:abstractNumId w:val="4"/>
  </w:num>
  <w:num w:numId="29" w16cid:durableId="495071013">
    <w:abstractNumId w:val="8"/>
  </w:num>
  <w:num w:numId="30" w16cid:durableId="484052219">
    <w:abstractNumId w:val="3"/>
  </w:num>
  <w:num w:numId="31" w16cid:durableId="491682817">
    <w:abstractNumId w:val="2"/>
  </w:num>
  <w:num w:numId="32" w16cid:durableId="1333021401">
    <w:abstractNumId w:val="1"/>
  </w:num>
  <w:num w:numId="33" w16cid:durableId="425077830">
    <w:abstractNumId w:val="0"/>
  </w:num>
  <w:num w:numId="34" w16cid:durableId="70851411">
    <w:abstractNumId w:val="9"/>
  </w:num>
  <w:num w:numId="35" w16cid:durableId="169485713">
    <w:abstractNumId w:val="7"/>
  </w:num>
  <w:num w:numId="36" w16cid:durableId="1153175589">
    <w:abstractNumId w:val="6"/>
  </w:num>
  <w:num w:numId="37" w16cid:durableId="2081974880">
    <w:abstractNumId w:val="5"/>
  </w:num>
  <w:num w:numId="38" w16cid:durableId="119420826">
    <w:abstractNumId w:val="4"/>
  </w:num>
  <w:num w:numId="39" w16cid:durableId="409893639">
    <w:abstractNumId w:val="8"/>
  </w:num>
  <w:num w:numId="40" w16cid:durableId="450368818">
    <w:abstractNumId w:val="3"/>
  </w:num>
  <w:num w:numId="41" w16cid:durableId="1270971270">
    <w:abstractNumId w:val="2"/>
  </w:num>
  <w:num w:numId="42" w16cid:durableId="1599437228">
    <w:abstractNumId w:val="1"/>
  </w:num>
  <w:num w:numId="43" w16cid:durableId="238637211">
    <w:abstractNumId w:val="0"/>
  </w:num>
  <w:num w:numId="44" w16cid:durableId="33384157">
    <w:abstractNumId w:val="13"/>
  </w:num>
  <w:num w:numId="45" w16cid:durableId="444080993">
    <w:abstractNumId w:val="16"/>
  </w:num>
  <w:num w:numId="46" w16cid:durableId="1137644063">
    <w:abstractNumId w:val="14"/>
  </w:num>
  <w:num w:numId="47" w16cid:durableId="562258282">
    <w:abstractNumId w:val="1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as Verschraegen">
    <w15:presenceInfo w15:providerId="AD" w15:userId="S::lukas.verschraegen@student.odisee.be::5db9e9bc-eac4-46ea-90fb-3a83a4359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A2"/>
    <w:rsid w:val="00000CDD"/>
    <w:rsid w:val="000013B9"/>
    <w:rsid w:val="000027FD"/>
    <w:rsid w:val="0000494D"/>
    <w:rsid w:val="00004B50"/>
    <w:rsid w:val="00006536"/>
    <w:rsid w:val="0001021A"/>
    <w:rsid w:val="000108AF"/>
    <w:rsid w:val="00010C14"/>
    <w:rsid w:val="000112CF"/>
    <w:rsid w:val="000127FA"/>
    <w:rsid w:val="00015EBC"/>
    <w:rsid w:val="00016893"/>
    <w:rsid w:val="00016E06"/>
    <w:rsid w:val="000172BD"/>
    <w:rsid w:val="00020893"/>
    <w:rsid w:val="000218DB"/>
    <w:rsid w:val="00021D24"/>
    <w:rsid w:val="000220B5"/>
    <w:rsid w:val="00022EFC"/>
    <w:rsid w:val="0002390E"/>
    <w:rsid w:val="000244CB"/>
    <w:rsid w:val="0002484C"/>
    <w:rsid w:val="00024BFF"/>
    <w:rsid w:val="000254D9"/>
    <w:rsid w:val="000263FF"/>
    <w:rsid w:val="00026C03"/>
    <w:rsid w:val="000278CA"/>
    <w:rsid w:val="00030DEB"/>
    <w:rsid w:val="00030E5F"/>
    <w:rsid w:val="00031020"/>
    <w:rsid w:val="0003256E"/>
    <w:rsid w:val="00032AA3"/>
    <w:rsid w:val="00032EB8"/>
    <w:rsid w:val="0003416D"/>
    <w:rsid w:val="00034A6F"/>
    <w:rsid w:val="0003534B"/>
    <w:rsid w:val="00035BDC"/>
    <w:rsid w:val="000375F0"/>
    <w:rsid w:val="00037E7A"/>
    <w:rsid w:val="000417B8"/>
    <w:rsid w:val="00041848"/>
    <w:rsid w:val="00041B84"/>
    <w:rsid w:val="00042FA1"/>
    <w:rsid w:val="0004301F"/>
    <w:rsid w:val="0004468A"/>
    <w:rsid w:val="00044F4D"/>
    <w:rsid w:val="00045261"/>
    <w:rsid w:val="00046034"/>
    <w:rsid w:val="00046755"/>
    <w:rsid w:val="00046979"/>
    <w:rsid w:val="00047736"/>
    <w:rsid w:val="00047F33"/>
    <w:rsid w:val="00050824"/>
    <w:rsid w:val="000522D4"/>
    <w:rsid w:val="000524D5"/>
    <w:rsid w:val="000525C2"/>
    <w:rsid w:val="000528B9"/>
    <w:rsid w:val="00053D50"/>
    <w:rsid w:val="000542BF"/>
    <w:rsid w:val="00055D34"/>
    <w:rsid w:val="00056A8F"/>
    <w:rsid w:val="00057C21"/>
    <w:rsid w:val="0006049E"/>
    <w:rsid w:val="000609EA"/>
    <w:rsid w:val="00060C11"/>
    <w:rsid w:val="00061E99"/>
    <w:rsid w:val="0006359B"/>
    <w:rsid w:val="00063951"/>
    <w:rsid w:val="00064473"/>
    <w:rsid w:val="00064754"/>
    <w:rsid w:val="00066B44"/>
    <w:rsid w:val="00066CD4"/>
    <w:rsid w:val="000677E9"/>
    <w:rsid w:val="00070447"/>
    <w:rsid w:val="0007382A"/>
    <w:rsid w:val="00073E13"/>
    <w:rsid w:val="000753F3"/>
    <w:rsid w:val="00075B57"/>
    <w:rsid w:val="0007747F"/>
    <w:rsid w:val="000776C2"/>
    <w:rsid w:val="00077E79"/>
    <w:rsid w:val="000807EE"/>
    <w:rsid w:val="00080CBA"/>
    <w:rsid w:val="00080F52"/>
    <w:rsid w:val="00084FBB"/>
    <w:rsid w:val="0008766B"/>
    <w:rsid w:val="00090380"/>
    <w:rsid w:val="0009092E"/>
    <w:rsid w:val="00090AD3"/>
    <w:rsid w:val="00090BAB"/>
    <w:rsid w:val="000912D6"/>
    <w:rsid w:val="000927E9"/>
    <w:rsid w:val="0009299E"/>
    <w:rsid w:val="00092A65"/>
    <w:rsid w:val="00094DBE"/>
    <w:rsid w:val="000950D6"/>
    <w:rsid w:val="00096566"/>
    <w:rsid w:val="00096C7E"/>
    <w:rsid w:val="000A0B82"/>
    <w:rsid w:val="000A46A8"/>
    <w:rsid w:val="000A4D79"/>
    <w:rsid w:val="000A5492"/>
    <w:rsid w:val="000B060E"/>
    <w:rsid w:val="000B0AAD"/>
    <w:rsid w:val="000B161F"/>
    <w:rsid w:val="000B383E"/>
    <w:rsid w:val="000B4084"/>
    <w:rsid w:val="000B5CA8"/>
    <w:rsid w:val="000B6FCE"/>
    <w:rsid w:val="000C09EE"/>
    <w:rsid w:val="000C15D9"/>
    <w:rsid w:val="000C46ED"/>
    <w:rsid w:val="000C5728"/>
    <w:rsid w:val="000C5E42"/>
    <w:rsid w:val="000C792A"/>
    <w:rsid w:val="000D056B"/>
    <w:rsid w:val="000D059A"/>
    <w:rsid w:val="000D1CFB"/>
    <w:rsid w:val="000D201D"/>
    <w:rsid w:val="000D353E"/>
    <w:rsid w:val="000D3E81"/>
    <w:rsid w:val="000D4DCC"/>
    <w:rsid w:val="000D4E8C"/>
    <w:rsid w:val="000D57F0"/>
    <w:rsid w:val="000D5A9C"/>
    <w:rsid w:val="000D5E64"/>
    <w:rsid w:val="000D633E"/>
    <w:rsid w:val="000D7256"/>
    <w:rsid w:val="000E0BAD"/>
    <w:rsid w:val="000E0BF2"/>
    <w:rsid w:val="000E1613"/>
    <w:rsid w:val="000E1F9C"/>
    <w:rsid w:val="000E2DA8"/>
    <w:rsid w:val="000E2E74"/>
    <w:rsid w:val="000E3D22"/>
    <w:rsid w:val="000E57CE"/>
    <w:rsid w:val="000E5BD7"/>
    <w:rsid w:val="000E5E0C"/>
    <w:rsid w:val="000E6D37"/>
    <w:rsid w:val="000F266C"/>
    <w:rsid w:val="000F5942"/>
    <w:rsid w:val="000F5F5F"/>
    <w:rsid w:val="000F65FD"/>
    <w:rsid w:val="000F696C"/>
    <w:rsid w:val="000F7E14"/>
    <w:rsid w:val="00100797"/>
    <w:rsid w:val="001016BF"/>
    <w:rsid w:val="00101A59"/>
    <w:rsid w:val="00101EA7"/>
    <w:rsid w:val="00102149"/>
    <w:rsid w:val="001022F4"/>
    <w:rsid w:val="00102C1A"/>
    <w:rsid w:val="001039E9"/>
    <w:rsid w:val="00103AE6"/>
    <w:rsid w:val="00104CA6"/>
    <w:rsid w:val="00105563"/>
    <w:rsid w:val="00105CCB"/>
    <w:rsid w:val="001061AF"/>
    <w:rsid w:val="00110735"/>
    <w:rsid w:val="00110C69"/>
    <w:rsid w:val="00112B41"/>
    <w:rsid w:val="001166C0"/>
    <w:rsid w:val="00116FEB"/>
    <w:rsid w:val="00117295"/>
    <w:rsid w:val="00117E52"/>
    <w:rsid w:val="0012005C"/>
    <w:rsid w:val="00120105"/>
    <w:rsid w:val="00120D0B"/>
    <w:rsid w:val="001213AD"/>
    <w:rsid w:val="00121D92"/>
    <w:rsid w:val="001224F7"/>
    <w:rsid w:val="00123159"/>
    <w:rsid w:val="001238D1"/>
    <w:rsid w:val="001243A7"/>
    <w:rsid w:val="00130683"/>
    <w:rsid w:val="00130AD7"/>
    <w:rsid w:val="00132217"/>
    <w:rsid w:val="00133146"/>
    <w:rsid w:val="00134D30"/>
    <w:rsid w:val="00134F85"/>
    <w:rsid w:val="001362A4"/>
    <w:rsid w:val="00136EF0"/>
    <w:rsid w:val="00137DF2"/>
    <w:rsid w:val="00140980"/>
    <w:rsid w:val="00140D14"/>
    <w:rsid w:val="00141990"/>
    <w:rsid w:val="001446A8"/>
    <w:rsid w:val="00144C53"/>
    <w:rsid w:val="00144D25"/>
    <w:rsid w:val="00144DB0"/>
    <w:rsid w:val="00144FD9"/>
    <w:rsid w:val="001451A4"/>
    <w:rsid w:val="001457CB"/>
    <w:rsid w:val="00145CB3"/>
    <w:rsid w:val="00150E54"/>
    <w:rsid w:val="00151EE5"/>
    <w:rsid w:val="00152127"/>
    <w:rsid w:val="00152851"/>
    <w:rsid w:val="00153070"/>
    <w:rsid w:val="001531DB"/>
    <w:rsid w:val="001568C1"/>
    <w:rsid w:val="00157886"/>
    <w:rsid w:val="00160873"/>
    <w:rsid w:val="00161D7A"/>
    <w:rsid w:val="00163095"/>
    <w:rsid w:val="001630FF"/>
    <w:rsid w:val="0016496F"/>
    <w:rsid w:val="00164B2D"/>
    <w:rsid w:val="00166865"/>
    <w:rsid w:val="00166D24"/>
    <w:rsid w:val="001729B9"/>
    <w:rsid w:val="001733F0"/>
    <w:rsid w:val="00173809"/>
    <w:rsid w:val="00174760"/>
    <w:rsid w:val="00174A8F"/>
    <w:rsid w:val="001758CA"/>
    <w:rsid w:val="00180F19"/>
    <w:rsid w:val="001828A1"/>
    <w:rsid w:val="00182D04"/>
    <w:rsid w:val="001833FB"/>
    <w:rsid w:val="00183B45"/>
    <w:rsid w:val="00183E7D"/>
    <w:rsid w:val="00184CB3"/>
    <w:rsid w:val="0018520F"/>
    <w:rsid w:val="00186F4B"/>
    <w:rsid w:val="00187877"/>
    <w:rsid w:val="00187974"/>
    <w:rsid w:val="00187EF0"/>
    <w:rsid w:val="00187F4B"/>
    <w:rsid w:val="0019051E"/>
    <w:rsid w:val="00190674"/>
    <w:rsid w:val="0019070F"/>
    <w:rsid w:val="00190870"/>
    <w:rsid w:val="00190B66"/>
    <w:rsid w:val="00192AAB"/>
    <w:rsid w:val="00192AD9"/>
    <w:rsid w:val="0019339F"/>
    <w:rsid w:val="00193834"/>
    <w:rsid w:val="00194710"/>
    <w:rsid w:val="00194C93"/>
    <w:rsid w:val="001953A3"/>
    <w:rsid w:val="00195788"/>
    <w:rsid w:val="00196220"/>
    <w:rsid w:val="00196E06"/>
    <w:rsid w:val="001978CB"/>
    <w:rsid w:val="001A04ED"/>
    <w:rsid w:val="001A0C59"/>
    <w:rsid w:val="001A18FF"/>
    <w:rsid w:val="001A1E96"/>
    <w:rsid w:val="001A39B9"/>
    <w:rsid w:val="001A3C49"/>
    <w:rsid w:val="001A4257"/>
    <w:rsid w:val="001A4880"/>
    <w:rsid w:val="001A5208"/>
    <w:rsid w:val="001A6553"/>
    <w:rsid w:val="001A729A"/>
    <w:rsid w:val="001B01A7"/>
    <w:rsid w:val="001B118B"/>
    <w:rsid w:val="001B13A9"/>
    <w:rsid w:val="001B19AD"/>
    <w:rsid w:val="001B1F09"/>
    <w:rsid w:val="001B2861"/>
    <w:rsid w:val="001B2A36"/>
    <w:rsid w:val="001B2B03"/>
    <w:rsid w:val="001B2F6F"/>
    <w:rsid w:val="001B37EF"/>
    <w:rsid w:val="001B3BCF"/>
    <w:rsid w:val="001B3D3D"/>
    <w:rsid w:val="001B47A9"/>
    <w:rsid w:val="001B4B75"/>
    <w:rsid w:val="001B5C01"/>
    <w:rsid w:val="001B718E"/>
    <w:rsid w:val="001B7737"/>
    <w:rsid w:val="001C0D1F"/>
    <w:rsid w:val="001C0E3B"/>
    <w:rsid w:val="001C18EA"/>
    <w:rsid w:val="001C193F"/>
    <w:rsid w:val="001C20EC"/>
    <w:rsid w:val="001C37C7"/>
    <w:rsid w:val="001C38E3"/>
    <w:rsid w:val="001C3B4F"/>
    <w:rsid w:val="001C48AD"/>
    <w:rsid w:val="001C48DE"/>
    <w:rsid w:val="001C4A43"/>
    <w:rsid w:val="001C4FDB"/>
    <w:rsid w:val="001C7EE4"/>
    <w:rsid w:val="001D1EDF"/>
    <w:rsid w:val="001D2FA6"/>
    <w:rsid w:val="001D37EE"/>
    <w:rsid w:val="001D4F30"/>
    <w:rsid w:val="001D5CDC"/>
    <w:rsid w:val="001D5E0B"/>
    <w:rsid w:val="001D5F99"/>
    <w:rsid w:val="001E0DE3"/>
    <w:rsid w:val="001E0FF6"/>
    <w:rsid w:val="001E14CF"/>
    <w:rsid w:val="001E15E6"/>
    <w:rsid w:val="001E1EA3"/>
    <w:rsid w:val="001E3720"/>
    <w:rsid w:val="001E3C11"/>
    <w:rsid w:val="001E52F6"/>
    <w:rsid w:val="001E5442"/>
    <w:rsid w:val="001E66EF"/>
    <w:rsid w:val="001F12F3"/>
    <w:rsid w:val="001F1421"/>
    <w:rsid w:val="001F1A74"/>
    <w:rsid w:val="001F2D3C"/>
    <w:rsid w:val="001F313D"/>
    <w:rsid w:val="001F3428"/>
    <w:rsid w:val="001F5FBC"/>
    <w:rsid w:val="001F6001"/>
    <w:rsid w:val="001F60A2"/>
    <w:rsid w:val="001F7B9F"/>
    <w:rsid w:val="001F7D45"/>
    <w:rsid w:val="00200762"/>
    <w:rsid w:val="00201D97"/>
    <w:rsid w:val="00201DBE"/>
    <w:rsid w:val="00201FC4"/>
    <w:rsid w:val="0020293A"/>
    <w:rsid w:val="002032D8"/>
    <w:rsid w:val="00203E1D"/>
    <w:rsid w:val="002048AF"/>
    <w:rsid w:val="00205B34"/>
    <w:rsid w:val="00205BB9"/>
    <w:rsid w:val="00206906"/>
    <w:rsid w:val="00206B7F"/>
    <w:rsid w:val="00206D28"/>
    <w:rsid w:val="0021238D"/>
    <w:rsid w:val="002125B4"/>
    <w:rsid w:val="00213022"/>
    <w:rsid w:val="00213090"/>
    <w:rsid w:val="00213776"/>
    <w:rsid w:val="00213837"/>
    <w:rsid w:val="00213A16"/>
    <w:rsid w:val="00213E17"/>
    <w:rsid w:val="0021497C"/>
    <w:rsid w:val="00217C26"/>
    <w:rsid w:val="00220C98"/>
    <w:rsid w:val="00220D8B"/>
    <w:rsid w:val="00220E00"/>
    <w:rsid w:val="00222280"/>
    <w:rsid w:val="0022239E"/>
    <w:rsid w:val="00222816"/>
    <w:rsid w:val="00222B53"/>
    <w:rsid w:val="00222D4E"/>
    <w:rsid w:val="002237A7"/>
    <w:rsid w:val="002248FD"/>
    <w:rsid w:val="00226F86"/>
    <w:rsid w:val="002309BE"/>
    <w:rsid w:val="00230B31"/>
    <w:rsid w:val="002323CB"/>
    <w:rsid w:val="00232D88"/>
    <w:rsid w:val="00232E25"/>
    <w:rsid w:val="00233D32"/>
    <w:rsid w:val="0023404E"/>
    <w:rsid w:val="00234565"/>
    <w:rsid w:val="00234FF0"/>
    <w:rsid w:val="0023557A"/>
    <w:rsid w:val="00235BE5"/>
    <w:rsid w:val="00236A23"/>
    <w:rsid w:val="00237303"/>
    <w:rsid w:val="00237A46"/>
    <w:rsid w:val="00240CF1"/>
    <w:rsid w:val="002411BD"/>
    <w:rsid w:val="002434FD"/>
    <w:rsid w:val="00243E1F"/>
    <w:rsid w:val="00244CA4"/>
    <w:rsid w:val="00245622"/>
    <w:rsid w:val="00247CFE"/>
    <w:rsid w:val="00250555"/>
    <w:rsid w:val="002505D9"/>
    <w:rsid w:val="00252174"/>
    <w:rsid w:val="00253126"/>
    <w:rsid w:val="00253668"/>
    <w:rsid w:val="00253DFB"/>
    <w:rsid w:val="00254F5C"/>
    <w:rsid w:val="002558F1"/>
    <w:rsid w:val="00256AE7"/>
    <w:rsid w:val="00257583"/>
    <w:rsid w:val="002602A9"/>
    <w:rsid w:val="0026067E"/>
    <w:rsid w:val="002618D7"/>
    <w:rsid w:val="0026208C"/>
    <w:rsid w:val="002641F3"/>
    <w:rsid w:val="0026446F"/>
    <w:rsid w:val="00264D0A"/>
    <w:rsid w:val="0026561F"/>
    <w:rsid w:val="00265BD3"/>
    <w:rsid w:val="002672D6"/>
    <w:rsid w:val="002672EA"/>
    <w:rsid w:val="002674C6"/>
    <w:rsid w:val="002679B3"/>
    <w:rsid w:val="00271698"/>
    <w:rsid w:val="002732E1"/>
    <w:rsid w:val="00273324"/>
    <w:rsid w:val="002734A1"/>
    <w:rsid w:val="002734CC"/>
    <w:rsid w:val="00274373"/>
    <w:rsid w:val="00275619"/>
    <w:rsid w:val="00275E6C"/>
    <w:rsid w:val="00277426"/>
    <w:rsid w:val="002779E7"/>
    <w:rsid w:val="002779F3"/>
    <w:rsid w:val="00277F09"/>
    <w:rsid w:val="00280606"/>
    <w:rsid w:val="00281916"/>
    <w:rsid w:val="00282301"/>
    <w:rsid w:val="00282361"/>
    <w:rsid w:val="00283443"/>
    <w:rsid w:val="00283ED1"/>
    <w:rsid w:val="00285EBB"/>
    <w:rsid w:val="0028668C"/>
    <w:rsid w:val="002866E9"/>
    <w:rsid w:val="0028696C"/>
    <w:rsid w:val="00286B7D"/>
    <w:rsid w:val="00286E71"/>
    <w:rsid w:val="00287046"/>
    <w:rsid w:val="00287AA9"/>
    <w:rsid w:val="00287CAE"/>
    <w:rsid w:val="00287FEE"/>
    <w:rsid w:val="0029017E"/>
    <w:rsid w:val="00290C63"/>
    <w:rsid w:val="00291F43"/>
    <w:rsid w:val="00292CE3"/>
    <w:rsid w:val="0029521E"/>
    <w:rsid w:val="002957BD"/>
    <w:rsid w:val="00296D4A"/>
    <w:rsid w:val="00297FAA"/>
    <w:rsid w:val="002A16B9"/>
    <w:rsid w:val="002A2068"/>
    <w:rsid w:val="002A672A"/>
    <w:rsid w:val="002B015C"/>
    <w:rsid w:val="002B03B3"/>
    <w:rsid w:val="002B2AA3"/>
    <w:rsid w:val="002B3119"/>
    <w:rsid w:val="002B3AE0"/>
    <w:rsid w:val="002B5AA8"/>
    <w:rsid w:val="002B727D"/>
    <w:rsid w:val="002C0815"/>
    <w:rsid w:val="002C13AC"/>
    <w:rsid w:val="002C1465"/>
    <w:rsid w:val="002C1BEA"/>
    <w:rsid w:val="002C20BE"/>
    <w:rsid w:val="002C2AF9"/>
    <w:rsid w:val="002C3148"/>
    <w:rsid w:val="002C4CA8"/>
    <w:rsid w:val="002C7080"/>
    <w:rsid w:val="002C730F"/>
    <w:rsid w:val="002C78EE"/>
    <w:rsid w:val="002D1E79"/>
    <w:rsid w:val="002D2F6C"/>
    <w:rsid w:val="002D3CC7"/>
    <w:rsid w:val="002D6ACD"/>
    <w:rsid w:val="002E00BA"/>
    <w:rsid w:val="002E0735"/>
    <w:rsid w:val="002E1A54"/>
    <w:rsid w:val="002E211D"/>
    <w:rsid w:val="002E2134"/>
    <w:rsid w:val="002E27F9"/>
    <w:rsid w:val="002E3AE5"/>
    <w:rsid w:val="002E4F7D"/>
    <w:rsid w:val="002E6D69"/>
    <w:rsid w:val="002E6EA0"/>
    <w:rsid w:val="002E7606"/>
    <w:rsid w:val="002E775F"/>
    <w:rsid w:val="002E7884"/>
    <w:rsid w:val="002F1011"/>
    <w:rsid w:val="002F1AEE"/>
    <w:rsid w:val="002F40CB"/>
    <w:rsid w:val="002F4960"/>
    <w:rsid w:val="002F5CF9"/>
    <w:rsid w:val="002F6595"/>
    <w:rsid w:val="002F65C7"/>
    <w:rsid w:val="002F6CAA"/>
    <w:rsid w:val="002F6E72"/>
    <w:rsid w:val="002F7645"/>
    <w:rsid w:val="002F7FF4"/>
    <w:rsid w:val="00301977"/>
    <w:rsid w:val="00302520"/>
    <w:rsid w:val="00302C40"/>
    <w:rsid w:val="00304F52"/>
    <w:rsid w:val="0030534F"/>
    <w:rsid w:val="00305A3C"/>
    <w:rsid w:val="003105CE"/>
    <w:rsid w:val="00310BA9"/>
    <w:rsid w:val="00311492"/>
    <w:rsid w:val="00311820"/>
    <w:rsid w:val="00311E62"/>
    <w:rsid w:val="003127A4"/>
    <w:rsid w:val="00313BF5"/>
    <w:rsid w:val="00313C64"/>
    <w:rsid w:val="0031456B"/>
    <w:rsid w:val="00314B4D"/>
    <w:rsid w:val="00316900"/>
    <w:rsid w:val="003169B1"/>
    <w:rsid w:val="003213BD"/>
    <w:rsid w:val="00321FD7"/>
    <w:rsid w:val="00322D83"/>
    <w:rsid w:val="00324E62"/>
    <w:rsid w:val="0032520E"/>
    <w:rsid w:val="00325653"/>
    <w:rsid w:val="00326BBC"/>
    <w:rsid w:val="003277EC"/>
    <w:rsid w:val="00327957"/>
    <w:rsid w:val="003304FE"/>
    <w:rsid w:val="003308A9"/>
    <w:rsid w:val="003312E7"/>
    <w:rsid w:val="00331C0E"/>
    <w:rsid w:val="00331E41"/>
    <w:rsid w:val="003333A2"/>
    <w:rsid w:val="00333EAD"/>
    <w:rsid w:val="00333F76"/>
    <w:rsid w:val="003340DA"/>
    <w:rsid w:val="003341E8"/>
    <w:rsid w:val="003349FF"/>
    <w:rsid w:val="00334B8E"/>
    <w:rsid w:val="00335D41"/>
    <w:rsid w:val="00335FE0"/>
    <w:rsid w:val="00336C50"/>
    <w:rsid w:val="0033775C"/>
    <w:rsid w:val="00337F0D"/>
    <w:rsid w:val="00340D54"/>
    <w:rsid w:val="00340F83"/>
    <w:rsid w:val="0034115B"/>
    <w:rsid w:val="00343523"/>
    <w:rsid w:val="00344697"/>
    <w:rsid w:val="003451F2"/>
    <w:rsid w:val="0034739D"/>
    <w:rsid w:val="00350E81"/>
    <w:rsid w:val="003511E7"/>
    <w:rsid w:val="00351C4C"/>
    <w:rsid w:val="0035288D"/>
    <w:rsid w:val="00352B2C"/>
    <w:rsid w:val="00352DD3"/>
    <w:rsid w:val="0035386C"/>
    <w:rsid w:val="00353FC2"/>
    <w:rsid w:val="0035477F"/>
    <w:rsid w:val="003557C5"/>
    <w:rsid w:val="00355CB2"/>
    <w:rsid w:val="0036028E"/>
    <w:rsid w:val="003610B8"/>
    <w:rsid w:val="00363059"/>
    <w:rsid w:val="003639F3"/>
    <w:rsid w:val="0036456A"/>
    <w:rsid w:val="00366C51"/>
    <w:rsid w:val="0037030F"/>
    <w:rsid w:val="00370A4E"/>
    <w:rsid w:val="00370E3E"/>
    <w:rsid w:val="00371AC3"/>
    <w:rsid w:val="003720D8"/>
    <w:rsid w:val="00372262"/>
    <w:rsid w:val="00373576"/>
    <w:rsid w:val="003770D7"/>
    <w:rsid w:val="00377BBA"/>
    <w:rsid w:val="00381FD5"/>
    <w:rsid w:val="003821DB"/>
    <w:rsid w:val="00385C03"/>
    <w:rsid w:val="00386473"/>
    <w:rsid w:val="0039074A"/>
    <w:rsid w:val="00391837"/>
    <w:rsid w:val="00391BFB"/>
    <w:rsid w:val="00392536"/>
    <w:rsid w:val="0039338E"/>
    <w:rsid w:val="00393F8C"/>
    <w:rsid w:val="00394584"/>
    <w:rsid w:val="0039486E"/>
    <w:rsid w:val="00395875"/>
    <w:rsid w:val="00396278"/>
    <w:rsid w:val="003970A2"/>
    <w:rsid w:val="00397854"/>
    <w:rsid w:val="00397BA5"/>
    <w:rsid w:val="00397C80"/>
    <w:rsid w:val="003A0C88"/>
    <w:rsid w:val="003A14EC"/>
    <w:rsid w:val="003A1934"/>
    <w:rsid w:val="003A1D03"/>
    <w:rsid w:val="003A37C8"/>
    <w:rsid w:val="003A3E90"/>
    <w:rsid w:val="003A4786"/>
    <w:rsid w:val="003A5055"/>
    <w:rsid w:val="003A5806"/>
    <w:rsid w:val="003A6FE0"/>
    <w:rsid w:val="003B012F"/>
    <w:rsid w:val="003B1172"/>
    <w:rsid w:val="003B3051"/>
    <w:rsid w:val="003B4027"/>
    <w:rsid w:val="003B45DF"/>
    <w:rsid w:val="003B49C6"/>
    <w:rsid w:val="003B4A2A"/>
    <w:rsid w:val="003B4EDA"/>
    <w:rsid w:val="003B5B4A"/>
    <w:rsid w:val="003B70B5"/>
    <w:rsid w:val="003C00F5"/>
    <w:rsid w:val="003C05A6"/>
    <w:rsid w:val="003C43F1"/>
    <w:rsid w:val="003C4C4D"/>
    <w:rsid w:val="003C60C7"/>
    <w:rsid w:val="003D0740"/>
    <w:rsid w:val="003D0C3D"/>
    <w:rsid w:val="003D173B"/>
    <w:rsid w:val="003D1897"/>
    <w:rsid w:val="003D262C"/>
    <w:rsid w:val="003D2ED3"/>
    <w:rsid w:val="003D3600"/>
    <w:rsid w:val="003D3BFF"/>
    <w:rsid w:val="003D3D4A"/>
    <w:rsid w:val="003D625C"/>
    <w:rsid w:val="003D67E7"/>
    <w:rsid w:val="003D6F79"/>
    <w:rsid w:val="003D788E"/>
    <w:rsid w:val="003D7F05"/>
    <w:rsid w:val="003E094F"/>
    <w:rsid w:val="003E1FB0"/>
    <w:rsid w:val="003E281C"/>
    <w:rsid w:val="003E2854"/>
    <w:rsid w:val="003E2A6B"/>
    <w:rsid w:val="003E3CDD"/>
    <w:rsid w:val="003E551A"/>
    <w:rsid w:val="003E6987"/>
    <w:rsid w:val="003E6E10"/>
    <w:rsid w:val="003E6EDD"/>
    <w:rsid w:val="003E7078"/>
    <w:rsid w:val="003E71EA"/>
    <w:rsid w:val="003E7BF3"/>
    <w:rsid w:val="003F0400"/>
    <w:rsid w:val="003F0A24"/>
    <w:rsid w:val="003F1D9D"/>
    <w:rsid w:val="003F3BD3"/>
    <w:rsid w:val="003F3D17"/>
    <w:rsid w:val="003F3E4F"/>
    <w:rsid w:val="003F4841"/>
    <w:rsid w:val="003F5047"/>
    <w:rsid w:val="003F559D"/>
    <w:rsid w:val="003F6148"/>
    <w:rsid w:val="003F6E02"/>
    <w:rsid w:val="003F7534"/>
    <w:rsid w:val="003F7E3A"/>
    <w:rsid w:val="004001DA"/>
    <w:rsid w:val="00401301"/>
    <w:rsid w:val="00401AEE"/>
    <w:rsid w:val="00402215"/>
    <w:rsid w:val="00402B20"/>
    <w:rsid w:val="00403344"/>
    <w:rsid w:val="004037D8"/>
    <w:rsid w:val="00403B25"/>
    <w:rsid w:val="00405548"/>
    <w:rsid w:val="00406429"/>
    <w:rsid w:val="0040720B"/>
    <w:rsid w:val="004077BF"/>
    <w:rsid w:val="004078CD"/>
    <w:rsid w:val="0040793A"/>
    <w:rsid w:val="00407A91"/>
    <w:rsid w:val="00410329"/>
    <w:rsid w:val="00410C1A"/>
    <w:rsid w:val="004119E1"/>
    <w:rsid w:val="00412671"/>
    <w:rsid w:val="00412DBE"/>
    <w:rsid w:val="004136EC"/>
    <w:rsid w:val="0041403C"/>
    <w:rsid w:val="004143B3"/>
    <w:rsid w:val="0041489D"/>
    <w:rsid w:val="00414CE5"/>
    <w:rsid w:val="00415D6D"/>
    <w:rsid w:val="004161EF"/>
    <w:rsid w:val="004172B0"/>
    <w:rsid w:val="00420647"/>
    <w:rsid w:val="0042118C"/>
    <w:rsid w:val="0042128E"/>
    <w:rsid w:val="004221F1"/>
    <w:rsid w:val="0042389C"/>
    <w:rsid w:val="004243C6"/>
    <w:rsid w:val="00425422"/>
    <w:rsid w:val="0042616B"/>
    <w:rsid w:val="0042746C"/>
    <w:rsid w:val="004277AC"/>
    <w:rsid w:val="0043100D"/>
    <w:rsid w:val="004313FD"/>
    <w:rsid w:val="0043143F"/>
    <w:rsid w:val="00432E42"/>
    <w:rsid w:val="00433A53"/>
    <w:rsid w:val="00433FCB"/>
    <w:rsid w:val="00434440"/>
    <w:rsid w:val="004347D4"/>
    <w:rsid w:val="00434C12"/>
    <w:rsid w:val="0043564F"/>
    <w:rsid w:val="00435E98"/>
    <w:rsid w:val="00436DBE"/>
    <w:rsid w:val="0044063F"/>
    <w:rsid w:val="00441DBD"/>
    <w:rsid w:val="00442272"/>
    <w:rsid w:val="00442314"/>
    <w:rsid w:val="004423A3"/>
    <w:rsid w:val="00444E0A"/>
    <w:rsid w:val="00445943"/>
    <w:rsid w:val="00447017"/>
    <w:rsid w:val="00447D86"/>
    <w:rsid w:val="00447FD9"/>
    <w:rsid w:val="00451756"/>
    <w:rsid w:val="00452290"/>
    <w:rsid w:val="0045298D"/>
    <w:rsid w:val="00452A19"/>
    <w:rsid w:val="00452A4A"/>
    <w:rsid w:val="0045444D"/>
    <w:rsid w:val="004545D3"/>
    <w:rsid w:val="00454BA6"/>
    <w:rsid w:val="00454C44"/>
    <w:rsid w:val="00456D67"/>
    <w:rsid w:val="004619EE"/>
    <w:rsid w:val="00462324"/>
    <w:rsid w:val="004633AA"/>
    <w:rsid w:val="0046423F"/>
    <w:rsid w:val="00464997"/>
    <w:rsid w:val="00465ADC"/>
    <w:rsid w:val="00465E85"/>
    <w:rsid w:val="00467939"/>
    <w:rsid w:val="00467BFC"/>
    <w:rsid w:val="00470DED"/>
    <w:rsid w:val="004721F1"/>
    <w:rsid w:val="004722C6"/>
    <w:rsid w:val="0047289D"/>
    <w:rsid w:val="00472DB5"/>
    <w:rsid w:val="00472E1E"/>
    <w:rsid w:val="00473D07"/>
    <w:rsid w:val="00475631"/>
    <w:rsid w:val="004760CF"/>
    <w:rsid w:val="00476899"/>
    <w:rsid w:val="00477429"/>
    <w:rsid w:val="00480796"/>
    <w:rsid w:val="00480A22"/>
    <w:rsid w:val="004816ED"/>
    <w:rsid w:val="00481722"/>
    <w:rsid w:val="00481F1D"/>
    <w:rsid w:val="004820D9"/>
    <w:rsid w:val="00483658"/>
    <w:rsid w:val="004866E1"/>
    <w:rsid w:val="00486E88"/>
    <w:rsid w:val="004876C3"/>
    <w:rsid w:val="0049170C"/>
    <w:rsid w:val="00491D21"/>
    <w:rsid w:val="00492D4F"/>
    <w:rsid w:val="004931FA"/>
    <w:rsid w:val="00495B06"/>
    <w:rsid w:val="0049632B"/>
    <w:rsid w:val="00496DBA"/>
    <w:rsid w:val="004A0944"/>
    <w:rsid w:val="004A1BE5"/>
    <w:rsid w:val="004A1C3C"/>
    <w:rsid w:val="004A1CA1"/>
    <w:rsid w:val="004A22F1"/>
    <w:rsid w:val="004A2A06"/>
    <w:rsid w:val="004A2F76"/>
    <w:rsid w:val="004A4E35"/>
    <w:rsid w:val="004A5650"/>
    <w:rsid w:val="004A5FA6"/>
    <w:rsid w:val="004A60D4"/>
    <w:rsid w:val="004A76B5"/>
    <w:rsid w:val="004A7D81"/>
    <w:rsid w:val="004B166E"/>
    <w:rsid w:val="004B1991"/>
    <w:rsid w:val="004B1A1F"/>
    <w:rsid w:val="004B46BF"/>
    <w:rsid w:val="004B4A15"/>
    <w:rsid w:val="004B4A24"/>
    <w:rsid w:val="004B4D4B"/>
    <w:rsid w:val="004B50BC"/>
    <w:rsid w:val="004B569A"/>
    <w:rsid w:val="004C173C"/>
    <w:rsid w:val="004C2AFE"/>
    <w:rsid w:val="004C2FAC"/>
    <w:rsid w:val="004C33F0"/>
    <w:rsid w:val="004C357F"/>
    <w:rsid w:val="004C4281"/>
    <w:rsid w:val="004C4883"/>
    <w:rsid w:val="004C6876"/>
    <w:rsid w:val="004C710D"/>
    <w:rsid w:val="004D047A"/>
    <w:rsid w:val="004D10A9"/>
    <w:rsid w:val="004D1EA2"/>
    <w:rsid w:val="004D229E"/>
    <w:rsid w:val="004D2F7A"/>
    <w:rsid w:val="004D4BB6"/>
    <w:rsid w:val="004D4DEC"/>
    <w:rsid w:val="004D5CBF"/>
    <w:rsid w:val="004E011E"/>
    <w:rsid w:val="004E04DF"/>
    <w:rsid w:val="004E1DE0"/>
    <w:rsid w:val="004E292B"/>
    <w:rsid w:val="004E433F"/>
    <w:rsid w:val="004E47BB"/>
    <w:rsid w:val="004E52D7"/>
    <w:rsid w:val="004E53BF"/>
    <w:rsid w:val="004E5DDD"/>
    <w:rsid w:val="004E649C"/>
    <w:rsid w:val="004E649F"/>
    <w:rsid w:val="004F1832"/>
    <w:rsid w:val="004F2337"/>
    <w:rsid w:val="004F3466"/>
    <w:rsid w:val="004F35B9"/>
    <w:rsid w:val="004F4442"/>
    <w:rsid w:val="004F4D6A"/>
    <w:rsid w:val="004F58FE"/>
    <w:rsid w:val="004F5E81"/>
    <w:rsid w:val="004F6377"/>
    <w:rsid w:val="004F698F"/>
    <w:rsid w:val="004F7764"/>
    <w:rsid w:val="00500426"/>
    <w:rsid w:val="00500E10"/>
    <w:rsid w:val="00501928"/>
    <w:rsid w:val="00501A40"/>
    <w:rsid w:val="00502136"/>
    <w:rsid w:val="005022DF"/>
    <w:rsid w:val="00503280"/>
    <w:rsid w:val="00504474"/>
    <w:rsid w:val="00504A6B"/>
    <w:rsid w:val="00504C09"/>
    <w:rsid w:val="0050510D"/>
    <w:rsid w:val="00511AF5"/>
    <w:rsid w:val="00514313"/>
    <w:rsid w:val="00514A7A"/>
    <w:rsid w:val="00514E7E"/>
    <w:rsid w:val="00516072"/>
    <w:rsid w:val="00517480"/>
    <w:rsid w:val="005208D1"/>
    <w:rsid w:val="00520B36"/>
    <w:rsid w:val="005211E5"/>
    <w:rsid w:val="005212FC"/>
    <w:rsid w:val="0052226D"/>
    <w:rsid w:val="00522E3F"/>
    <w:rsid w:val="0052303E"/>
    <w:rsid w:val="00523F8E"/>
    <w:rsid w:val="005275FA"/>
    <w:rsid w:val="0052774A"/>
    <w:rsid w:val="00531B63"/>
    <w:rsid w:val="005334C1"/>
    <w:rsid w:val="00533932"/>
    <w:rsid w:val="005344C3"/>
    <w:rsid w:val="0053503C"/>
    <w:rsid w:val="0053613A"/>
    <w:rsid w:val="00537B45"/>
    <w:rsid w:val="00537EC7"/>
    <w:rsid w:val="00541BB7"/>
    <w:rsid w:val="005423E9"/>
    <w:rsid w:val="00543264"/>
    <w:rsid w:val="00543C46"/>
    <w:rsid w:val="00543D1B"/>
    <w:rsid w:val="005441F9"/>
    <w:rsid w:val="00545637"/>
    <w:rsid w:val="0054688B"/>
    <w:rsid w:val="00547275"/>
    <w:rsid w:val="00547BFE"/>
    <w:rsid w:val="0055047E"/>
    <w:rsid w:val="0055077D"/>
    <w:rsid w:val="0055322A"/>
    <w:rsid w:val="0055345B"/>
    <w:rsid w:val="005538C4"/>
    <w:rsid w:val="00555B74"/>
    <w:rsid w:val="00555F4A"/>
    <w:rsid w:val="005560BE"/>
    <w:rsid w:val="0056034B"/>
    <w:rsid w:val="0056107E"/>
    <w:rsid w:val="00562235"/>
    <w:rsid w:val="0056275E"/>
    <w:rsid w:val="00562966"/>
    <w:rsid w:val="00563524"/>
    <w:rsid w:val="00563601"/>
    <w:rsid w:val="00563F01"/>
    <w:rsid w:val="00564761"/>
    <w:rsid w:val="005656AD"/>
    <w:rsid w:val="00565AE7"/>
    <w:rsid w:val="00566106"/>
    <w:rsid w:val="0056700A"/>
    <w:rsid w:val="00570C28"/>
    <w:rsid w:val="00573A83"/>
    <w:rsid w:val="005749EA"/>
    <w:rsid w:val="00574B75"/>
    <w:rsid w:val="00575F04"/>
    <w:rsid w:val="00576067"/>
    <w:rsid w:val="005762CD"/>
    <w:rsid w:val="00576A3C"/>
    <w:rsid w:val="00576C81"/>
    <w:rsid w:val="00577115"/>
    <w:rsid w:val="00577383"/>
    <w:rsid w:val="00581003"/>
    <w:rsid w:val="00581908"/>
    <w:rsid w:val="00581F07"/>
    <w:rsid w:val="005825E0"/>
    <w:rsid w:val="00582956"/>
    <w:rsid w:val="00582D33"/>
    <w:rsid w:val="005835B1"/>
    <w:rsid w:val="0058465F"/>
    <w:rsid w:val="00586BA2"/>
    <w:rsid w:val="00587280"/>
    <w:rsid w:val="00587645"/>
    <w:rsid w:val="00590A98"/>
    <w:rsid w:val="00590D19"/>
    <w:rsid w:val="005913C5"/>
    <w:rsid w:val="00591973"/>
    <w:rsid w:val="00591BC5"/>
    <w:rsid w:val="00591FC1"/>
    <w:rsid w:val="005928AE"/>
    <w:rsid w:val="00594728"/>
    <w:rsid w:val="00594CC5"/>
    <w:rsid w:val="00595436"/>
    <w:rsid w:val="00595C5C"/>
    <w:rsid w:val="00596637"/>
    <w:rsid w:val="005967C5"/>
    <w:rsid w:val="00597EF7"/>
    <w:rsid w:val="005A002D"/>
    <w:rsid w:val="005A1E50"/>
    <w:rsid w:val="005A2AAE"/>
    <w:rsid w:val="005A3FAF"/>
    <w:rsid w:val="005A4E8E"/>
    <w:rsid w:val="005A5B81"/>
    <w:rsid w:val="005A5BF3"/>
    <w:rsid w:val="005A6C9E"/>
    <w:rsid w:val="005A717C"/>
    <w:rsid w:val="005A7BAA"/>
    <w:rsid w:val="005B0A8E"/>
    <w:rsid w:val="005B1BA4"/>
    <w:rsid w:val="005B372C"/>
    <w:rsid w:val="005B3AE4"/>
    <w:rsid w:val="005B3B0C"/>
    <w:rsid w:val="005B4440"/>
    <w:rsid w:val="005B46DF"/>
    <w:rsid w:val="005B6B35"/>
    <w:rsid w:val="005B70F1"/>
    <w:rsid w:val="005C0415"/>
    <w:rsid w:val="005C051A"/>
    <w:rsid w:val="005C0823"/>
    <w:rsid w:val="005C0A0D"/>
    <w:rsid w:val="005C0AA7"/>
    <w:rsid w:val="005C1EEB"/>
    <w:rsid w:val="005C23C3"/>
    <w:rsid w:val="005C4220"/>
    <w:rsid w:val="005C4A40"/>
    <w:rsid w:val="005C7E05"/>
    <w:rsid w:val="005D094B"/>
    <w:rsid w:val="005D21C9"/>
    <w:rsid w:val="005D221E"/>
    <w:rsid w:val="005D298D"/>
    <w:rsid w:val="005D29A7"/>
    <w:rsid w:val="005D2BD1"/>
    <w:rsid w:val="005D2EE6"/>
    <w:rsid w:val="005D3A83"/>
    <w:rsid w:val="005D4E97"/>
    <w:rsid w:val="005D5F1A"/>
    <w:rsid w:val="005D626F"/>
    <w:rsid w:val="005D69AE"/>
    <w:rsid w:val="005D7C39"/>
    <w:rsid w:val="005E05AF"/>
    <w:rsid w:val="005E19CD"/>
    <w:rsid w:val="005E2060"/>
    <w:rsid w:val="005E25D1"/>
    <w:rsid w:val="005E312F"/>
    <w:rsid w:val="005E492E"/>
    <w:rsid w:val="005E4E36"/>
    <w:rsid w:val="005E4E6D"/>
    <w:rsid w:val="005E59DA"/>
    <w:rsid w:val="005E711A"/>
    <w:rsid w:val="005E75D4"/>
    <w:rsid w:val="005F1776"/>
    <w:rsid w:val="005F17B1"/>
    <w:rsid w:val="005F28C1"/>
    <w:rsid w:val="005F36FF"/>
    <w:rsid w:val="005F372F"/>
    <w:rsid w:val="005F5C90"/>
    <w:rsid w:val="005F5D25"/>
    <w:rsid w:val="005F63F3"/>
    <w:rsid w:val="005F660A"/>
    <w:rsid w:val="005F6857"/>
    <w:rsid w:val="0060332A"/>
    <w:rsid w:val="00603ED9"/>
    <w:rsid w:val="00604AD4"/>
    <w:rsid w:val="00604EDB"/>
    <w:rsid w:val="00605291"/>
    <w:rsid w:val="00606B82"/>
    <w:rsid w:val="00606C8F"/>
    <w:rsid w:val="00610411"/>
    <w:rsid w:val="00610F9D"/>
    <w:rsid w:val="00611193"/>
    <w:rsid w:val="0061167D"/>
    <w:rsid w:val="00611E49"/>
    <w:rsid w:val="00611FE4"/>
    <w:rsid w:val="0061202F"/>
    <w:rsid w:val="0061278B"/>
    <w:rsid w:val="0061317F"/>
    <w:rsid w:val="00613829"/>
    <w:rsid w:val="00613D85"/>
    <w:rsid w:val="00613DF3"/>
    <w:rsid w:val="00614783"/>
    <w:rsid w:val="00614C99"/>
    <w:rsid w:val="00614F15"/>
    <w:rsid w:val="006165F6"/>
    <w:rsid w:val="00617277"/>
    <w:rsid w:val="0061796B"/>
    <w:rsid w:val="00620332"/>
    <w:rsid w:val="0062037E"/>
    <w:rsid w:val="006223C9"/>
    <w:rsid w:val="00622D43"/>
    <w:rsid w:val="00623347"/>
    <w:rsid w:val="006239ED"/>
    <w:rsid w:val="00623A8E"/>
    <w:rsid w:val="00623B3E"/>
    <w:rsid w:val="0062414E"/>
    <w:rsid w:val="00624563"/>
    <w:rsid w:val="00625E02"/>
    <w:rsid w:val="0062642A"/>
    <w:rsid w:val="006275F3"/>
    <w:rsid w:val="00630DEE"/>
    <w:rsid w:val="00633BC4"/>
    <w:rsid w:val="006341AE"/>
    <w:rsid w:val="0063451B"/>
    <w:rsid w:val="006361ED"/>
    <w:rsid w:val="006369BC"/>
    <w:rsid w:val="00637296"/>
    <w:rsid w:val="00637C33"/>
    <w:rsid w:val="00640971"/>
    <w:rsid w:val="006413A6"/>
    <w:rsid w:val="00641843"/>
    <w:rsid w:val="00641A35"/>
    <w:rsid w:val="00642578"/>
    <w:rsid w:val="00642DC0"/>
    <w:rsid w:val="006432C8"/>
    <w:rsid w:val="00643788"/>
    <w:rsid w:val="00646550"/>
    <w:rsid w:val="00647003"/>
    <w:rsid w:val="00647132"/>
    <w:rsid w:val="00650E0C"/>
    <w:rsid w:val="006512EF"/>
    <w:rsid w:val="0065181F"/>
    <w:rsid w:val="0065214B"/>
    <w:rsid w:val="006522DB"/>
    <w:rsid w:val="00652F3F"/>
    <w:rsid w:val="00654B3D"/>
    <w:rsid w:val="00654FC0"/>
    <w:rsid w:val="006612F8"/>
    <w:rsid w:val="00662028"/>
    <w:rsid w:val="00663E18"/>
    <w:rsid w:val="00663E9D"/>
    <w:rsid w:val="006649F5"/>
    <w:rsid w:val="00664B08"/>
    <w:rsid w:val="00664EA2"/>
    <w:rsid w:val="00664F1E"/>
    <w:rsid w:val="00665850"/>
    <w:rsid w:val="00665BA8"/>
    <w:rsid w:val="00665BB9"/>
    <w:rsid w:val="00666114"/>
    <w:rsid w:val="006677EE"/>
    <w:rsid w:val="006703FC"/>
    <w:rsid w:val="00673051"/>
    <w:rsid w:val="006753FB"/>
    <w:rsid w:val="006756AB"/>
    <w:rsid w:val="0067693D"/>
    <w:rsid w:val="00676CD5"/>
    <w:rsid w:val="00676E96"/>
    <w:rsid w:val="006771CF"/>
    <w:rsid w:val="00677345"/>
    <w:rsid w:val="00677DE3"/>
    <w:rsid w:val="00680EB5"/>
    <w:rsid w:val="006819BE"/>
    <w:rsid w:val="00681ACB"/>
    <w:rsid w:val="0068252C"/>
    <w:rsid w:val="00682942"/>
    <w:rsid w:val="00684150"/>
    <w:rsid w:val="00685BBF"/>
    <w:rsid w:val="00686E14"/>
    <w:rsid w:val="00687967"/>
    <w:rsid w:val="006900CD"/>
    <w:rsid w:val="00690606"/>
    <w:rsid w:val="00690D2C"/>
    <w:rsid w:val="006916B6"/>
    <w:rsid w:val="006917AC"/>
    <w:rsid w:val="0069298B"/>
    <w:rsid w:val="00693289"/>
    <w:rsid w:val="006936B5"/>
    <w:rsid w:val="00695571"/>
    <w:rsid w:val="00695B3C"/>
    <w:rsid w:val="0069612F"/>
    <w:rsid w:val="00697CD2"/>
    <w:rsid w:val="00697DE4"/>
    <w:rsid w:val="006A0B68"/>
    <w:rsid w:val="006A0E21"/>
    <w:rsid w:val="006A0EFA"/>
    <w:rsid w:val="006A1931"/>
    <w:rsid w:val="006A1AF5"/>
    <w:rsid w:val="006A1EFA"/>
    <w:rsid w:val="006A289C"/>
    <w:rsid w:val="006A3BC7"/>
    <w:rsid w:val="006A4839"/>
    <w:rsid w:val="006A637F"/>
    <w:rsid w:val="006A68AC"/>
    <w:rsid w:val="006A7C36"/>
    <w:rsid w:val="006B0BC7"/>
    <w:rsid w:val="006B2534"/>
    <w:rsid w:val="006B3609"/>
    <w:rsid w:val="006B361C"/>
    <w:rsid w:val="006B4375"/>
    <w:rsid w:val="006B4985"/>
    <w:rsid w:val="006B5523"/>
    <w:rsid w:val="006B5CC2"/>
    <w:rsid w:val="006B5E14"/>
    <w:rsid w:val="006B757E"/>
    <w:rsid w:val="006B77B3"/>
    <w:rsid w:val="006B7845"/>
    <w:rsid w:val="006B7E0E"/>
    <w:rsid w:val="006C0B60"/>
    <w:rsid w:val="006C0FB1"/>
    <w:rsid w:val="006C175C"/>
    <w:rsid w:val="006C1A84"/>
    <w:rsid w:val="006C280E"/>
    <w:rsid w:val="006C3A40"/>
    <w:rsid w:val="006C3CB5"/>
    <w:rsid w:val="006C3EDB"/>
    <w:rsid w:val="006C4091"/>
    <w:rsid w:val="006C41E4"/>
    <w:rsid w:val="006C5B05"/>
    <w:rsid w:val="006C6109"/>
    <w:rsid w:val="006C6A34"/>
    <w:rsid w:val="006D0612"/>
    <w:rsid w:val="006D0F28"/>
    <w:rsid w:val="006D13F3"/>
    <w:rsid w:val="006D22E1"/>
    <w:rsid w:val="006D4B76"/>
    <w:rsid w:val="006D5B56"/>
    <w:rsid w:val="006D5E7E"/>
    <w:rsid w:val="006D6AAD"/>
    <w:rsid w:val="006D7414"/>
    <w:rsid w:val="006E048F"/>
    <w:rsid w:val="006E2C48"/>
    <w:rsid w:val="006E3330"/>
    <w:rsid w:val="006E3ED5"/>
    <w:rsid w:val="006E4195"/>
    <w:rsid w:val="006E4AB0"/>
    <w:rsid w:val="006E51D7"/>
    <w:rsid w:val="006E551A"/>
    <w:rsid w:val="006E76CD"/>
    <w:rsid w:val="006F0838"/>
    <w:rsid w:val="006F2FBB"/>
    <w:rsid w:val="006F3E04"/>
    <w:rsid w:val="006F49BF"/>
    <w:rsid w:val="006F7812"/>
    <w:rsid w:val="0070054E"/>
    <w:rsid w:val="00700FE2"/>
    <w:rsid w:val="00702026"/>
    <w:rsid w:val="0070313E"/>
    <w:rsid w:val="00704165"/>
    <w:rsid w:val="00704166"/>
    <w:rsid w:val="00705E94"/>
    <w:rsid w:val="00706379"/>
    <w:rsid w:val="007072EE"/>
    <w:rsid w:val="007072F8"/>
    <w:rsid w:val="0070785F"/>
    <w:rsid w:val="007103B3"/>
    <w:rsid w:val="00711CA1"/>
    <w:rsid w:val="00711FE2"/>
    <w:rsid w:val="00712437"/>
    <w:rsid w:val="00712B76"/>
    <w:rsid w:val="007130E3"/>
    <w:rsid w:val="007131CE"/>
    <w:rsid w:val="00713FA6"/>
    <w:rsid w:val="0071466B"/>
    <w:rsid w:val="00714A3E"/>
    <w:rsid w:val="00714ABD"/>
    <w:rsid w:val="00715A7E"/>
    <w:rsid w:val="00720414"/>
    <w:rsid w:val="00720847"/>
    <w:rsid w:val="00720A21"/>
    <w:rsid w:val="00720A92"/>
    <w:rsid w:val="00721475"/>
    <w:rsid w:val="00723667"/>
    <w:rsid w:val="007237DC"/>
    <w:rsid w:val="00725F3C"/>
    <w:rsid w:val="007261F0"/>
    <w:rsid w:val="00726506"/>
    <w:rsid w:val="00726DDF"/>
    <w:rsid w:val="00727016"/>
    <w:rsid w:val="0072717D"/>
    <w:rsid w:val="00727341"/>
    <w:rsid w:val="00727938"/>
    <w:rsid w:val="0073046E"/>
    <w:rsid w:val="00730AFA"/>
    <w:rsid w:val="00730C8F"/>
    <w:rsid w:val="00731D8E"/>
    <w:rsid w:val="0073212A"/>
    <w:rsid w:val="007321C8"/>
    <w:rsid w:val="00732C8B"/>
    <w:rsid w:val="007330ED"/>
    <w:rsid w:val="00733A1A"/>
    <w:rsid w:val="00733E93"/>
    <w:rsid w:val="00734C8C"/>
    <w:rsid w:val="00734CBA"/>
    <w:rsid w:val="00735298"/>
    <w:rsid w:val="00735D2E"/>
    <w:rsid w:val="00736495"/>
    <w:rsid w:val="007368CB"/>
    <w:rsid w:val="00737A9B"/>
    <w:rsid w:val="00737E77"/>
    <w:rsid w:val="007402B6"/>
    <w:rsid w:val="00740FAE"/>
    <w:rsid w:val="00741A9B"/>
    <w:rsid w:val="0074237A"/>
    <w:rsid w:val="00742FA3"/>
    <w:rsid w:val="0074462A"/>
    <w:rsid w:val="0074470A"/>
    <w:rsid w:val="007448FB"/>
    <w:rsid w:val="00744ADF"/>
    <w:rsid w:val="00744F54"/>
    <w:rsid w:val="00745B32"/>
    <w:rsid w:val="00745D62"/>
    <w:rsid w:val="007465DC"/>
    <w:rsid w:val="00750264"/>
    <w:rsid w:val="0075078B"/>
    <w:rsid w:val="00750CC5"/>
    <w:rsid w:val="007511F0"/>
    <w:rsid w:val="00753696"/>
    <w:rsid w:val="007539C3"/>
    <w:rsid w:val="007539D5"/>
    <w:rsid w:val="007561B8"/>
    <w:rsid w:val="00756B82"/>
    <w:rsid w:val="00756E51"/>
    <w:rsid w:val="0075741B"/>
    <w:rsid w:val="00757776"/>
    <w:rsid w:val="00760CAC"/>
    <w:rsid w:val="00760EE7"/>
    <w:rsid w:val="007611A8"/>
    <w:rsid w:val="007650AD"/>
    <w:rsid w:val="0076577B"/>
    <w:rsid w:val="00770338"/>
    <w:rsid w:val="00773B52"/>
    <w:rsid w:val="00776377"/>
    <w:rsid w:val="0077778A"/>
    <w:rsid w:val="007802B4"/>
    <w:rsid w:val="0078055A"/>
    <w:rsid w:val="00780D06"/>
    <w:rsid w:val="00781990"/>
    <w:rsid w:val="007822A3"/>
    <w:rsid w:val="00782B06"/>
    <w:rsid w:val="007832FD"/>
    <w:rsid w:val="00784728"/>
    <w:rsid w:val="00784AAA"/>
    <w:rsid w:val="00786B87"/>
    <w:rsid w:val="00787DBF"/>
    <w:rsid w:val="00790162"/>
    <w:rsid w:val="00790B71"/>
    <w:rsid w:val="00791FB2"/>
    <w:rsid w:val="00792DA5"/>
    <w:rsid w:val="00792DE0"/>
    <w:rsid w:val="00795F96"/>
    <w:rsid w:val="00796E08"/>
    <w:rsid w:val="00796F4A"/>
    <w:rsid w:val="0079720C"/>
    <w:rsid w:val="007A058B"/>
    <w:rsid w:val="007A1185"/>
    <w:rsid w:val="007A13AF"/>
    <w:rsid w:val="007A2780"/>
    <w:rsid w:val="007A37D4"/>
    <w:rsid w:val="007A452A"/>
    <w:rsid w:val="007A4894"/>
    <w:rsid w:val="007A6211"/>
    <w:rsid w:val="007A700E"/>
    <w:rsid w:val="007A7CFB"/>
    <w:rsid w:val="007B00AB"/>
    <w:rsid w:val="007B07A0"/>
    <w:rsid w:val="007B07B5"/>
    <w:rsid w:val="007B1BA0"/>
    <w:rsid w:val="007B286C"/>
    <w:rsid w:val="007B5663"/>
    <w:rsid w:val="007B5FD7"/>
    <w:rsid w:val="007B654C"/>
    <w:rsid w:val="007B67CB"/>
    <w:rsid w:val="007B7EBA"/>
    <w:rsid w:val="007C1EE4"/>
    <w:rsid w:val="007C23DF"/>
    <w:rsid w:val="007C2451"/>
    <w:rsid w:val="007C2DA7"/>
    <w:rsid w:val="007C3B4D"/>
    <w:rsid w:val="007C4487"/>
    <w:rsid w:val="007C5781"/>
    <w:rsid w:val="007C5F2A"/>
    <w:rsid w:val="007D0AFC"/>
    <w:rsid w:val="007D2175"/>
    <w:rsid w:val="007D3A26"/>
    <w:rsid w:val="007D3A81"/>
    <w:rsid w:val="007D489A"/>
    <w:rsid w:val="007D5D83"/>
    <w:rsid w:val="007D673C"/>
    <w:rsid w:val="007E116E"/>
    <w:rsid w:val="007E164E"/>
    <w:rsid w:val="007E16E5"/>
    <w:rsid w:val="007E1712"/>
    <w:rsid w:val="007E3019"/>
    <w:rsid w:val="007E33A1"/>
    <w:rsid w:val="007E4E09"/>
    <w:rsid w:val="007E6374"/>
    <w:rsid w:val="007E6391"/>
    <w:rsid w:val="007E6D28"/>
    <w:rsid w:val="007F3585"/>
    <w:rsid w:val="007F3BD0"/>
    <w:rsid w:val="007F3DD2"/>
    <w:rsid w:val="007F428E"/>
    <w:rsid w:val="007F521E"/>
    <w:rsid w:val="007F5430"/>
    <w:rsid w:val="007F5742"/>
    <w:rsid w:val="007F6AB9"/>
    <w:rsid w:val="00800BBE"/>
    <w:rsid w:val="0080120A"/>
    <w:rsid w:val="00802F43"/>
    <w:rsid w:val="00803206"/>
    <w:rsid w:val="008035B0"/>
    <w:rsid w:val="008035E8"/>
    <w:rsid w:val="00804160"/>
    <w:rsid w:val="00805F5A"/>
    <w:rsid w:val="0080651A"/>
    <w:rsid w:val="00806F1D"/>
    <w:rsid w:val="00810092"/>
    <w:rsid w:val="008102FD"/>
    <w:rsid w:val="00810531"/>
    <w:rsid w:val="008114D1"/>
    <w:rsid w:val="00811519"/>
    <w:rsid w:val="0081286E"/>
    <w:rsid w:val="00812D45"/>
    <w:rsid w:val="00814764"/>
    <w:rsid w:val="00815BE3"/>
    <w:rsid w:val="00816679"/>
    <w:rsid w:val="00816833"/>
    <w:rsid w:val="00816FF2"/>
    <w:rsid w:val="00820109"/>
    <w:rsid w:val="00820640"/>
    <w:rsid w:val="0082092E"/>
    <w:rsid w:val="00820EB2"/>
    <w:rsid w:val="00821F49"/>
    <w:rsid w:val="00822FAD"/>
    <w:rsid w:val="00823287"/>
    <w:rsid w:val="008237A9"/>
    <w:rsid w:val="00823FB4"/>
    <w:rsid w:val="008244D7"/>
    <w:rsid w:val="00825883"/>
    <w:rsid w:val="00826B79"/>
    <w:rsid w:val="008306F1"/>
    <w:rsid w:val="00830DE9"/>
    <w:rsid w:val="00836C86"/>
    <w:rsid w:val="0083705C"/>
    <w:rsid w:val="00837DA8"/>
    <w:rsid w:val="0084129E"/>
    <w:rsid w:val="00841F84"/>
    <w:rsid w:val="00842CF9"/>
    <w:rsid w:val="00843CEC"/>
    <w:rsid w:val="00844E3E"/>
    <w:rsid w:val="00844F26"/>
    <w:rsid w:val="008451F0"/>
    <w:rsid w:val="00845EA0"/>
    <w:rsid w:val="00846C0E"/>
    <w:rsid w:val="008475B4"/>
    <w:rsid w:val="00850FFF"/>
    <w:rsid w:val="008518CC"/>
    <w:rsid w:val="00851C81"/>
    <w:rsid w:val="008523D9"/>
    <w:rsid w:val="00852605"/>
    <w:rsid w:val="00852967"/>
    <w:rsid w:val="008529FA"/>
    <w:rsid w:val="0085440F"/>
    <w:rsid w:val="00855622"/>
    <w:rsid w:val="00855BDE"/>
    <w:rsid w:val="00855F19"/>
    <w:rsid w:val="00856979"/>
    <w:rsid w:val="00857981"/>
    <w:rsid w:val="00857A46"/>
    <w:rsid w:val="008603D8"/>
    <w:rsid w:val="00861989"/>
    <w:rsid w:val="00862253"/>
    <w:rsid w:val="008622AA"/>
    <w:rsid w:val="0086372E"/>
    <w:rsid w:val="008638F5"/>
    <w:rsid w:val="00866586"/>
    <w:rsid w:val="008670E1"/>
    <w:rsid w:val="00867476"/>
    <w:rsid w:val="00867C8D"/>
    <w:rsid w:val="00870073"/>
    <w:rsid w:val="00870D56"/>
    <w:rsid w:val="00871165"/>
    <w:rsid w:val="008720A2"/>
    <w:rsid w:val="008732BD"/>
    <w:rsid w:val="008767D1"/>
    <w:rsid w:val="00877408"/>
    <w:rsid w:val="00884221"/>
    <w:rsid w:val="00884A7E"/>
    <w:rsid w:val="00886D34"/>
    <w:rsid w:val="00887315"/>
    <w:rsid w:val="00887B73"/>
    <w:rsid w:val="00887BF8"/>
    <w:rsid w:val="00890F9F"/>
    <w:rsid w:val="008927F4"/>
    <w:rsid w:val="00893876"/>
    <w:rsid w:val="0089431A"/>
    <w:rsid w:val="008950A4"/>
    <w:rsid w:val="0089523A"/>
    <w:rsid w:val="0089537A"/>
    <w:rsid w:val="0089592E"/>
    <w:rsid w:val="00896038"/>
    <w:rsid w:val="008966F1"/>
    <w:rsid w:val="00896EB5"/>
    <w:rsid w:val="0089704B"/>
    <w:rsid w:val="008A0581"/>
    <w:rsid w:val="008A157E"/>
    <w:rsid w:val="008A188A"/>
    <w:rsid w:val="008A1F09"/>
    <w:rsid w:val="008A22F7"/>
    <w:rsid w:val="008A5730"/>
    <w:rsid w:val="008A5F8B"/>
    <w:rsid w:val="008A7D14"/>
    <w:rsid w:val="008B1CAB"/>
    <w:rsid w:val="008B1CE8"/>
    <w:rsid w:val="008B1CF2"/>
    <w:rsid w:val="008B1FFD"/>
    <w:rsid w:val="008B286E"/>
    <w:rsid w:val="008B3771"/>
    <w:rsid w:val="008B3A07"/>
    <w:rsid w:val="008B3B46"/>
    <w:rsid w:val="008B51A1"/>
    <w:rsid w:val="008B5212"/>
    <w:rsid w:val="008B5F96"/>
    <w:rsid w:val="008B780C"/>
    <w:rsid w:val="008B797A"/>
    <w:rsid w:val="008B7C86"/>
    <w:rsid w:val="008C2278"/>
    <w:rsid w:val="008C2F05"/>
    <w:rsid w:val="008C40BD"/>
    <w:rsid w:val="008C4E6D"/>
    <w:rsid w:val="008C534A"/>
    <w:rsid w:val="008C5393"/>
    <w:rsid w:val="008C5E08"/>
    <w:rsid w:val="008C6D2D"/>
    <w:rsid w:val="008D0226"/>
    <w:rsid w:val="008D1E04"/>
    <w:rsid w:val="008D2051"/>
    <w:rsid w:val="008D22CA"/>
    <w:rsid w:val="008D2C54"/>
    <w:rsid w:val="008D2FD7"/>
    <w:rsid w:val="008D47A2"/>
    <w:rsid w:val="008D48FE"/>
    <w:rsid w:val="008D4F03"/>
    <w:rsid w:val="008D5F0F"/>
    <w:rsid w:val="008D7933"/>
    <w:rsid w:val="008D79EA"/>
    <w:rsid w:val="008E0536"/>
    <w:rsid w:val="008E09A7"/>
    <w:rsid w:val="008E1527"/>
    <w:rsid w:val="008E228A"/>
    <w:rsid w:val="008E2CC6"/>
    <w:rsid w:val="008E2E36"/>
    <w:rsid w:val="008E2F81"/>
    <w:rsid w:val="008E44F1"/>
    <w:rsid w:val="008E46F1"/>
    <w:rsid w:val="008E5272"/>
    <w:rsid w:val="008F0E69"/>
    <w:rsid w:val="008F0ED6"/>
    <w:rsid w:val="008F0EF2"/>
    <w:rsid w:val="008F17C1"/>
    <w:rsid w:val="008F17FB"/>
    <w:rsid w:val="008F2702"/>
    <w:rsid w:val="008F544E"/>
    <w:rsid w:val="008F5482"/>
    <w:rsid w:val="00901BC9"/>
    <w:rsid w:val="009036D9"/>
    <w:rsid w:val="009042A4"/>
    <w:rsid w:val="00904FA4"/>
    <w:rsid w:val="00905EF1"/>
    <w:rsid w:val="00906C44"/>
    <w:rsid w:val="00911219"/>
    <w:rsid w:val="009117EB"/>
    <w:rsid w:val="0091197C"/>
    <w:rsid w:val="00912442"/>
    <w:rsid w:val="00912501"/>
    <w:rsid w:val="00912E06"/>
    <w:rsid w:val="00913954"/>
    <w:rsid w:val="0091444F"/>
    <w:rsid w:val="00914D59"/>
    <w:rsid w:val="009152B1"/>
    <w:rsid w:val="0091608B"/>
    <w:rsid w:val="00917792"/>
    <w:rsid w:val="0092099A"/>
    <w:rsid w:val="00922178"/>
    <w:rsid w:val="00922860"/>
    <w:rsid w:val="009228B0"/>
    <w:rsid w:val="00922DC8"/>
    <w:rsid w:val="00924277"/>
    <w:rsid w:val="00925070"/>
    <w:rsid w:val="00926BCA"/>
    <w:rsid w:val="00927572"/>
    <w:rsid w:val="00927F22"/>
    <w:rsid w:val="00930EFA"/>
    <w:rsid w:val="009318D9"/>
    <w:rsid w:val="00931916"/>
    <w:rsid w:val="009326B4"/>
    <w:rsid w:val="00934934"/>
    <w:rsid w:val="0093588F"/>
    <w:rsid w:val="0093635B"/>
    <w:rsid w:val="00937264"/>
    <w:rsid w:val="0094063B"/>
    <w:rsid w:val="009418F0"/>
    <w:rsid w:val="0094235F"/>
    <w:rsid w:val="00942424"/>
    <w:rsid w:val="00943DE7"/>
    <w:rsid w:val="00946073"/>
    <w:rsid w:val="00946C47"/>
    <w:rsid w:val="00947ACB"/>
    <w:rsid w:val="009515E0"/>
    <w:rsid w:val="00951DAA"/>
    <w:rsid w:val="00952739"/>
    <w:rsid w:val="00952DFF"/>
    <w:rsid w:val="00953B33"/>
    <w:rsid w:val="009558FF"/>
    <w:rsid w:val="00955A07"/>
    <w:rsid w:val="00957BD9"/>
    <w:rsid w:val="00957C65"/>
    <w:rsid w:val="00957D08"/>
    <w:rsid w:val="00957F95"/>
    <w:rsid w:val="00963C69"/>
    <w:rsid w:val="00963C6F"/>
    <w:rsid w:val="0096496C"/>
    <w:rsid w:val="0096522D"/>
    <w:rsid w:val="00965327"/>
    <w:rsid w:val="0096635A"/>
    <w:rsid w:val="00967244"/>
    <w:rsid w:val="00967736"/>
    <w:rsid w:val="00967A21"/>
    <w:rsid w:val="009705F2"/>
    <w:rsid w:val="00971404"/>
    <w:rsid w:val="009720F5"/>
    <w:rsid w:val="00974A6F"/>
    <w:rsid w:val="00974E67"/>
    <w:rsid w:val="00975033"/>
    <w:rsid w:val="0097519C"/>
    <w:rsid w:val="00975241"/>
    <w:rsid w:val="0097596C"/>
    <w:rsid w:val="0097611D"/>
    <w:rsid w:val="009767EE"/>
    <w:rsid w:val="00976D7B"/>
    <w:rsid w:val="00976E65"/>
    <w:rsid w:val="00980782"/>
    <w:rsid w:val="00982EE8"/>
    <w:rsid w:val="00982FE4"/>
    <w:rsid w:val="0098305C"/>
    <w:rsid w:val="00984476"/>
    <w:rsid w:val="00984707"/>
    <w:rsid w:val="00984DD8"/>
    <w:rsid w:val="00985609"/>
    <w:rsid w:val="00986EA5"/>
    <w:rsid w:val="00994494"/>
    <w:rsid w:val="00995550"/>
    <w:rsid w:val="00996342"/>
    <w:rsid w:val="0099641B"/>
    <w:rsid w:val="0099700B"/>
    <w:rsid w:val="009A1B38"/>
    <w:rsid w:val="009A3D84"/>
    <w:rsid w:val="009A4A2B"/>
    <w:rsid w:val="009A4DA8"/>
    <w:rsid w:val="009A5028"/>
    <w:rsid w:val="009A5586"/>
    <w:rsid w:val="009A633E"/>
    <w:rsid w:val="009A768B"/>
    <w:rsid w:val="009A7F33"/>
    <w:rsid w:val="009B014E"/>
    <w:rsid w:val="009B21DC"/>
    <w:rsid w:val="009B24F5"/>
    <w:rsid w:val="009B35BD"/>
    <w:rsid w:val="009B39BB"/>
    <w:rsid w:val="009B59E2"/>
    <w:rsid w:val="009B6740"/>
    <w:rsid w:val="009B6927"/>
    <w:rsid w:val="009B78C9"/>
    <w:rsid w:val="009C0169"/>
    <w:rsid w:val="009C0BD0"/>
    <w:rsid w:val="009C22E5"/>
    <w:rsid w:val="009C279F"/>
    <w:rsid w:val="009C3D82"/>
    <w:rsid w:val="009C50F0"/>
    <w:rsid w:val="009C53D5"/>
    <w:rsid w:val="009C5FEE"/>
    <w:rsid w:val="009C616E"/>
    <w:rsid w:val="009C641E"/>
    <w:rsid w:val="009C73FA"/>
    <w:rsid w:val="009D00E7"/>
    <w:rsid w:val="009D1173"/>
    <w:rsid w:val="009D1684"/>
    <w:rsid w:val="009D25B9"/>
    <w:rsid w:val="009D290F"/>
    <w:rsid w:val="009D330F"/>
    <w:rsid w:val="009D3DC4"/>
    <w:rsid w:val="009D4FF7"/>
    <w:rsid w:val="009D638D"/>
    <w:rsid w:val="009D6DC9"/>
    <w:rsid w:val="009D6E79"/>
    <w:rsid w:val="009D797E"/>
    <w:rsid w:val="009D7AA2"/>
    <w:rsid w:val="009E06E9"/>
    <w:rsid w:val="009E0AB6"/>
    <w:rsid w:val="009E2258"/>
    <w:rsid w:val="009E2656"/>
    <w:rsid w:val="009E2EE5"/>
    <w:rsid w:val="009E36BC"/>
    <w:rsid w:val="009E4291"/>
    <w:rsid w:val="009E4D4C"/>
    <w:rsid w:val="009E4EB4"/>
    <w:rsid w:val="009E4F56"/>
    <w:rsid w:val="009E502C"/>
    <w:rsid w:val="009F01AA"/>
    <w:rsid w:val="009F051C"/>
    <w:rsid w:val="009F3D58"/>
    <w:rsid w:val="009F48FC"/>
    <w:rsid w:val="009F49CE"/>
    <w:rsid w:val="00A01B6C"/>
    <w:rsid w:val="00A021D0"/>
    <w:rsid w:val="00A0354D"/>
    <w:rsid w:val="00A03FFC"/>
    <w:rsid w:val="00A05103"/>
    <w:rsid w:val="00A05164"/>
    <w:rsid w:val="00A05B69"/>
    <w:rsid w:val="00A05D33"/>
    <w:rsid w:val="00A074E8"/>
    <w:rsid w:val="00A077CD"/>
    <w:rsid w:val="00A07A25"/>
    <w:rsid w:val="00A07D22"/>
    <w:rsid w:val="00A112CF"/>
    <w:rsid w:val="00A1289F"/>
    <w:rsid w:val="00A12D10"/>
    <w:rsid w:val="00A1323F"/>
    <w:rsid w:val="00A1461D"/>
    <w:rsid w:val="00A1529A"/>
    <w:rsid w:val="00A1539A"/>
    <w:rsid w:val="00A15993"/>
    <w:rsid w:val="00A15D02"/>
    <w:rsid w:val="00A16253"/>
    <w:rsid w:val="00A16439"/>
    <w:rsid w:val="00A167C8"/>
    <w:rsid w:val="00A17CAA"/>
    <w:rsid w:val="00A2173D"/>
    <w:rsid w:val="00A21D8D"/>
    <w:rsid w:val="00A22443"/>
    <w:rsid w:val="00A24492"/>
    <w:rsid w:val="00A24D14"/>
    <w:rsid w:val="00A25295"/>
    <w:rsid w:val="00A25553"/>
    <w:rsid w:val="00A27689"/>
    <w:rsid w:val="00A27778"/>
    <w:rsid w:val="00A27AD0"/>
    <w:rsid w:val="00A27B0F"/>
    <w:rsid w:val="00A307FF"/>
    <w:rsid w:val="00A30E84"/>
    <w:rsid w:val="00A31B79"/>
    <w:rsid w:val="00A31E86"/>
    <w:rsid w:val="00A32458"/>
    <w:rsid w:val="00A35F54"/>
    <w:rsid w:val="00A36741"/>
    <w:rsid w:val="00A3716D"/>
    <w:rsid w:val="00A37528"/>
    <w:rsid w:val="00A37731"/>
    <w:rsid w:val="00A41EA6"/>
    <w:rsid w:val="00A42090"/>
    <w:rsid w:val="00A44D77"/>
    <w:rsid w:val="00A4505E"/>
    <w:rsid w:val="00A4583A"/>
    <w:rsid w:val="00A45FF7"/>
    <w:rsid w:val="00A46624"/>
    <w:rsid w:val="00A468C8"/>
    <w:rsid w:val="00A47E72"/>
    <w:rsid w:val="00A503B4"/>
    <w:rsid w:val="00A5066C"/>
    <w:rsid w:val="00A51877"/>
    <w:rsid w:val="00A52741"/>
    <w:rsid w:val="00A52B67"/>
    <w:rsid w:val="00A535E7"/>
    <w:rsid w:val="00A53662"/>
    <w:rsid w:val="00A547C3"/>
    <w:rsid w:val="00A54DD9"/>
    <w:rsid w:val="00A560BF"/>
    <w:rsid w:val="00A573B7"/>
    <w:rsid w:val="00A602B4"/>
    <w:rsid w:val="00A60863"/>
    <w:rsid w:val="00A6155D"/>
    <w:rsid w:val="00A61BD2"/>
    <w:rsid w:val="00A61DF3"/>
    <w:rsid w:val="00A6208E"/>
    <w:rsid w:val="00A62DF7"/>
    <w:rsid w:val="00A63678"/>
    <w:rsid w:val="00A637CE"/>
    <w:rsid w:val="00A65F05"/>
    <w:rsid w:val="00A66230"/>
    <w:rsid w:val="00A666C5"/>
    <w:rsid w:val="00A67618"/>
    <w:rsid w:val="00A67CBD"/>
    <w:rsid w:val="00A72B93"/>
    <w:rsid w:val="00A73663"/>
    <w:rsid w:val="00A739F8"/>
    <w:rsid w:val="00A74552"/>
    <w:rsid w:val="00A75352"/>
    <w:rsid w:val="00A754A9"/>
    <w:rsid w:val="00A75BB2"/>
    <w:rsid w:val="00A75FEE"/>
    <w:rsid w:val="00A81855"/>
    <w:rsid w:val="00A81E97"/>
    <w:rsid w:val="00A822DC"/>
    <w:rsid w:val="00A823BD"/>
    <w:rsid w:val="00A82943"/>
    <w:rsid w:val="00A82B61"/>
    <w:rsid w:val="00A83434"/>
    <w:rsid w:val="00A8348C"/>
    <w:rsid w:val="00A8375C"/>
    <w:rsid w:val="00A84DB3"/>
    <w:rsid w:val="00A856C4"/>
    <w:rsid w:val="00A864AA"/>
    <w:rsid w:val="00A86C9F"/>
    <w:rsid w:val="00A8767E"/>
    <w:rsid w:val="00A87BF3"/>
    <w:rsid w:val="00A87CCD"/>
    <w:rsid w:val="00A9047A"/>
    <w:rsid w:val="00A90F87"/>
    <w:rsid w:val="00A911A6"/>
    <w:rsid w:val="00A92889"/>
    <w:rsid w:val="00A93571"/>
    <w:rsid w:val="00A949D9"/>
    <w:rsid w:val="00A95775"/>
    <w:rsid w:val="00A960D8"/>
    <w:rsid w:val="00A961BE"/>
    <w:rsid w:val="00A969E3"/>
    <w:rsid w:val="00A973FC"/>
    <w:rsid w:val="00AA0105"/>
    <w:rsid w:val="00AA18F2"/>
    <w:rsid w:val="00AA2FAD"/>
    <w:rsid w:val="00AA4CED"/>
    <w:rsid w:val="00AA57EE"/>
    <w:rsid w:val="00AA66FC"/>
    <w:rsid w:val="00AA6C7C"/>
    <w:rsid w:val="00AA7FEF"/>
    <w:rsid w:val="00AB03A2"/>
    <w:rsid w:val="00AB1F54"/>
    <w:rsid w:val="00AB2010"/>
    <w:rsid w:val="00AB260C"/>
    <w:rsid w:val="00AB28CB"/>
    <w:rsid w:val="00AB2A50"/>
    <w:rsid w:val="00AB2B23"/>
    <w:rsid w:val="00AB2EB1"/>
    <w:rsid w:val="00AB478B"/>
    <w:rsid w:val="00AB575E"/>
    <w:rsid w:val="00AB57B4"/>
    <w:rsid w:val="00AB60CC"/>
    <w:rsid w:val="00AC04B8"/>
    <w:rsid w:val="00AC09FC"/>
    <w:rsid w:val="00AC0EDF"/>
    <w:rsid w:val="00AC23A5"/>
    <w:rsid w:val="00AC496B"/>
    <w:rsid w:val="00AC49FF"/>
    <w:rsid w:val="00AC4D15"/>
    <w:rsid w:val="00AC6129"/>
    <w:rsid w:val="00AC66F5"/>
    <w:rsid w:val="00AC76D7"/>
    <w:rsid w:val="00AD067D"/>
    <w:rsid w:val="00AD180F"/>
    <w:rsid w:val="00AD46BF"/>
    <w:rsid w:val="00AD5AC0"/>
    <w:rsid w:val="00AD6571"/>
    <w:rsid w:val="00AD6586"/>
    <w:rsid w:val="00AE0EB4"/>
    <w:rsid w:val="00AE20A7"/>
    <w:rsid w:val="00AE253B"/>
    <w:rsid w:val="00AE272D"/>
    <w:rsid w:val="00AE299B"/>
    <w:rsid w:val="00AE3733"/>
    <w:rsid w:val="00AE6901"/>
    <w:rsid w:val="00AE6C21"/>
    <w:rsid w:val="00AE7601"/>
    <w:rsid w:val="00AE76AA"/>
    <w:rsid w:val="00AE79A5"/>
    <w:rsid w:val="00AF1771"/>
    <w:rsid w:val="00AF1B8E"/>
    <w:rsid w:val="00AF1D44"/>
    <w:rsid w:val="00AF3849"/>
    <w:rsid w:val="00AF4155"/>
    <w:rsid w:val="00AF4C4D"/>
    <w:rsid w:val="00AF4C8C"/>
    <w:rsid w:val="00AF5752"/>
    <w:rsid w:val="00AF63E7"/>
    <w:rsid w:val="00AF64F8"/>
    <w:rsid w:val="00AF68BB"/>
    <w:rsid w:val="00AF7037"/>
    <w:rsid w:val="00AF720F"/>
    <w:rsid w:val="00B00785"/>
    <w:rsid w:val="00B00E11"/>
    <w:rsid w:val="00B011E1"/>
    <w:rsid w:val="00B019BA"/>
    <w:rsid w:val="00B01EE0"/>
    <w:rsid w:val="00B02662"/>
    <w:rsid w:val="00B027CC"/>
    <w:rsid w:val="00B028C5"/>
    <w:rsid w:val="00B02EE8"/>
    <w:rsid w:val="00B034BC"/>
    <w:rsid w:val="00B05B2A"/>
    <w:rsid w:val="00B07B83"/>
    <w:rsid w:val="00B07D66"/>
    <w:rsid w:val="00B11676"/>
    <w:rsid w:val="00B12D6E"/>
    <w:rsid w:val="00B13123"/>
    <w:rsid w:val="00B1397A"/>
    <w:rsid w:val="00B140E9"/>
    <w:rsid w:val="00B15C92"/>
    <w:rsid w:val="00B16949"/>
    <w:rsid w:val="00B202D5"/>
    <w:rsid w:val="00B2075E"/>
    <w:rsid w:val="00B21F64"/>
    <w:rsid w:val="00B22166"/>
    <w:rsid w:val="00B22679"/>
    <w:rsid w:val="00B23475"/>
    <w:rsid w:val="00B24BAC"/>
    <w:rsid w:val="00B24CE7"/>
    <w:rsid w:val="00B252F7"/>
    <w:rsid w:val="00B259F3"/>
    <w:rsid w:val="00B25CEF"/>
    <w:rsid w:val="00B25E7D"/>
    <w:rsid w:val="00B27A05"/>
    <w:rsid w:val="00B27A3C"/>
    <w:rsid w:val="00B3289A"/>
    <w:rsid w:val="00B336A9"/>
    <w:rsid w:val="00B345A3"/>
    <w:rsid w:val="00B35134"/>
    <w:rsid w:val="00B359A5"/>
    <w:rsid w:val="00B35B71"/>
    <w:rsid w:val="00B3612D"/>
    <w:rsid w:val="00B40FA9"/>
    <w:rsid w:val="00B4179B"/>
    <w:rsid w:val="00B41C14"/>
    <w:rsid w:val="00B42AE0"/>
    <w:rsid w:val="00B43924"/>
    <w:rsid w:val="00B50594"/>
    <w:rsid w:val="00B510DF"/>
    <w:rsid w:val="00B513E1"/>
    <w:rsid w:val="00B54C87"/>
    <w:rsid w:val="00B54E81"/>
    <w:rsid w:val="00B5507C"/>
    <w:rsid w:val="00B55E52"/>
    <w:rsid w:val="00B575E1"/>
    <w:rsid w:val="00B5785D"/>
    <w:rsid w:val="00B57D51"/>
    <w:rsid w:val="00B600BA"/>
    <w:rsid w:val="00B61492"/>
    <w:rsid w:val="00B61564"/>
    <w:rsid w:val="00B6202F"/>
    <w:rsid w:val="00B628E0"/>
    <w:rsid w:val="00B64829"/>
    <w:rsid w:val="00B65C19"/>
    <w:rsid w:val="00B663FC"/>
    <w:rsid w:val="00B6684B"/>
    <w:rsid w:val="00B66BCE"/>
    <w:rsid w:val="00B67B15"/>
    <w:rsid w:val="00B67FC9"/>
    <w:rsid w:val="00B7244F"/>
    <w:rsid w:val="00B725F6"/>
    <w:rsid w:val="00B73135"/>
    <w:rsid w:val="00B75757"/>
    <w:rsid w:val="00B7634F"/>
    <w:rsid w:val="00B777BE"/>
    <w:rsid w:val="00B80B95"/>
    <w:rsid w:val="00B811A7"/>
    <w:rsid w:val="00B82B53"/>
    <w:rsid w:val="00B8311B"/>
    <w:rsid w:val="00B8314C"/>
    <w:rsid w:val="00B85A2D"/>
    <w:rsid w:val="00B877BC"/>
    <w:rsid w:val="00B92CA0"/>
    <w:rsid w:val="00B93542"/>
    <w:rsid w:val="00B95B59"/>
    <w:rsid w:val="00B95EA2"/>
    <w:rsid w:val="00B96587"/>
    <w:rsid w:val="00B96610"/>
    <w:rsid w:val="00B9778F"/>
    <w:rsid w:val="00BA0226"/>
    <w:rsid w:val="00BA2805"/>
    <w:rsid w:val="00BA38FE"/>
    <w:rsid w:val="00BA3CE5"/>
    <w:rsid w:val="00BA41A2"/>
    <w:rsid w:val="00BA42D9"/>
    <w:rsid w:val="00BA45AA"/>
    <w:rsid w:val="00BA5800"/>
    <w:rsid w:val="00BA63A8"/>
    <w:rsid w:val="00BA6D76"/>
    <w:rsid w:val="00BA759A"/>
    <w:rsid w:val="00BA766F"/>
    <w:rsid w:val="00BA7D1D"/>
    <w:rsid w:val="00BB07F8"/>
    <w:rsid w:val="00BB190E"/>
    <w:rsid w:val="00BB1B0C"/>
    <w:rsid w:val="00BB1EA5"/>
    <w:rsid w:val="00BB3352"/>
    <w:rsid w:val="00BB33E4"/>
    <w:rsid w:val="00BB342B"/>
    <w:rsid w:val="00BB472B"/>
    <w:rsid w:val="00BB4E87"/>
    <w:rsid w:val="00BB54F6"/>
    <w:rsid w:val="00BB5D8D"/>
    <w:rsid w:val="00BB5E1D"/>
    <w:rsid w:val="00BB6480"/>
    <w:rsid w:val="00BB6901"/>
    <w:rsid w:val="00BB781D"/>
    <w:rsid w:val="00BC01D1"/>
    <w:rsid w:val="00BC0FC9"/>
    <w:rsid w:val="00BC187C"/>
    <w:rsid w:val="00BC1889"/>
    <w:rsid w:val="00BC1AC3"/>
    <w:rsid w:val="00BC27DC"/>
    <w:rsid w:val="00BC2AEE"/>
    <w:rsid w:val="00BC2BA5"/>
    <w:rsid w:val="00BC36DE"/>
    <w:rsid w:val="00BC37F3"/>
    <w:rsid w:val="00BC418B"/>
    <w:rsid w:val="00BC4DF2"/>
    <w:rsid w:val="00BC5A3C"/>
    <w:rsid w:val="00BC6F96"/>
    <w:rsid w:val="00BD13F8"/>
    <w:rsid w:val="00BD1601"/>
    <w:rsid w:val="00BD1BB0"/>
    <w:rsid w:val="00BD261B"/>
    <w:rsid w:val="00BD3A1E"/>
    <w:rsid w:val="00BD47E3"/>
    <w:rsid w:val="00BD5925"/>
    <w:rsid w:val="00BD6AD5"/>
    <w:rsid w:val="00BE0DE7"/>
    <w:rsid w:val="00BE16C7"/>
    <w:rsid w:val="00BE277C"/>
    <w:rsid w:val="00BE3B7C"/>
    <w:rsid w:val="00BE58B9"/>
    <w:rsid w:val="00BE6BDB"/>
    <w:rsid w:val="00BE71AA"/>
    <w:rsid w:val="00BE7BAE"/>
    <w:rsid w:val="00BF067C"/>
    <w:rsid w:val="00BF12B3"/>
    <w:rsid w:val="00BF3A9E"/>
    <w:rsid w:val="00BF3ED6"/>
    <w:rsid w:val="00BF40B4"/>
    <w:rsid w:val="00BF4EEF"/>
    <w:rsid w:val="00BF55E2"/>
    <w:rsid w:val="00BF5AB0"/>
    <w:rsid w:val="00BF5F2F"/>
    <w:rsid w:val="00BF6110"/>
    <w:rsid w:val="00BF639F"/>
    <w:rsid w:val="00BF6D22"/>
    <w:rsid w:val="00BF6F3A"/>
    <w:rsid w:val="00BF718F"/>
    <w:rsid w:val="00BF7427"/>
    <w:rsid w:val="00BF7D31"/>
    <w:rsid w:val="00BF7FFD"/>
    <w:rsid w:val="00C0052C"/>
    <w:rsid w:val="00C0085F"/>
    <w:rsid w:val="00C01D37"/>
    <w:rsid w:val="00C03477"/>
    <w:rsid w:val="00C03509"/>
    <w:rsid w:val="00C04EB4"/>
    <w:rsid w:val="00C06694"/>
    <w:rsid w:val="00C076AB"/>
    <w:rsid w:val="00C07BF7"/>
    <w:rsid w:val="00C10763"/>
    <w:rsid w:val="00C10911"/>
    <w:rsid w:val="00C115B9"/>
    <w:rsid w:val="00C11BCE"/>
    <w:rsid w:val="00C12E96"/>
    <w:rsid w:val="00C13B3E"/>
    <w:rsid w:val="00C14954"/>
    <w:rsid w:val="00C14E59"/>
    <w:rsid w:val="00C15D30"/>
    <w:rsid w:val="00C168FE"/>
    <w:rsid w:val="00C17D9C"/>
    <w:rsid w:val="00C208CC"/>
    <w:rsid w:val="00C21367"/>
    <w:rsid w:val="00C21F57"/>
    <w:rsid w:val="00C21F78"/>
    <w:rsid w:val="00C2216B"/>
    <w:rsid w:val="00C224B6"/>
    <w:rsid w:val="00C227BB"/>
    <w:rsid w:val="00C234C7"/>
    <w:rsid w:val="00C23720"/>
    <w:rsid w:val="00C255F9"/>
    <w:rsid w:val="00C25983"/>
    <w:rsid w:val="00C26590"/>
    <w:rsid w:val="00C30205"/>
    <w:rsid w:val="00C30C6A"/>
    <w:rsid w:val="00C329B8"/>
    <w:rsid w:val="00C338DF"/>
    <w:rsid w:val="00C36F29"/>
    <w:rsid w:val="00C40F28"/>
    <w:rsid w:val="00C41D24"/>
    <w:rsid w:val="00C424C0"/>
    <w:rsid w:val="00C43533"/>
    <w:rsid w:val="00C43F6D"/>
    <w:rsid w:val="00C44D62"/>
    <w:rsid w:val="00C45646"/>
    <w:rsid w:val="00C4697F"/>
    <w:rsid w:val="00C46CFB"/>
    <w:rsid w:val="00C4705A"/>
    <w:rsid w:val="00C50DDD"/>
    <w:rsid w:val="00C511B9"/>
    <w:rsid w:val="00C514C8"/>
    <w:rsid w:val="00C51DA4"/>
    <w:rsid w:val="00C52540"/>
    <w:rsid w:val="00C537ED"/>
    <w:rsid w:val="00C53B14"/>
    <w:rsid w:val="00C53E50"/>
    <w:rsid w:val="00C5421A"/>
    <w:rsid w:val="00C5624B"/>
    <w:rsid w:val="00C567A3"/>
    <w:rsid w:val="00C57506"/>
    <w:rsid w:val="00C577E6"/>
    <w:rsid w:val="00C57BD3"/>
    <w:rsid w:val="00C6161B"/>
    <w:rsid w:val="00C63688"/>
    <w:rsid w:val="00C63AF2"/>
    <w:rsid w:val="00C642DF"/>
    <w:rsid w:val="00C64636"/>
    <w:rsid w:val="00C65565"/>
    <w:rsid w:val="00C66037"/>
    <w:rsid w:val="00C6627D"/>
    <w:rsid w:val="00C6687A"/>
    <w:rsid w:val="00C67233"/>
    <w:rsid w:val="00C677AF"/>
    <w:rsid w:val="00C67BBB"/>
    <w:rsid w:val="00C7017E"/>
    <w:rsid w:val="00C70F00"/>
    <w:rsid w:val="00C7187B"/>
    <w:rsid w:val="00C723E0"/>
    <w:rsid w:val="00C7299A"/>
    <w:rsid w:val="00C73A01"/>
    <w:rsid w:val="00C73E65"/>
    <w:rsid w:val="00C7487B"/>
    <w:rsid w:val="00C75A31"/>
    <w:rsid w:val="00C7718D"/>
    <w:rsid w:val="00C7758F"/>
    <w:rsid w:val="00C80579"/>
    <w:rsid w:val="00C81414"/>
    <w:rsid w:val="00C82FB2"/>
    <w:rsid w:val="00C8331E"/>
    <w:rsid w:val="00C8368D"/>
    <w:rsid w:val="00C83A84"/>
    <w:rsid w:val="00C84CB3"/>
    <w:rsid w:val="00C85791"/>
    <w:rsid w:val="00C86425"/>
    <w:rsid w:val="00C86CF3"/>
    <w:rsid w:val="00C87BFE"/>
    <w:rsid w:val="00C91D52"/>
    <w:rsid w:val="00C92638"/>
    <w:rsid w:val="00C92D46"/>
    <w:rsid w:val="00C93033"/>
    <w:rsid w:val="00C934AD"/>
    <w:rsid w:val="00C934CC"/>
    <w:rsid w:val="00C93F22"/>
    <w:rsid w:val="00C948F5"/>
    <w:rsid w:val="00C94BD9"/>
    <w:rsid w:val="00C953C6"/>
    <w:rsid w:val="00C9571C"/>
    <w:rsid w:val="00C95E90"/>
    <w:rsid w:val="00C96A14"/>
    <w:rsid w:val="00CA06E3"/>
    <w:rsid w:val="00CA074E"/>
    <w:rsid w:val="00CA0F5F"/>
    <w:rsid w:val="00CA17E1"/>
    <w:rsid w:val="00CA19AC"/>
    <w:rsid w:val="00CA1C1D"/>
    <w:rsid w:val="00CA2410"/>
    <w:rsid w:val="00CA31AA"/>
    <w:rsid w:val="00CA43BD"/>
    <w:rsid w:val="00CA49C2"/>
    <w:rsid w:val="00CA6606"/>
    <w:rsid w:val="00CA669A"/>
    <w:rsid w:val="00CA7961"/>
    <w:rsid w:val="00CA7F5C"/>
    <w:rsid w:val="00CB044C"/>
    <w:rsid w:val="00CB095A"/>
    <w:rsid w:val="00CB19CC"/>
    <w:rsid w:val="00CB3F4C"/>
    <w:rsid w:val="00CB4826"/>
    <w:rsid w:val="00CB4A02"/>
    <w:rsid w:val="00CB4E1F"/>
    <w:rsid w:val="00CB6A04"/>
    <w:rsid w:val="00CC0584"/>
    <w:rsid w:val="00CC1024"/>
    <w:rsid w:val="00CC15E6"/>
    <w:rsid w:val="00CC18B0"/>
    <w:rsid w:val="00CC1E61"/>
    <w:rsid w:val="00CC27DA"/>
    <w:rsid w:val="00CC2BA3"/>
    <w:rsid w:val="00CC3893"/>
    <w:rsid w:val="00CC3ECE"/>
    <w:rsid w:val="00CC4724"/>
    <w:rsid w:val="00CC49AB"/>
    <w:rsid w:val="00CC526C"/>
    <w:rsid w:val="00CC58F0"/>
    <w:rsid w:val="00CC7573"/>
    <w:rsid w:val="00CD0DB5"/>
    <w:rsid w:val="00CD1110"/>
    <w:rsid w:val="00CD11B5"/>
    <w:rsid w:val="00CD1812"/>
    <w:rsid w:val="00CD1B2C"/>
    <w:rsid w:val="00CD3375"/>
    <w:rsid w:val="00CD46C8"/>
    <w:rsid w:val="00CD4BE3"/>
    <w:rsid w:val="00CD5163"/>
    <w:rsid w:val="00CD5F8A"/>
    <w:rsid w:val="00CD64E1"/>
    <w:rsid w:val="00CD6CAB"/>
    <w:rsid w:val="00CD7C5D"/>
    <w:rsid w:val="00CE0705"/>
    <w:rsid w:val="00CE0837"/>
    <w:rsid w:val="00CE1E3A"/>
    <w:rsid w:val="00CE29EB"/>
    <w:rsid w:val="00CE4083"/>
    <w:rsid w:val="00CE42E0"/>
    <w:rsid w:val="00CE4729"/>
    <w:rsid w:val="00CE4852"/>
    <w:rsid w:val="00CE4BC4"/>
    <w:rsid w:val="00CE4D29"/>
    <w:rsid w:val="00CF0C36"/>
    <w:rsid w:val="00CF2A54"/>
    <w:rsid w:val="00CF315E"/>
    <w:rsid w:val="00CF344F"/>
    <w:rsid w:val="00CF431B"/>
    <w:rsid w:val="00CF50FF"/>
    <w:rsid w:val="00CF51D5"/>
    <w:rsid w:val="00CF5F94"/>
    <w:rsid w:val="00CF7258"/>
    <w:rsid w:val="00D00766"/>
    <w:rsid w:val="00D02859"/>
    <w:rsid w:val="00D0369C"/>
    <w:rsid w:val="00D03877"/>
    <w:rsid w:val="00D0539F"/>
    <w:rsid w:val="00D05775"/>
    <w:rsid w:val="00D07C23"/>
    <w:rsid w:val="00D10CBF"/>
    <w:rsid w:val="00D11A7C"/>
    <w:rsid w:val="00D11C91"/>
    <w:rsid w:val="00D125D2"/>
    <w:rsid w:val="00D125ED"/>
    <w:rsid w:val="00D12729"/>
    <w:rsid w:val="00D13FC7"/>
    <w:rsid w:val="00D14451"/>
    <w:rsid w:val="00D15068"/>
    <w:rsid w:val="00D155CE"/>
    <w:rsid w:val="00D15904"/>
    <w:rsid w:val="00D15CA7"/>
    <w:rsid w:val="00D16239"/>
    <w:rsid w:val="00D1641A"/>
    <w:rsid w:val="00D16C8B"/>
    <w:rsid w:val="00D17866"/>
    <w:rsid w:val="00D17D15"/>
    <w:rsid w:val="00D222CA"/>
    <w:rsid w:val="00D223DA"/>
    <w:rsid w:val="00D2250D"/>
    <w:rsid w:val="00D235B0"/>
    <w:rsid w:val="00D25273"/>
    <w:rsid w:val="00D25D34"/>
    <w:rsid w:val="00D27641"/>
    <w:rsid w:val="00D27B30"/>
    <w:rsid w:val="00D27D64"/>
    <w:rsid w:val="00D30A68"/>
    <w:rsid w:val="00D30FAF"/>
    <w:rsid w:val="00D3146A"/>
    <w:rsid w:val="00D33F04"/>
    <w:rsid w:val="00D34987"/>
    <w:rsid w:val="00D34D22"/>
    <w:rsid w:val="00D34D62"/>
    <w:rsid w:val="00D35B3C"/>
    <w:rsid w:val="00D36D26"/>
    <w:rsid w:val="00D3754D"/>
    <w:rsid w:val="00D375A1"/>
    <w:rsid w:val="00D401D1"/>
    <w:rsid w:val="00D40C26"/>
    <w:rsid w:val="00D42577"/>
    <w:rsid w:val="00D426D5"/>
    <w:rsid w:val="00D42B03"/>
    <w:rsid w:val="00D42E5A"/>
    <w:rsid w:val="00D4457B"/>
    <w:rsid w:val="00D44A53"/>
    <w:rsid w:val="00D455BF"/>
    <w:rsid w:val="00D45D20"/>
    <w:rsid w:val="00D46B56"/>
    <w:rsid w:val="00D46E45"/>
    <w:rsid w:val="00D46E95"/>
    <w:rsid w:val="00D47BC2"/>
    <w:rsid w:val="00D47BDC"/>
    <w:rsid w:val="00D51316"/>
    <w:rsid w:val="00D52E81"/>
    <w:rsid w:val="00D538B1"/>
    <w:rsid w:val="00D54AF0"/>
    <w:rsid w:val="00D54B53"/>
    <w:rsid w:val="00D54D49"/>
    <w:rsid w:val="00D552F7"/>
    <w:rsid w:val="00D568F4"/>
    <w:rsid w:val="00D57D81"/>
    <w:rsid w:val="00D57FAC"/>
    <w:rsid w:val="00D63076"/>
    <w:rsid w:val="00D638FE"/>
    <w:rsid w:val="00D63C53"/>
    <w:rsid w:val="00D63F1D"/>
    <w:rsid w:val="00D64A19"/>
    <w:rsid w:val="00D651C9"/>
    <w:rsid w:val="00D65205"/>
    <w:rsid w:val="00D671A3"/>
    <w:rsid w:val="00D671AD"/>
    <w:rsid w:val="00D7012A"/>
    <w:rsid w:val="00D7178A"/>
    <w:rsid w:val="00D71A7C"/>
    <w:rsid w:val="00D71C61"/>
    <w:rsid w:val="00D71CF2"/>
    <w:rsid w:val="00D7643C"/>
    <w:rsid w:val="00D77E1F"/>
    <w:rsid w:val="00D80391"/>
    <w:rsid w:val="00D8061B"/>
    <w:rsid w:val="00D80D33"/>
    <w:rsid w:val="00D825D4"/>
    <w:rsid w:val="00D82872"/>
    <w:rsid w:val="00D83963"/>
    <w:rsid w:val="00D83F68"/>
    <w:rsid w:val="00D8491C"/>
    <w:rsid w:val="00D84B38"/>
    <w:rsid w:val="00D871C2"/>
    <w:rsid w:val="00D901ED"/>
    <w:rsid w:val="00D9140A"/>
    <w:rsid w:val="00D91B51"/>
    <w:rsid w:val="00D920E2"/>
    <w:rsid w:val="00D932EE"/>
    <w:rsid w:val="00D938C6"/>
    <w:rsid w:val="00D946FA"/>
    <w:rsid w:val="00D96611"/>
    <w:rsid w:val="00DA14C8"/>
    <w:rsid w:val="00DA19F8"/>
    <w:rsid w:val="00DA1B46"/>
    <w:rsid w:val="00DA411C"/>
    <w:rsid w:val="00DA4379"/>
    <w:rsid w:val="00DA5E02"/>
    <w:rsid w:val="00DA6198"/>
    <w:rsid w:val="00DB060B"/>
    <w:rsid w:val="00DB118A"/>
    <w:rsid w:val="00DB2581"/>
    <w:rsid w:val="00DB26EA"/>
    <w:rsid w:val="00DB3254"/>
    <w:rsid w:val="00DB3FA2"/>
    <w:rsid w:val="00DB4355"/>
    <w:rsid w:val="00DB4CAE"/>
    <w:rsid w:val="00DB6164"/>
    <w:rsid w:val="00DB67C4"/>
    <w:rsid w:val="00DB7E79"/>
    <w:rsid w:val="00DC1C79"/>
    <w:rsid w:val="00DC3825"/>
    <w:rsid w:val="00DC3892"/>
    <w:rsid w:val="00DC39AC"/>
    <w:rsid w:val="00DC3A92"/>
    <w:rsid w:val="00DC46CA"/>
    <w:rsid w:val="00DC5F1E"/>
    <w:rsid w:val="00DC63B5"/>
    <w:rsid w:val="00DC6A0D"/>
    <w:rsid w:val="00DC6A1E"/>
    <w:rsid w:val="00DC6C28"/>
    <w:rsid w:val="00DC6DD9"/>
    <w:rsid w:val="00DD2090"/>
    <w:rsid w:val="00DD2563"/>
    <w:rsid w:val="00DD44FB"/>
    <w:rsid w:val="00DD4A0A"/>
    <w:rsid w:val="00DD5DCC"/>
    <w:rsid w:val="00DD6002"/>
    <w:rsid w:val="00DD78D6"/>
    <w:rsid w:val="00DE1120"/>
    <w:rsid w:val="00DE14C7"/>
    <w:rsid w:val="00DE1DB9"/>
    <w:rsid w:val="00DE3254"/>
    <w:rsid w:val="00DE3555"/>
    <w:rsid w:val="00DE44C0"/>
    <w:rsid w:val="00DE4D7B"/>
    <w:rsid w:val="00DE4D88"/>
    <w:rsid w:val="00DE6C0C"/>
    <w:rsid w:val="00DE7978"/>
    <w:rsid w:val="00DF0331"/>
    <w:rsid w:val="00DF1D39"/>
    <w:rsid w:val="00DF279B"/>
    <w:rsid w:val="00DF31E8"/>
    <w:rsid w:val="00DF60E7"/>
    <w:rsid w:val="00DF640A"/>
    <w:rsid w:val="00E00A5E"/>
    <w:rsid w:val="00E02C68"/>
    <w:rsid w:val="00E10C4F"/>
    <w:rsid w:val="00E113AF"/>
    <w:rsid w:val="00E11661"/>
    <w:rsid w:val="00E11664"/>
    <w:rsid w:val="00E135CB"/>
    <w:rsid w:val="00E13CC0"/>
    <w:rsid w:val="00E14ECD"/>
    <w:rsid w:val="00E168B8"/>
    <w:rsid w:val="00E1699F"/>
    <w:rsid w:val="00E174FE"/>
    <w:rsid w:val="00E20660"/>
    <w:rsid w:val="00E21281"/>
    <w:rsid w:val="00E216B9"/>
    <w:rsid w:val="00E22B07"/>
    <w:rsid w:val="00E22BFD"/>
    <w:rsid w:val="00E241B4"/>
    <w:rsid w:val="00E24BD5"/>
    <w:rsid w:val="00E261A8"/>
    <w:rsid w:val="00E27043"/>
    <w:rsid w:val="00E2792E"/>
    <w:rsid w:val="00E31D85"/>
    <w:rsid w:val="00E3200C"/>
    <w:rsid w:val="00E327B3"/>
    <w:rsid w:val="00E32875"/>
    <w:rsid w:val="00E32FCC"/>
    <w:rsid w:val="00E338AB"/>
    <w:rsid w:val="00E341BA"/>
    <w:rsid w:val="00E35638"/>
    <w:rsid w:val="00E35B0B"/>
    <w:rsid w:val="00E36B7B"/>
    <w:rsid w:val="00E41322"/>
    <w:rsid w:val="00E41B52"/>
    <w:rsid w:val="00E44429"/>
    <w:rsid w:val="00E45493"/>
    <w:rsid w:val="00E456A1"/>
    <w:rsid w:val="00E46F8A"/>
    <w:rsid w:val="00E51892"/>
    <w:rsid w:val="00E51A80"/>
    <w:rsid w:val="00E51B20"/>
    <w:rsid w:val="00E51CF4"/>
    <w:rsid w:val="00E51EDC"/>
    <w:rsid w:val="00E52089"/>
    <w:rsid w:val="00E52138"/>
    <w:rsid w:val="00E5218D"/>
    <w:rsid w:val="00E5243C"/>
    <w:rsid w:val="00E52D27"/>
    <w:rsid w:val="00E535D8"/>
    <w:rsid w:val="00E54B00"/>
    <w:rsid w:val="00E54C1B"/>
    <w:rsid w:val="00E566A8"/>
    <w:rsid w:val="00E56700"/>
    <w:rsid w:val="00E56C81"/>
    <w:rsid w:val="00E57829"/>
    <w:rsid w:val="00E60015"/>
    <w:rsid w:val="00E60BAF"/>
    <w:rsid w:val="00E60E1F"/>
    <w:rsid w:val="00E6174F"/>
    <w:rsid w:val="00E62969"/>
    <w:rsid w:val="00E635B8"/>
    <w:rsid w:val="00E63B16"/>
    <w:rsid w:val="00E63C7D"/>
    <w:rsid w:val="00E646E9"/>
    <w:rsid w:val="00E66291"/>
    <w:rsid w:val="00E668C6"/>
    <w:rsid w:val="00E70533"/>
    <w:rsid w:val="00E7087D"/>
    <w:rsid w:val="00E70B1A"/>
    <w:rsid w:val="00E71C05"/>
    <w:rsid w:val="00E72E0E"/>
    <w:rsid w:val="00E73799"/>
    <w:rsid w:val="00E73F17"/>
    <w:rsid w:val="00E742FC"/>
    <w:rsid w:val="00E7443D"/>
    <w:rsid w:val="00E7628C"/>
    <w:rsid w:val="00E764B9"/>
    <w:rsid w:val="00E772B9"/>
    <w:rsid w:val="00E77CB7"/>
    <w:rsid w:val="00E80420"/>
    <w:rsid w:val="00E8067F"/>
    <w:rsid w:val="00E80B27"/>
    <w:rsid w:val="00E812E0"/>
    <w:rsid w:val="00E8156A"/>
    <w:rsid w:val="00E81753"/>
    <w:rsid w:val="00E81B1C"/>
    <w:rsid w:val="00E8257C"/>
    <w:rsid w:val="00E83369"/>
    <w:rsid w:val="00E84266"/>
    <w:rsid w:val="00E84368"/>
    <w:rsid w:val="00E84F44"/>
    <w:rsid w:val="00E8529D"/>
    <w:rsid w:val="00E8765F"/>
    <w:rsid w:val="00E9168E"/>
    <w:rsid w:val="00E918EC"/>
    <w:rsid w:val="00E925A8"/>
    <w:rsid w:val="00E93C83"/>
    <w:rsid w:val="00E9591B"/>
    <w:rsid w:val="00E95CBD"/>
    <w:rsid w:val="00E97579"/>
    <w:rsid w:val="00E975E3"/>
    <w:rsid w:val="00E97A2D"/>
    <w:rsid w:val="00E97D1C"/>
    <w:rsid w:val="00E97F31"/>
    <w:rsid w:val="00EA22BE"/>
    <w:rsid w:val="00EA44CD"/>
    <w:rsid w:val="00EA6A0A"/>
    <w:rsid w:val="00EA709D"/>
    <w:rsid w:val="00EA78A7"/>
    <w:rsid w:val="00EB1698"/>
    <w:rsid w:val="00EB1D39"/>
    <w:rsid w:val="00EB29AC"/>
    <w:rsid w:val="00EB2C8C"/>
    <w:rsid w:val="00EB4270"/>
    <w:rsid w:val="00EB46A9"/>
    <w:rsid w:val="00EB5B25"/>
    <w:rsid w:val="00EB5F41"/>
    <w:rsid w:val="00EB6A6B"/>
    <w:rsid w:val="00EB71F9"/>
    <w:rsid w:val="00EC042A"/>
    <w:rsid w:val="00EC1586"/>
    <w:rsid w:val="00EC19F9"/>
    <w:rsid w:val="00ED1F35"/>
    <w:rsid w:val="00ED34E8"/>
    <w:rsid w:val="00ED4390"/>
    <w:rsid w:val="00ED4E15"/>
    <w:rsid w:val="00ED6A0A"/>
    <w:rsid w:val="00ED6F56"/>
    <w:rsid w:val="00EE05BA"/>
    <w:rsid w:val="00EE0725"/>
    <w:rsid w:val="00EE1B9F"/>
    <w:rsid w:val="00EE1CB6"/>
    <w:rsid w:val="00EE22EB"/>
    <w:rsid w:val="00EE2A7F"/>
    <w:rsid w:val="00EE3DC1"/>
    <w:rsid w:val="00EE4512"/>
    <w:rsid w:val="00EE456D"/>
    <w:rsid w:val="00EE4CC5"/>
    <w:rsid w:val="00EE4F36"/>
    <w:rsid w:val="00EE6843"/>
    <w:rsid w:val="00EE6A11"/>
    <w:rsid w:val="00EE7CEA"/>
    <w:rsid w:val="00EF16C1"/>
    <w:rsid w:val="00EF57CA"/>
    <w:rsid w:val="00EF6D95"/>
    <w:rsid w:val="00F006D4"/>
    <w:rsid w:val="00F01790"/>
    <w:rsid w:val="00F01CAC"/>
    <w:rsid w:val="00F02E5B"/>
    <w:rsid w:val="00F03A93"/>
    <w:rsid w:val="00F04CDC"/>
    <w:rsid w:val="00F076EA"/>
    <w:rsid w:val="00F07728"/>
    <w:rsid w:val="00F1063D"/>
    <w:rsid w:val="00F11960"/>
    <w:rsid w:val="00F133F9"/>
    <w:rsid w:val="00F14380"/>
    <w:rsid w:val="00F14F9A"/>
    <w:rsid w:val="00F14FC5"/>
    <w:rsid w:val="00F1514F"/>
    <w:rsid w:val="00F15E7B"/>
    <w:rsid w:val="00F164C9"/>
    <w:rsid w:val="00F16F16"/>
    <w:rsid w:val="00F21074"/>
    <w:rsid w:val="00F21B5F"/>
    <w:rsid w:val="00F21D0A"/>
    <w:rsid w:val="00F22327"/>
    <w:rsid w:val="00F238A3"/>
    <w:rsid w:val="00F23D38"/>
    <w:rsid w:val="00F244C6"/>
    <w:rsid w:val="00F24B8A"/>
    <w:rsid w:val="00F25D54"/>
    <w:rsid w:val="00F26289"/>
    <w:rsid w:val="00F262B5"/>
    <w:rsid w:val="00F26679"/>
    <w:rsid w:val="00F26DA6"/>
    <w:rsid w:val="00F27027"/>
    <w:rsid w:val="00F3415D"/>
    <w:rsid w:val="00F34BCF"/>
    <w:rsid w:val="00F41197"/>
    <w:rsid w:val="00F41DF7"/>
    <w:rsid w:val="00F43F1E"/>
    <w:rsid w:val="00F46081"/>
    <w:rsid w:val="00F466FB"/>
    <w:rsid w:val="00F46A56"/>
    <w:rsid w:val="00F47B34"/>
    <w:rsid w:val="00F504D5"/>
    <w:rsid w:val="00F506B4"/>
    <w:rsid w:val="00F51EF8"/>
    <w:rsid w:val="00F5292F"/>
    <w:rsid w:val="00F52BA8"/>
    <w:rsid w:val="00F52D00"/>
    <w:rsid w:val="00F54463"/>
    <w:rsid w:val="00F5748F"/>
    <w:rsid w:val="00F57A5F"/>
    <w:rsid w:val="00F60456"/>
    <w:rsid w:val="00F61D1F"/>
    <w:rsid w:val="00F624AF"/>
    <w:rsid w:val="00F6295D"/>
    <w:rsid w:val="00F62B82"/>
    <w:rsid w:val="00F631F1"/>
    <w:rsid w:val="00F63385"/>
    <w:rsid w:val="00F645D0"/>
    <w:rsid w:val="00F6479F"/>
    <w:rsid w:val="00F64CF4"/>
    <w:rsid w:val="00F6514D"/>
    <w:rsid w:val="00F654AB"/>
    <w:rsid w:val="00F66CDE"/>
    <w:rsid w:val="00F67413"/>
    <w:rsid w:val="00F70358"/>
    <w:rsid w:val="00F705CF"/>
    <w:rsid w:val="00F7106E"/>
    <w:rsid w:val="00F714D0"/>
    <w:rsid w:val="00F71A6B"/>
    <w:rsid w:val="00F72372"/>
    <w:rsid w:val="00F72BDF"/>
    <w:rsid w:val="00F72CF3"/>
    <w:rsid w:val="00F73D75"/>
    <w:rsid w:val="00F73E7B"/>
    <w:rsid w:val="00F74020"/>
    <w:rsid w:val="00F7628A"/>
    <w:rsid w:val="00F76DA4"/>
    <w:rsid w:val="00F774C1"/>
    <w:rsid w:val="00F774D0"/>
    <w:rsid w:val="00F77FBE"/>
    <w:rsid w:val="00F8167D"/>
    <w:rsid w:val="00F81869"/>
    <w:rsid w:val="00F82279"/>
    <w:rsid w:val="00F82360"/>
    <w:rsid w:val="00F834C0"/>
    <w:rsid w:val="00F83A4E"/>
    <w:rsid w:val="00F84C39"/>
    <w:rsid w:val="00F87B55"/>
    <w:rsid w:val="00F906B3"/>
    <w:rsid w:val="00F91FF7"/>
    <w:rsid w:val="00F92384"/>
    <w:rsid w:val="00F92B77"/>
    <w:rsid w:val="00F94C4D"/>
    <w:rsid w:val="00F95008"/>
    <w:rsid w:val="00F9643A"/>
    <w:rsid w:val="00F97C4B"/>
    <w:rsid w:val="00FA2510"/>
    <w:rsid w:val="00FA2E4C"/>
    <w:rsid w:val="00FA31B3"/>
    <w:rsid w:val="00FA3E55"/>
    <w:rsid w:val="00FA416E"/>
    <w:rsid w:val="00FA4C39"/>
    <w:rsid w:val="00FA5119"/>
    <w:rsid w:val="00FA5B77"/>
    <w:rsid w:val="00FA5D9D"/>
    <w:rsid w:val="00FA6825"/>
    <w:rsid w:val="00FA6AC7"/>
    <w:rsid w:val="00FA6D13"/>
    <w:rsid w:val="00FA7268"/>
    <w:rsid w:val="00FB0882"/>
    <w:rsid w:val="00FB0C0C"/>
    <w:rsid w:val="00FB0D32"/>
    <w:rsid w:val="00FB1A41"/>
    <w:rsid w:val="00FB29E0"/>
    <w:rsid w:val="00FB3146"/>
    <w:rsid w:val="00FB4192"/>
    <w:rsid w:val="00FB606C"/>
    <w:rsid w:val="00FB6658"/>
    <w:rsid w:val="00FB6EFD"/>
    <w:rsid w:val="00FB7D72"/>
    <w:rsid w:val="00FC0902"/>
    <w:rsid w:val="00FC0AA1"/>
    <w:rsid w:val="00FC2286"/>
    <w:rsid w:val="00FC2932"/>
    <w:rsid w:val="00FC2C62"/>
    <w:rsid w:val="00FC3B0D"/>
    <w:rsid w:val="00FC543F"/>
    <w:rsid w:val="00FC5AF3"/>
    <w:rsid w:val="00FC6385"/>
    <w:rsid w:val="00FC6FCB"/>
    <w:rsid w:val="00FD06EC"/>
    <w:rsid w:val="00FD0981"/>
    <w:rsid w:val="00FD1081"/>
    <w:rsid w:val="00FD1EEC"/>
    <w:rsid w:val="00FD2822"/>
    <w:rsid w:val="00FD423D"/>
    <w:rsid w:val="00FD5A35"/>
    <w:rsid w:val="00FD6133"/>
    <w:rsid w:val="00FD6B0A"/>
    <w:rsid w:val="00FD7B2C"/>
    <w:rsid w:val="00FE06BF"/>
    <w:rsid w:val="00FE0F1E"/>
    <w:rsid w:val="00FE2F69"/>
    <w:rsid w:val="00FE3000"/>
    <w:rsid w:val="00FE3780"/>
    <w:rsid w:val="00FE3A80"/>
    <w:rsid w:val="00FE4217"/>
    <w:rsid w:val="00FE4364"/>
    <w:rsid w:val="00FE4459"/>
    <w:rsid w:val="00FE483C"/>
    <w:rsid w:val="00FE7627"/>
    <w:rsid w:val="00FE7E6F"/>
    <w:rsid w:val="00FF02EB"/>
    <w:rsid w:val="00FF0B86"/>
    <w:rsid w:val="00FF2B41"/>
    <w:rsid w:val="00FF2C4E"/>
    <w:rsid w:val="00FF3318"/>
    <w:rsid w:val="00FF4318"/>
    <w:rsid w:val="00FF4DE4"/>
    <w:rsid w:val="00FF5306"/>
    <w:rsid w:val="00FF5DE0"/>
    <w:rsid w:val="00FF744B"/>
    <w:rsid w:val="00FF7A6E"/>
    <w:rsid w:val="058C26FE"/>
    <w:rsid w:val="0695CB35"/>
    <w:rsid w:val="0799325F"/>
    <w:rsid w:val="08468C58"/>
    <w:rsid w:val="08851F24"/>
    <w:rsid w:val="097373DF"/>
    <w:rsid w:val="0B56D8ED"/>
    <w:rsid w:val="12D46052"/>
    <w:rsid w:val="14315F88"/>
    <w:rsid w:val="14CC29F1"/>
    <w:rsid w:val="192CDA1E"/>
    <w:rsid w:val="1A2B0898"/>
    <w:rsid w:val="24C9AD8B"/>
    <w:rsid w:val="2D489ABB"/>
    <w:rsid w:val="2E85B580"/>
    <w:rsid w:val="3236F06C"/>
    <w:rsid w:val="3334021C"/>
    <w:rsid w:val="360F8AE3"/>
    <w:rsid w:val="3CA63C44"/>
    <w:rsid w:val="3DB02F7B"/>
    <w:rsid w:val="3F7C0D4C"/>
    <w:rsid w:val="420945E4"/>
    <w:rsid w:val="49B780F9"/>
    <w:rsid w:val="4A2B9944"/>
    <w:rsid w:val="51075536"/>
    <w:rsid w:val="53BAD4E2"/>
    <w:rsid w:val="54394611"/>
    <w:rsid w:val="551B0F10"/>
    <w:rsid w:val="56F06F5B"/>
    <w:rsid w:val="58241393"/>
    <w:rsid w:val="5970AD79"/>
    <w:rsid w:val="5BC3FD36"/>
    <w:rsid w:val="5FA20F4E"/>
    <w:rsid w:val="615679C1"/>
    <w:rsid w:val="617A1DB4"/>
    <w:rsid w:val="6855EF21"/>
    <w:rsid w:val="6C1B50D7"/>
    <w:rsid w:val="6C6DC506"/>
    <w:rsid w:val="7266D184"/>
    <w:rsid w:val="762A287A"/>
    <w:rsid w:val="7680FA5D"/>
    <w:rsid w:val="787C90AF"/>
    <w:rsid w:val="7ACB755A"/>
    <w:rsid w:val="7B8D20CA"/>
    <w:rsid w:val="7E0A785D"/>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FBCE"/>
  <w15:chartTrackingRefBased/>
  <w15:docId w15:val="{C7F3C2C8-932A-4662-A3F9-9F5F90C7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C6109"/>
    <w:pPr>
      <w:spacing w:before="120" w:after="240"/>
    </w:pPr>
    <w:rPr>
      <w:sz w:val="24"/>
      <w:lang w:val="nl-BE"/>
    </w:rPr>
  </w:style>
  <w:style w:type="paragraph" w:styleId="Kop1">
    <w:name w:val="heading 1"/>
    <w:basedOn w:val="Standaard"/>
    <w:next w:val="Standaard"/>
    <w:link w:val="Kop1Char"/>
    <w:uiPriority w:val="9"/>
    <w:qFormat/>
    <w:rsid w:val="00975241"/>
    <w:pPr>
      <w:keepNext/>
      <w:keepLines/>
      <w:numPr>
        <w:numId w:val="1"/>
      </w:numPr>
      <w:spacing w:before="240"/>
      <w:ind w:left="851" w:hanging="851"/>
      <w:outlineLvl w:val="0"/>
    </w:pPr>
    <w:rPr>
      <w:rFonts w:asciiTheme="majorHAnsi" w:eastAsiaTheme="majorEastAsia" w:hAnsiTheme="majorHAnsi" w:cstheme="majorBidi"/>
      <w:b/>
      <w:color w:val="3BB497"/>
      <w:sz w:val="36"/>
      <w:szCs w:val="32"/>
    </w:rPr>
  </w:style>
  <w:style w:type="paragraph" w:styleId="Kop2">
    <w:name w:val="heading 2"/>
    <w:basedOn w:val="Standaard"/>
    <w:next w:val="Standaard"/>
    <w:link w:val="Kop2Char"/>
    <w:uiPriority w:val="9"/>
    <w:unhideWhenUsed/>
    <w:qFormat/>
    <w:rsid w:val="00975241"/>
    <w:pPr>
      <w:keepNext/>
      <w:keepLines/>
      <w:numPr>
        <w:ilvl w:val="1"/>
        <w:numId w:val="1"/>
      </w:numPr>
      <w:spacing w:before="160" w:after="160"/>
      <w:ind w:left="851" w:hanging="851"/>
      <w:outlineLvl w:val="1"/>
    </w:pPr>
    <w:rPr>
      <w:rFonts w:asciiTheme="majorHAnsi" w:eastAsiaTheme="majorEastAsia" w:hAnsiTheme="majorHAnsi" w:cstheme="majorBidi"/>
      <w:b/>
      <w:color w:val="09639B"/>
      <w:sz w:val="28"/>
      <w:szCs w:val="26"/>
    </w:rPr>
  </w:style>
  <w:style w:type="paragraph" w:styleId="Kop3">
    <w:name w:val="heading 3"/>
    <w:basedOn w:val="Standaard"/>
    <w:next w:val="Standaard"/>
    <w:link w:val="Kop3Char"/>
    <w:uiPriority w:val="9"/>
    <w:unhideWhenUsed/>
    <w:qFormat/>
    <w:rsid w:val="00975241"/>
    <w:pPr>
      <w:numPr>
        <w:ilvl w:val="2"/>
        <w:numId w:val="1"/>
      </w:numPr>
      <w:spacing w:before="80" w:after="80"/>
      <w:ind w:left="851" w:hanging="851"/>
      <w:outlineLvl w:val="2"/>
    </w:pPr>
    <w:rPr>
      <w:rFonts w:asciiTheme="majorHAnsi" w:hAnsiTheme="majorHAnsi"/>
      <w:color w:val="09639B"/>
      <w:sz w:val="26"/>
    </w:rPr>
  </w:style>
  <w:style w:type="paragraph" w:styleId="Kop4">
    <w:name w:val="heading 4"/>
    <w:basedOn w:val="Inhopg1"/>
    <w:next w:val="Standaard"/>
    <w:link w:val="Kop4Char"/>
    <w:uiPriority w:val="9"/>
    <w:unhideWhenUsed/>
    <w:rsid w:val="007E1712"/>
    <w:pPr>
      <w:numPr>
        <w:ilvl w:val="3"/>
        <w:numId w:val="1"/>
      </w:numPr>
      <w:outlineLvl w:val="3"/>
    </w:pPr>
    <w:rPr>
      <w:rFonts w:asciiTheme="majorHAnsi" w:hAnsiTheme="majorHAnsi"/>
      <w:b w:val="0"/>
      <w:color w:val="0070C0"/>
      <w:sz w:val="28"/>
      <w:lang w:val="nl-NL"/>
    </w:rPr>
  </w:style>
  <w:style w:type="paragraph" w:styleId="Kop5">
    <w:name w:val="heading 5"/>
    <w:basedOn w:val="Standaard"/>
    <w:next w:val="Standaard"/>
    <w:link w:val="Kop5Char"/>
    <w:uiPriority w:val="9"/>
    <w:semiHidden/>
    <w:unhideWhenUsed/>
    <w:rsid w:val="009D7A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D7A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D7A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D7A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D7A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5241"/>
    <w:rPr>
      <w:rFonts w:asciiTheme="majorHAnsi" w:eastAsiaTheme="majorEastAsia" w:hAnsiTheme="majorHAnsi" w:cstheme="majorBidi"/>
      <w:b/>
      <w:color w:val="3BB497"/>
      <w:sz w:val="36"/>
      <w:szCs w:val="32"/>
      <w:lang w:val="it-IT"/>
    </w:rPr>
  </w:style>
  <w:style w:type="character" w:customStyle="1" w:styleId="Kop2Char">
    <w:name w:val="Kop 2 Char"/>
    <w:basedOn w:val="Standaardalinea-lettertype"/>
    <w:link w:val="Kop2"/>
    <w:uiPriority w:val="9"/>
    <w:rsid w:val="00975241"/>
    <w:rPr>
      <w:rFonts w:asciiTheme="majorHAnsi" w:eastAsiaTheme="majorEastAsia" w:hAnsiTheme="majorHAnsi" w:cstheme="majorBidi"/>
      <w:b/>
      <w:color w:val="09639B"/>
      <w:sz w:val="28"/>
      <w:szCs w:val="26"/>
      <w:lang w:val="it-IT"/>
    </w:rPr>
  </w:style>
  <w:style w:type="character" w:customStyle="1" w:styleId="Kop3Char">
    <w:name w:val="Kop 3 Char"/>
    <w:basedOn w:val="Standaardalinea-lettertype"/>
    <w:link w:val="Kop3"/>
    <w:uiPriority w:val="9"/>
    <w:rsid w:val="00975241"/>
    <w:rPr>
      <w:rFonts w:asciiTheme="majorHAnsi" w:hAnsiTheme="majorHAnsi"/>
      <w:color w:val="09639B"/>
      <w:sz w:val="26"/>
      <w:lang w:val="it-IT"/>
    </w:rPr>
  </w:style>
  <w:style w:type="character" w:customStyle="1" w:styleId="Kop4Char">
    <w:name w:val="Kop 4 Char"/>
    <w:basedOn w:val="Standaardalinea-lettertype"/>
    <w:link w:val="Kop4"/>
    <w:uiPriority w:val="9"/>
    <w:rsid w:val="007E1712"/>
    <w:rPr>
      <w:rFonts w:asciiTheme="majorHAnsi" w:hAnsiTheme="majorHAnsi"/>
      <w:color w:val="0070C0"/>
      <w:sz w:val="28"/>
      <w:lang w:val="nl-NL"/>
    </w:rPr>
  </w:style>
  <w:style w:type="character" w:customStyle="1" w:styleId="Kop5Char">
    <w:name w:val="Kop 5 Char"/>
    <w:basedOn w:val="Standaardalinea-lettertype"/>
    <w:link w:val="Kop5"/>
    <w:uiPriority w:val="9"/>
    <w:semiHidden/>
    <w:rsid w:val="009D7AA2"/>
    <w:rPr>
      <w:rFonts w:asciiTheme="majorHAnsi" w:eastAsiaTheme="majorEastAsia" w:hAnsiTheme="majorHAnsi" w:cstheme="majorBidi"/>
      <w:color w:val="2F5496" w:themeColor="accent1" w:themeShade="BF"/>
      <w:sz w:val="24"/>
      <w:lang w:val="it-IT"/>
    </w:rPr>
  </w:style>
  <w:style w:type="character" w:customStyle="1" w:styleId="Kop6Char">
    <w:name w:val="Kop 6 Char"/>
    <w:basedOn w:val="Standaardalinea-lettertype"/>
    <w:link w:val="Kop6"/>
    <w:uiPriority w:val="9"/>
    <w:semiHidden/>
    <w:rsid w:val="009D7AA2"/>
    <w:rPr>
      <w:rFonts w:asciiTheme="majorHAnsi" w:eastAsiaTheme="majorEastAsia" w:hAnsiTheme="majorHAnsi" w:cstheme="majorBidi"/>
      <w:color w:val="1F3763" w:themeColor="accent1" w:themeShade="7F"/>
      <w:sz w:val="24"/>
      <w:lang w:val="it-IT"/>
    </w:rPr>
  </w:style>
  <w:style w:type="character" w:customStyle="1" w:styleId="Kop7Char">
    <w:name w:val="Kop 7 Char"/>
    <w:basedOn w:val="Standaardalinea-lettertype"/>
    <w:link w:val="Kop7"/>
    <w:uiPriority w:val="9"/>
    <w:semiHidden/>
    <w:rsid w:val="009D7AA2"/>
    <w:rPr>
      <w:rFonts w:asciiTheme="majorHAnsi" w:eastAsiaTheme="majorEastAsia" w:hAnsiTheme="majorHAnsi" w:cstheme="majorBidi"/>
      <w:i/>
      <w:iCs/>
      <w:color w:val="1F3763" w:themeColor="accent1" w:themeShade="7F"/>
      <w:sz w:val="24"/>
      <w:lang w:val="it-IT"/>
    </w:rPr>
  </w:style>
  <w:style w:type="character" w:customStyle="1" w:styleId="Kop8Char">
    <w:name w:val="Kop 8 Char"/>
    <w:basedOn w:val="Standaardalinea-lettertype"/>
    <w:link w:val="Kop8"/>
    <w:uiPriority w:val="9"/>
    <w:semiHidden/>
    <w:rsid w:val="009D7AA2"/>
    <w:rPr>
      <w:rFonts w:asciiTheme="majorHAnsi" w:eastAsiaTheme="majorEastAsia" w:hAnsiTheme="majorHAnsi" w:cstheme="majorBidi"/>
      <w:color w:val="272727" w:themeColor="text1" w:themeTint="D8"/>
      <w:sz w:val="21"/>
      <w:szCs w:val="21"/>
      <w:lang w:val="it-IT"/>
    </w:rPr>
  </w:style>
  <w:style w:type="character" w:customStyle="1" w:styleId="Kop9Char">
    <w:name w:val="Kop 9 Char"/>
    <w:basedOn w:val="Standaardalinea-lettertype"/>
    <w:link w:val="Kop9"/>
    <w:uiPriority w:val="9"/>
    <w:semiHidden/>
    <w:rsid w:val="009D7AA2"/>
    <w:rPr>
      <w:rFonts w:asciiTheme="majorHAnsi" w:eastAsiaTheme="majorEastAsia" w:hAnsiTheme="majorHAnsi" w:cstheme="majorBidi"/>
      <w:i/>
      <w:iCs/>
      <w:color w:val="272727" w:themeColor="text1" w:themeTint="D8"/>
      <w:sz w:val="21"/>
      <w:szCs w:val="21"/>
      <w:lang w:val="it-IT"/>
    </w:rPr>
  </w:style>
  <w:style w:type="paragraph" w:styleId="Titel">
    <w:name w:val="Title"/>
    <w:basedOn w:val="Standaard"/>
    <w:next w:val="Standaard"/>
    <w:link w:val="TitelChar"/>
    <w:uiPriority w:val="10"/>
    <w:qFormat/>
    <w:rsid w:val="002E00BA"/>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elChar">
    <w:name w:val="Titel Char"/>
    <w:basedOn w:val="Standaardalinea-lettertype"/>
    <w:link w:val="Titel"/>
    <w:uiPriority w:val="10"/>
    <w:rsid w:val="002E00BA"/>
    <w:rPr>
      <w:rFonts w:asciiTheme="majorHAnsi" w:eastAsiaTheme="majorEastAsia" w:hAnsiTheme="majorHAnsi" w:cstheme="majorBidi"/>
      <w:b/>
      <w:spacing w:val="-10"/>
      <w:kern w:val="28"/>
      <w:sz w:val="56"/>
      <w:szCs w:val="56"/>
      <w:lang w:val="it-IT"/>
    </w:rPr>
  </w:style>
  <w:style w:type="paragraph" w:styleId="Koptekst">
    <w:name w:val="header"/>
    <w:basedOn w:val="Standaard"/>
    <w:link w:val="KoptekstChar"/>
    <w:uiPriority w:val="99"/>
    <w:unhideWhenUsed/>
    <w:rsid w:val="009D7AA2"/>
    <w:pPr>
      <w:tabs>
        <w:tab w:val="center" w:pos="4536"/>
        <w:tab w:val="right" w:pos="9072"/>
      </w:tabs>
      <w:spacing w:before="0" w:after="0" w:line="240" w:lineRule="auto"/>
    </w:pPr>
  </w:style>
  <w:style w:type="paragraph" w:styleId="Inhopg1">
    <w:name w:val="toc 1"/>
    <w:basedOn w:val="Standaard"/>
    <w:next w:val="Standaard"/>
    <w:autoRedefine/>
    <w:uiPriority w:val="39"/>
    <w:unhideWhenUsed/>
    <w:rsid w:val="000112CF"/>
    <w:pPr>
      <w:tabs>
        <w:tab w:val="right" w:pos="9062"/>
      </w:tabs>
      <w:spacing w:before="80" w:after="80"/>
    </w:pPr>
    <w:rPr>
      <w:b/>
    </w:rPr>
  </w:style>
  <w:style w:type="paragraph" w:styleId="Inhopg2">
    <w:name w:val="toc 2"/>
    <w:basedOn w:val="Standaard"/>
    <w:next w:val="Standaard"/>
    <w:autoRedefine/>
    <w:uiPriority w:val="39"/>
    <w:unhideWhenUsed/>
    <w:rsid w:val="000112CF"/>
    <w:pPr>
      <w:spacing w:before="80" w:after="80"/>
    </w:pPr>
    <w:rPr>
      <w:b/>
    </w:rPr>
  </w:style>
  <w:style w:type="paragraph" w:styleId="Inhopg3">
    <w:name w:val="toc 3"/>
    <w:basedOn w:val="Standaard"/>
    <w:next w:val="Standaard"/>
    <w:autoRedefine/>
    <w:uiPriority w:val="39"/>
    <w:unhideWhenUsed/>
    <w:rsid w:val="00433FCB"/>
    <w:pPr>
      <w:spacing w:before="0" w:after="0"/>
    </w:pPr>
    <w:rPr>
      <w:b/>
      <w:sz w:val="22"/>
    </w:rPr>
  </w:style>
  <w:style w:type="character" w:customStyle="1" w:styleId="KoptekstChar">
    <w:name w:val="Koptekst Char"/>
    <w:basedOn w:val="Standaardalinea-lettertype"/>
    <w:link w:val="Koptekst"/>
    <w:uiPriority w:val="99"/>
    <w:rsid w:val="009D7AA2"/>
    <w:rPr>
      <w:sz w:val="20"/>
      <w:lang w:val="it-IT"/>
    </w:rPr>
  </w:style>
  <w:style w:type="paragraph" w:styleId="Voettekst">
    <w:name w:val="footer"/>
    <w:basedOn w:val="Standaard"/>
    <w:link w:val="VoettekstChar"/>
    <w:uiPriority w:val="99"/>
    <w:unhideWhenUsed/>
    <w:rsid w:val="00247CFE"/>
    <w:pPr>
      <w:tabs>
        <w:tab w:val="center" w:pos="4536"/>
        <w:tab w:val="right" w:pos="9072"/>
      </w:tabs>
      <w:spacing w:before="0" w:after="0" w:line="240" w:lineRule="auto"/>
    </w:pPr>
    <w:rPr>
      <w:sz w:val="20"/>
    </w:rPr>
  </w:style>
  <w:style w:type="character" w:customStyle="1" w:styleId="VoettekstChar">
    <w:name w:val="Voettekst Char"/>
    <w:basedOn w:val="Standaardalinea-lettertype"/>
    <w:link w:val="Voettekst"/>
    <w:uiPriority w:val="99"/>
    <w:rsid w:val="00247CFE"/>
    <w:rPr>
      <w:sz w:val="20"/>
      <w:lang w:val="it-IT"/>
    </w:rPr>
  </w:style>
  <w:style w:type="character" w:styleId="Hyperlink">
    <w:name w:val="Hyperlink"/>
    <w:basedOn w:val="Standaardalinea-lettertype"/>
    <w:uiPriority w:val="99"/>
    <w:unhideWhenUsed/>
    <w:rsid w:val="00995550"/>
    <w:rPr>
      <w:color w:val="0563C1" w:themeColor="hyperlink"/>
      <w:u w:val="single"/>
    </w:rPr>
  </w:style>
  <w:style w:type="paragraph" w:styleId="Kopvaninhoudsopgave">
    <w:name w:val="TOC Heading"/>
    <w:basedOn w:val="Kop1"/>
    <w:next w:val="Standaard"/>
    <w:uiPriority w:val="39"/>
    <w:unhideWhenUsed/>
    <w:qFormat/>
    <w:rsid w:val="00D30A68"/>
    <w:pPr>
      <w:numPr>
        <w:numId w:val="0"/>
      </w:numPr>
      <w:spacing w:after="0"/>
      <w:outlineLvl w:val="9"/>
    </w:pPr>
    <w:rPr>
      <w:b w:val="0"/>
      <w:color w:val="2F5496" w:themeColor="accent1" w:themeShade="BF"/>
      <w:sz w:val="32"/>
      <w:lang w:val="fr-BE" w:eastAsia="fr-BE"/>
    </w:rPr>
  </w:style>
  <w:style w:type="paragraph" w:styleId="Inhopg4">
    <w:name w:val="toc 4"/>
    <w:basedOn w:val="Standaard"/>
    <w:next w:val="Standaard"/>
    <w:autoRedefine/>
    <w:uiPriority w:val="39"/>
    <w:unhideWhenUsed/>
    <w:rsid w:val="00173809"/>
    <w:pPr>
      <w:spacing w:before="0" w:after="0"/>
      <w:ind w:left="851" w:hanging="851"/>
    </w:pPr>
    <w:rPr>
      <w:sz w:val="20"/>
    </w:rPr>
  </w:style>
  <w:style w:type="paragraph" w:styleId="Geenafstand">
    <w:name w:val="No Spacing"/>
    <w:autoRedefine/>
    <w:uiPriority w:val="1"/>
    <w:qFormat/>
    <w:rsid w:val="00652F3F"/>
    <w:pPr>
      <w:spacing w:before="240" w:after="240" w:line="240" w:lineRule="auto"/>
    </w:pPr>
    <w:rPr>
      <w:rFonts w:asciiTheme="majorHAnsi" w:hAnsiTheme="majorHAnsi"/>
      <w:b/>
      <w:color w:val="3BB497"/>
      <w:sz w:val="36"/>
      <w:lang w:val="it-IT"/>
    </w:rPr>
  </w:style>
  <w:style w:type="paragraph" w:customStyle="1" w:styleId="Opsomming1">
    <w:name w:val="Opsomming 1"/>
    <w:basedOn w:val="Standaard"/>
    <w:qFormat/>
    <w:rsid w:val="00BA7D1D"/>
    <w:pPr>
      <w:numPr>
        <w:numId w:val="2"/>
      </w:numPr>
      <w:spacing w:before="80" w:after="80"/>
      <w:ind w:left="284" w:hanging="284"/>
    </w:pPr>
  </w:style>
  <w:style w:type="paragraph" w:customStyle="1" w:styleId="Opsomming2">
    <w:name w:val="Opsomming 2"/>
    <w:basedOn w:val="Standaard"/>
    <w:qFormat/>
    <w:rsid w:val="00500E10"/>
    <w:pPr>
      <w:numPr>
        <w:numId w:val="3"/>
      </w:numPr>
      <w:spacing w:before="80" w:after="80"/>
      <w:ind w:left="568" w:hanging="284"/>
    </w:pPr>
  </w:style>
  <w:style w:type="table" w:styleId="Tabelraster">
    <w:name w:val="Table Grid"/>
    <w:basedOn w:val="Standaardtabel"/>
    <w:uiPriority w:val="39"/>
    <w:rsid w:val="00957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lagen">
    <w:name w:val="Bijlagen"/>
    <w:basedOn w:val="Kop2"/>
    <w:next w:val="Standaard"/>
    <w:qFormat/>
    <w:rsid w:val="007B07A0"/>
    <w:pPr>
      <w:numPr>
        <w:ilvl w:val="0"/>
        <w:numId w:val="0"/>
      </w:numPr>
      <w:spacing w:before="240" w:after="360"/>
    </w:pPr>
    <w:rPr>
      <w:lang w:val="nl-NL"/>
    </w:rPr>
  </w:style>
  <w:style w:type="paragraph" w:styleId="Inhopg5">
    <w:name w:val="toc 5"/>
    <w:basedOn w:val="Standaard"/>
    <w:next w:val="Standaard"/>
    <w:autoRedefine/>
    <w:uiPriority w:val="39"/>
    <w:unhideWhenUsed/>
    <w:rsid w:val="00056A8F"/>
    <w:pPr>
      <w:spacing w:after="100"/>
    </w:pPr>
    <w:rPr>
      <w:sz w:val="22"/>
    </w:rPr>
  </w:style>
  <w:style w:type="paragraph" w:styleId="Bijschrift">
    <w:name w:val="caption"/>
    <w:basedOn w:val="Standaard"/>
    <w:next w:val="Standaard"/>
    <w:uiPriority w:val="35"/>
    <w:unhideWhenUsed/>
    <w:qFormat/>
    <w:rsid w:val="007A1185"/>
    <w:pPr>
      <w:spacing w:before="0"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110735"/>
    <w:pPr>
      <w:spacing w:after="0"/>
    </w:pPr>
  </w:style>
  <w:style w:type="character" w:styleId="Onopgelostemelding">
    <w:name w:val="Unresolved Mention"/>
    <w:basedOn w:val="Standaardalinea-lettertype"/>
    <w:uiPriority w:val="99"/>
    <w:semiHidden/>
    <w:unhideWhenUsed/>
    <w:rsid w:val="00F6514D"/>
    <w:rPr>
      <w:color w:val="605E5C"/>
      <w:shd w:val="clear" w:color="auto" w:fill="E1DFDD"/>
    </w:rPr>
  </w:style>
  <w:style w:type="character" w:styleId="GevolgdeHyperlink">
    <w:name w:val="FollowedHyperlink"/>
    <w:basedOn w:val="Standaardalinea-lettertype"/>
    <w:uiPriority w:val="99"/>
    <w:semiHidden/>
    <w:unhideWhenUsed/>
    <w:rsid w:val="007650AD"/>
    <w:rPr>
      <w:color w:val="954F72" w:themeColor="followedHyperlink"/>
      <w:u w:val="single"/>
    </w:rPr>
  </w:style>
  <w:style w:type="paragraph" w:styleId="Lijstalinea">
    <w:name w:val="List Paragraph"/>
    <w:basedOn w:val="Standaard"/>
    <w:uiPriority w:val="34"/>
    <w:qFormat/>
    <w:rsid w:val="00B66BCE"/>
    <w:pPr>
      <w:ind w:left="720"/>
      <w:contextualSpacing/>
    </w:pPr>
  </w:style>
  <w:style w:type="paragraph" w:styleId="Bibliografie">
    <w:name w:val="Bibliography"/>
    <w:basedOn w:val="Standaard"/>
    <w:next w:val="Standaard"/>
    <w:uiPriority w:val="37"/>
    <w:unhideWhenUsed/>
    <w:rsid w:val="00514A7A"/>
  </w:style>
  <w:style w:type="paragraph" w:customStyle="1" w:styleId="Default">
    <w:name w:val="Default"/>
    <w:rsid w:val="003B70B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Standaard"/>
    <w:rsid w:val="00195788"/>
    <w:pPr>
      <w:spacing w:before="100" w:beforeAutospacing="1" w:after="100" w:afterAutospacing="1" w:line="240" w:lineRule="auto"/>
    </w:pPr>
    <w:rPr>
      <w:rFonts w:ascii="Times New Roman" w:eastAsia="Times New Roman" w:hAnsi="Times New Roman" w:cs="Times New Roman"/>
      <w:szCs w:val="24"/>
      <w:lang w:val="fr-BE" w:eastAsia="fr-BE"/>
    </w:rPr>
  </w:style>
  <w:style w:type="character" w:customStyle="1" w:styleId="normaltextrun">
    <w:name w:val="normaltextrun"/>
    <w:basedOn w:val="Standaardalinea-lettertype"/>
    <w:rsid w:val="00195788"/>
  </w:style>
  <w:style w:type="character" w:customStyle="1" w:styleId="eop">
    <w:name w:val="eop"/>
    <w:basedOn w:val="Standaardalinea-lettertype"/>
    <w:rsid w:val="00195788"/>
  </w:style>
  <w:style w:type="character" w:styleId="Tekstvantijdelijkeaanduiding">
    <w:name w:val="Placeholder Text"/>
    <w:basedOn w:val="Standaardalinea-lettertype"/>
    <w:uiPriority w:val="99"/>
    <w:semiHidden/>
    <w:rsid w:val="007B00AB"/>
    <w:rPr>
      <w:color w:val="808080"/>
    </w:rPr>
  </w:style>
  <w:style w:type="paragraph" w:styleId="Revisie">
    <w:name w:val="Revision"/>
    <w:hidden/>
    <w:uiPriority w:val="99"/>
    <w:semiHidden/>
    <w:rsid w:val="00F27027"/>
    <w:pPr>
      <w:spacing w:after="0" w:line="240" w:lineRule="auto"/>
    </w:pPr>
    <w:rPr>
      <w:sz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749">
      <w:bodyDiv w:val="1"/>
      <w:marLeft w:val="0"/>
      <w:marRight w:val="0"/>
      <w:marTop w:val="0"/>
      <w:marBottom w:val="0"/>
      <w:divBdr>
        <w:top w:val="none" w:sz="0" w:space="0" w:color="auto"/>
        <w:left w:val="none" w:sz="0" w:space="0" w:color="auto"/>
        <w:bottom w:val="none" w:sz="0" w:space="0" w:color="auto"/>
        <w:right w:val="none" w:sz="0" w:space="0" w:color="auto"/>
      </w:divBdr>
    </w:div>
    <w:div w:id="6950126">
      <w:bodyDiv w:val="1"/>
      <w:marLeft w:val="0"/>
      <w:marRight w:val="0"/>
      <w:marTop w:val="0"/>
      <w:marBottom w:val="0"/>
      <w:divBdr>
        <w:top w:val="none" w:sz="0" w:space="0" w:color="auto"/>
        <w:left w:val="none" w:sz="0" w:space="0" w:color="auto"/>
        <w:bottom w:val="none" w:sz="0" w:space="0" w:color="auto"/>
        <w:right w:val="none" w:sz="0" w:space="0" w:color="auto"/>
      </w:divBdr>
    </w:div>
    <w:div w:id="7567345">
      <w:bodyDiv w:val="1"/>
      <w:marLeft w:val="0"/>
      <w:marRight w:val="0"/>
      <w:marTop w:val="0"/>
      <w:marBottom w:val="0"/>
      <w:divBdr>
        <w:top w:val="none" w:sz="0" w:space="0" w:color="auto"/>
        <w:left w:val="none" w:sz="0" w:space="0" w:color="auto"/>
        <w:bottom w:val="none" w:sz="0" w:space="0" w:color="auto"/>
        <w:right w:val="none" w:sz="0" w:space="0" w:color="auto"/>
      </w:divBdr>
    </w:div>
    <w:div w:id="9332359">
      <w:bodyDiv w:val="1"/>
      <w:marLeft w:val="0"/>
      <w:marRight w:val="0"/>
      <w:marTop w:val="0"/>
      <w:marBottom w:val="0"/>
      <w:divBdr>
        <w:top w:val="none" w:sz="0" w:space="0" w:color="auto"/>
        <w:left w:val="none" w:sz="0" w:space="0" w:color="auto"/>
        <w:bottom w:val="none" w:sz="0" w:space="0" w:color="auto"/>
        <w:right w:val="none" w:sz="0" w:space="0" w:color="auto"/>
      </w:divBdr>
    </w:div>
    <w:div w:id="13381967">
      <w:bodyDiv w:val="1"/>
      <w:marLeft w:val="0"/>
      <w:marRight w:val="0"/>
      <w:marTop w:val="0"/>
      <w:marBottom w:val="0"/>
      <w:divBdr>
        <w:top w:val="none" w:sz="0" w:space="0" w:color="auto"/>
        <w:left w:val="none" w:sz="0" w:space="0" w:color="auto"/>
        <w:bottom w:val="none" w:sz="0" w:space="0" w:color="auto"/>
        <w:right w:val="none" w:sz="0" w:space="0" w:color="auto"/>
      </w:divBdr>
    </w:div>
    <w:div w:id="16582033">
      <w:bodyDiv w:val="1"/>
      <w:marLeft w:val="0"/>
      <w:marRight w:val="0"/>
      <w:marTop w:val="0"/>
      <w:marBottom w:val="0"/>
      <w:divBdr>
        <w:top w:val="none" w:sz="0" w:space="0" w:color="auto"/>
        <w:left w:val="none" w:sz="0" w:space="0" w:color="auto"/>
        <w:bottom w:val="none" w:sz="0" w:space="0" w:color="auto"/>
        <w:right w:val="none" w:sz="0" w:space="0" w:color="auto"/>
      </w:divBdr>
    </w:div>
    <w:div w:id="18823047">
      <w:bodyDiv w:val="1"/>
      <w:marLeft w:val="0"/>
      <w:marRight w:val="0"/>
      <w:marTop w:val="0"/>
      <w:marBottom w:val="0"/>
      <w:divBdr>
        <w:top w:val="none" w:sz="0" w:space="0" w:color="auto"/>
        <w:left w:val="none" w:sz="0" w:space="0" w:color="auto"/>
        <w:bottom w:val="none" w:sz="0" w:space="0" w:color="auto"/>
        <w:right w:val="none" w:sz="0" w:space="0" w:color="auto"/>
      </w:divBdr>
    </w:div>
    <w:div w:id="25713666">
      <w:bodyDiv w:val="1"/>
      <w:marLeft w:val="0"/>
      <w:marRight w:val="0"/>
      <w:marTop w:val="0"/>
      <w:marBottom w:val="0"/>
      <w:divBdr>
        <w:top w:val="none" w:sz="0" w:space="0" w:color="auto"/>
        <w:left w:val="none" w:sz="0" w:space="0" w:color="auto"/>
        <w:bottom w:val="none" w:sz="0" w:space="0" w:color="auto"/>
        <w:right w:val="none" w:sz="0" w:space="0" w:color="auto"/>
      </w:divBdr>
    </w:div>
    <w:div w:id="26684232">
      <w:bodyDiv w:val="1"/>
      <w:marLeft w:val="0"/>
      <w:marRight w:val="0"/>
      <w:marTop w:val="0"/>
      <w:marBottom w:val="0"/>
      <w:divBdr>
        <w:top w:val="none" w:sz="0" w:space="0" w:color="auto"/>
        <w:left w:val="none" w:sz="0" w:space="0" w:color="auto"/>
        <w:bottom w:val="none" w:sz="0" w:space="0" w:color="auto"/>
        <w:right w:val="none" w:sz="0" w:space="0" w:color="auto"/>
      </w:divBdr>
    </w:div>
    <w:div w:id="29839059">
      <w:bodyDiv w:val="1"/>
      <w:marLeft w:val="0"/>
      <w:marRight w:val="0"/>
      <w:marTop w:val="0"/>
      <w:marBottom w:val="0"/>
      <w:divBdr>
        <w:top w:val="none" w:sz="0" w:space="0" w:color="auto"/>
        <w:left w:val="none" w:sz="0" w:space="0" w:color="auto"/>
        <w:bottom w:val="none" w:sz="0" w:space="0" w:color="auto"/>
        <w:right w:val="none" w:sz="0" w:space="0" w:color="auto"/>
      </w:divBdr>
    </w:div>
    <w:div w:id="34359354">
      <w:bodyDiv w:val="1"/>
      <w:marLeft w:val="0"/>
      <w:marRight w:val="0"/>
      <w:marTop w:val="0"/>
      <w:marBottom w:val="0"/>
      <w:divBdr>
        <w:top w:val="none" w:sz="0" w:space="0" w:color="auto"/>
        <w:left w:val="none" w:sz="0" w:space="0" w:color="auto"/>
        <w:bottom w:val="none" w:sz="0" w:space="0" w:color="auto"/>
        <w:right w:val="none" w:sz="0" w:space="0" w:color="auto"/>
      </w:divBdr>
    </w:div>
    <w:div w:id="39600346">
      <w:bodyDiv w:val="1"/>
      <w:marLeft w:val="0"/>
      <w:marRight w:val="0"/>
      <w:marTop w:val="0"/>
      <w:marBottom w:val="0"/>
      <w:divBdr>
        <w:top w:val="none" w:sz="0" w:space="0" w:color="auto"/>
        <w:left w:val="none" w:sz="0" w:space="0" w:color="auto"/>
        <w:bottom w:val="none" w:sz="0" w:space="0" w:color="auto"/>
        <w:right w:val="none" w:sz="0" w:space="0" w:color="auto"/>
      </w:divBdr>
    </w:div>
    <w:div w:id="46729042">
      <w:bodyDiv w:val="1"/>
      <w:marLeft w:val="0"/>
      <w:marRight w:val="0"/>
      <w:marTop w:val="0"/>
      <w:marBottom w:val="0"/>
      <w:divBdr>
        <w:top w:val="none" w:sz="0" w:space="0" w:color="auto"/>
        <w:left w:val="none" w:sz="0" w:space="0" w:color="auto"/>
        <w:bottom w:val="none" w:sz="0" w:space="0" w:color="auto"/>
        <w:right w:val="none" w:sz="0" w:space="0" w:color="auto"/>
      </w:divBdr>
    </w:div>
    <w:div w:id="55860923">
      <w:bodyDiv w:val="1"/>
      <w:marLeft w:val="0"/>
      <w:marRight w:val="0"/>
      <w:marTop w:val="0"/>
      <w:marBottom w:val="0"/>
      <w:divBdr>
        <w:top w:val="none" w:sz="0" w:space="0" w:color="auto"/>
        <w:left w:val="none" w:sz="0" w:space="0" w:color="auto"/>
        <w:bottom w:val="none" w:sz="0" w:space="0" w:color="auto"/>
        <w:right w:val="none" w:sz="0" w:space="0" w:color="auto"/>
      </w:divBdr>
    </w:div>
    <w:div w:id="57022754">
      <w:bodyDiv w:val="1"/>
      <w:marLeft w:val="0"/>
      <w:marRight w:val="0"/>
      <w:marTop w:val="0"/>
      <w:marBottom w:val="0"/>
      <w:divBdr>
        <w:top w:val="none" w:sz="0" w:space="0" w:color="auto"/>
        <w:left w:val="none" w:sz="0" w:space="0" w:color="auto"/>
        <w:bottom w:val="none" w:sz="0" w:space="0" w:color="auto"/>
        <w:right w:val="none" w:sz="0" w:space="0" w:color="auto"/>
      </w:divBdr>
    </w:div>
    <w:div w:id="57098699">
      <w:bodyDiv w:val="1"/>
      <w:marLeft w:val="0"/>
      <w:marRight w:val="0"/>
      <w:marTop w:val="0"/>
      <w:marBottom w:val="0"/>
      <w:divBdr>
        <w:top w:val="none" w:sz="0" w:space="0" w:color="auto"/>
        <w:left w:val="none" w:sz="0" w:space="0" w:color="auto"/>
        <w:bottom w:val="none" w:sz="0" w:space="0" w:color="auto"/>
        <w:right w:val="none" w:sz="0" w:space="0" w:color="auto"/>
      </w:divBdr>
    </w:div>
    <w:div w:id="58401729">
      <w:bodyDiv w:val="1"/>
      <w:marLeft w:val="0"/>
      <w:marRight w:val="0"/>
      <w:marTop w:val="0"/>
      <w:marBottom w:val="0"/>
      <w:divBdr>
        <w:top w:val="none" w:sz="0" w:space="0" w:color="auto"/>
        <w:left w:val="none" w:sz="0" w:space="0" w:color="auto"/>
        <w:bottom w:val="none" w:sz="0" w:space="0" w:color="auto"/>
        <w:right w:val="none" w:sz="0" w:space="0" w:color="auto"/>
      </w:divBdr>
    </w:div>
    <w:div w:id="58410472">
      <w:bodyDiv w:val="1"/>
      <w:marLeft w:val="0"/>
      <w:marRight w:val="0"/>
      <w:marTop w:val="0"/>
      <w:marBottom w:val="0"/>
      <w:divBdr>
        <w:top w:val="none" w:sz="0" w:space="0" w:color="auto"/>
        <w:left w:val="none" w:sz="0" w:space="0" w:color="auto"/>
        <w:bottom w:val="none" w:sz="0" w:space="0" w:color="auto"/>
        <w:right w:val="none" w:sz="0" w:space="0" w:color="auto"/>
      </w:divBdr>
    </w:div>
    <w:div w:id="58793400">
      <w:bodyDiv w:val="1"/>
      <w:marLeft w:val="0"/>
      <w:marRight w:val="0"/>
      <w:marTop w:val="0"/>
      <w:marBottom w:val="0"/>
      <w:divBdr>
        <w:top w:val="none" w:sz="0" w:space="0" w:color="auto"/>
        <w:left w:val="none" w:sz="0" w:space="0" w:color="auto"/>
        <w:bottom w:val="none" w:sz="0" w:space="0" w:color="auto"/>
        <w:right w:val="none" w:sz="0" w:space="0" w:color="auto"/>
      </w:divBdr>
    </w:div>
    <w:div w:id="61418306">
      <w:bodyDiv w:val="1"/>
      <w:marLeft w:val="0"/>
      <w:marRight w:val="0"/>
      <w:marTop w:val="0"/>
      <w:marBottom w:val="0"/>
      <w:divBdr>
        <w:top w:val="none" w:sz="0" w:space="0" w:color="auto"/>
        <w:left w:val="none" w:sz="0" w:space="0" w:color="auto"/>
        <w:bottom w:val="none" w:sz="0" w:space="0" w:color="auto"/>
        <w:right w:val="none" w:sz="0" w:space="0" w:color="auto"/>
      </w:divBdr>
    </w:div>
    <w:div w:id="65956826">
      <w:bodyDiv w:val="1"/>
      <w:marLeft w:val="0"/>
      <w:marRight w:val="0"/>
      <w:marTop w:val="0"/>
      <w:marBottom w:val="0"/>
      <w:divBdr>
        <w:top w:val="none" w:sz="0" w:space="0" w:color="auto"/>
        <w:left w:val="none" w:sz="0" w:space="0" w:color="auto"/>
        <w:bottom w:val="none" w:sz="0" w:space="0" w:color="auto"/>
        <w:right w:val="none" w:sz="0" w:space="0" w:color="auto"/>
      </w:divBdr>
    </w:div>
    <w:div w:id="66463089">
      <w:bodyDiv w:val="1"/>
      <w:marLeft w:val="0"/>
      <w:marRight w:val="0"/>
      <w:marTop w:val="0"/>
      <w:marBottom w:val="0"/>
      <w:divBdr>
        <w:top w:val="none" w:sz="0" w:space="0" w:color="auto"/>
        <w:left w:val="none" w:sz="0" w:space="0" w:color="auto"/>
        <w:bottom w:val="none" w:sz="0" w:space="0" w:color="auto"/>
        <w:right w:val="none" w:sz="0" w:space="0" w:color="auto"/>
      </w:divBdr>
    </w:div>
    <w:div w:id="66809095">
      <w:bodyDiv w:val="1"/>
      <w:marLeft w:val="0"/>
      <w:marRight w:val="0"/>
      <w:marTop w:val="0"/>
      <w:marBottom w:val="0"/>
      <w:divBdr>
        <w:top w:val="none" w:sz="0" w:space="0" w:color="auto"/>
        <w:left w:val="none" w:sz="0" w:space="0" w:color="auto"/>
        <w:bottom w:val="none" w:sz="0" w:space="0" w:color="auto"/>
        <w:right w:val="none" w:sz="0" w:space="0" w:color="auto"/>
      </w:divBdr>
    </w:div>
    <w:div w:id="67924793">
      <w:bodyDiv w:val="1"/>
      <w:marLeft w:val="0"/>
      <w:marRight w:val="0"/>
      <w:marTop w:val="0"/>
      <w:marBottom w:val="0"/>
      <w:divBdr>
        <w:top w:val="none" w:sz="0" w:space="0" w:color="auto"/>
        <w:left w:val="none" w:sz="0" w:space="0" w:color="auto"/>
        <w:bottom w:val="none" w:sz="0" w:space="0" w:color="auto"/>
        <w:right w:val="none" w:sz="0" w:space="0" w:color="auto"/>
      </w:divBdr>
    </w:div>
    <w:div w:id="69155286">
      <w:bodyDiv w:val="1"/>
      <w:marLeft w:val="0"/>
      <w:marRight w:val="0"/>
      <w:marTop w:val="0"/>
      <w:marBottom w:val="0"/>
      <w:divBdr>
        <w:top w:val="none" w:sz="0" w:space="0" w:color="auto"/>
        <w:left w:val="none" w:sz="0" w:space="0" w:color="auto"/>
        <w:bottom w:val="none" w:sz="0" w:space="0" w:color="auto"/>
        <w:right w:val="none" w:sz="0" w:space="0" w:color="auto"/>
      </w:divBdr>
    </w:div>
    <w:div w:id="70007126">
      <w:bodyDiv w:val="1"/>
      <w:marLeft w:val="0"/>
      <w:marRight w:val="0"/>
      <w:marTop w:val="0"/>
      <w:marBottom w:val="0"/>
      <w:divBdr>
        <w:top w:val="none" w:sz="0" w:space="0" w:color="auto"/>
        <w:left w:val="none" w:sz="0" w:space="0" w:color="auto"/>
        <w:bottom w:val="none" w:sz="0" w:space="0" w:color="auto"/>
        <w:right w:val="none" w:sz="0" w:space="0" w:color="auto"/>
      </w:divBdr>
    </w:div>
    <w:div w:id="76100794">
      <w:bodyDiv w:val="1"/>
      <w:marLeft w:val="0"/>
      <w:marRight w:val="0"/>
      <w:marTop w:val="0"/>
      <w:marBottom w:val="0"/>
      <w:divBdr>
        <w:top w:val="none" w:sz="0" w:space="0" w:color="auto"/>
        <w:left w:val="none" w:sz="0" w:space="0" w:color="auto"/>
        <w:bottom w:val="none" w:sz="0" w:space="0" w:color="auto"/>
        <w:right w:val="none" w:sz="0" w:space="0" w:color="auto"/>
      </w:divBdr>
    </w:div>
    <w:div w:id="80762925">
      <w:bodyDiv w:val="1"/>
      <w:marLeft w:val="0"/>
      <w:marRight w:val="0"/>
      <w:marTop w:val="0"/>
      <w:marBottom w:val="0"/>
      <w:divBdr>
        <w:top w:val="none" w:sz="0" w:space="0" w:color="auto"/>
        <w:left w:val="none" w:sz="0" w:space="0" w:color="auto"/>
        <w:bottom w:val="none" w:sz="0" w:space="0" w:color="auto"/>
        <w:right w:val="none" w:sz="0" w:space="0" w:color="auto"/>
      </w:divBdr>
    </w:div>
    <w:div w:id="83453482">
      <w:bodyDiv w:val="1"/>
      <w:marLeft w:val="0"/>
      <w:marRight w:val="0"/>
      <w:marTop w:val="0"/>
      <w:marBottom w:val="0"/>
      <w:divBdr>
        <w:top w:val="none" w:sz="0" w:space="0" w:color="auto"/>
        <w:left w:val="none" w:sz="0" w:space="0" w:color="auto"/>
        <w:bottom w:val="none" w:sz="0" w:space="0" w:color="auto"/>
        <w:right w:val="none" w:sz="0" w:space="0" w:color="auto"/>
      </w:divBdr>
    </w:div>
    <w:div w:id="84613142">
      <w:bodyDiv w:val="1"/>
      <w:marLeft w:val="0"/>
      <w:marRight w:val="0"/>
      <w:marTop w:val="0"/>
      <w:marBottom w:val="0"/>
      <w:divBdr>
        <w:top w:val="none" w:sz="0" w:space="0" w:color="auto"/>
        <w:left w:val="none" w:sz="0" w:space="0" w:color="auto"/>
        <w:bottom w:val="none" w:sz="0" w:space="0" w:color="auto"/>
        <w:right w:val="none" w:sz="0" w:space="0" w:color="auto"/>
      </w:divBdr>
    </w:div>
    <w:div w:id="85687512">
      <w:bodyDiv w:val="1"/>
      <w:marLeft w:val="0"/>
      <w:marRight w:val="0"/>
      <w:marTop w:val="0"/>
      <w:marBottom w:val="0"/>
      <w:divBdr>
        <w:top w:val="none" w:sz="0" w:space="0" w:color="auto"/>
        <w:left w:val="none" w:sz="0" w:space="0" w:color="auto"/>
        <w:bottom w:val="none" w:sz="0" w:space="0" w:color="auto"/>
        <w:right w:val="none" w:sz="0" w:space="0" w:color="auto"/>
      </w:divBdr>
    </w:div>
    <w:div w:id="89934927">
      <w:bodyDiv w:val="1"/>
      <w:marLeft w:val="0"/>
      <w:marRight w:val="0"/>
      <w:marTop w:val="0"/>
      <w:marBottom w:val="0"/>
      <w:divBdr>
        <w:top w:val="none" w:sz="0" w:space="0" w:color="auto"/>
        <w:left w:val="none" w:sz="0" w:space="0" w:color="auto"/>
        <w:bottom w:val="none" w:sz="0" w:space="0" w:color="auto"/>
        <w:right w:val="none" w:sz="0" w:space="0" w:color="auto"/>
      </w:divBdr>
    </w:div>
    <w:div w:id="97255853">
      <w:bodyDiv w:val="1"/>
      <w:marLeft w:val="0"/>
      <w:marRight w:val="0"/>
      <w:marTop w:val="0"/>
      <w:marBottom w:val="0"/>
      <w:divBdr>
        <w:top w:val="none" w:sz="0" w:space="0" w:color="auto"/>
        <w:left w:val="none" w:sz="0" w:space="0" w:color="auto"/>
        <w:bottom w:val="none" w:sz="0" w:space="0" w:color="auto"/>
        <w:right w:val="none" w:sz="0" w:space="0" w:color="auto"/>
      </w:divBdr>
    </w:div>
    <w:div w:id="100102755">
      <w:bodyDiv w:val="1"/>
      <w:marLeft w:val="0"/>
      <w:marRight w:val="0"/>
      <w:marTop w:val="0"/>
      <w:marBottom w:val="0"/>
      <w:divBdr>
        <w:top w:val="none" w:sz="0" w:space="0" w:color="auto"/>
        <w:left w:val="none" w:sz="0" w:space="0" w:color="auto"/>
        <w:bottom w:val="none" w:sz="0" w:space="0" w:color="auto"/>
        <w:right w:val="none" w:sz="0" w:space="0" w:color="auto"/>
      </w:divBdr>
    </w:div>
    <w:div w:id="102923407">
      <w:bodyDiv w:val="1"/>
      <w:marLeft w:val="0"/>
      <w:marRight w:val="0"/>
      <w:marTop w:val="0"/>
      <w:marBottom w:val="0"/>
      <w:divBdr>
        <w:top w:val="none" w:sz="0" w:space="0" w:color="auto"/>
        <w:left w:val="none" w:sz="0" w:space="0" w:color="auto"/>
        <w:bottom w:val="none" w:sz="0" w:space="0" w:color="auto"/>
        <w:right w:val="none" w:sz="0" w:space="0" w:color="auto"/>
      </w:divBdr>
    </w:div>
    <w:div w:id="104425327">
      <w:bodyDiv w:val="1"/>
      <w:marLeft w:val="0"/>
      <w:marRight w:val="0"/>
      <w:marTop w:val="0"/>
      <w:marBottom w:val="0"/>
      <w:divBdr>
        <w:top w:val="none" w:sz="0" w:space="0" w:color="auto"/>
        <w:left w:val="none" w:sz="0" w:space="0" w:color="auto"/>
        <w:bottom w:val="none" w:sz="0" w:space="0" w:color="auto"/>
        <w:right w:val="none" w:sz="0" w:space="0" w:color="auto"/>
      </w:divBdr>
    </w:div>
    <w:div w:id="105470340">
      <w:bodyDiv w:val="1"/>
      <w:marLeft w:val="0"/>
      <w:marRight w:val="0"/>
      <w:marTop w:val="0"/>
      <w:marBottom w:val="0"/>
      <w:divBdr>
        <w:top w:val="none" w:sz="0" w:space="0" w:color="auto"/>
        <w:left w:val="none" w:sz="0" w:space="0" w:color="auto"/>
        <w:bottom w:val="none" w:sz="0" w:space="0" w:color="auto"/>
        <w:right w:val="none" w:sz="0" w:space="0" w:color="auto"/>
      </w:divBdr>
      <w:divsChild>
        <w:div w:id="197668792">
          <w:marLeft w:val="0"/>
          <w:marRight w:val="0"/>
          <w:marTop w:val="0"/>
          <w:marBottom w:val="0"/>
          <w:divBdr>
            <w:top w:val="none" w:sz="0" w:space="0" w:color="auto"/>
            <w:left w:val="none" w:sz="0" w:space="0" w:color="auto"/>
            <w:bottom w:val="none" w:sz="0" w:space="0" w:color="auto"/>
            <w:right w:val="none" w:sz="0" w:space="0" w:color="auto"/>
          </w:divBdr>
        </w:div>
        <w:div w:id="601962006">
          <w:marLeft w:val="0"/>
          <w:marRight w:val="0"/>
          <w:marTop w:val="0"/>
          <w:marBottom w:val="0"/>
          <w:divBdr>
            <w:top w:val="none" w:sz="0" w:space="0" w:color="auto"/>
            <w:left w:val="none" w:sz="0" w:space="0" w:color="auto"/>
            <w:bottom w:val="none" w:sz="0" w:space="0" w:color="auto"/>
            <w:right w:val="none" w:sz="0" w:space="0" w:color="auto"/>
          </w:divBdr>
        </w:div>
        <w:div w:id="1024792425">
          <w:marLeft w:val="0"/>
          <w:marRight w:val="0"/>
          <w:marTop w:val="0"/>
          <w:marBottom w:val="0"/>
          <w:divBdr>
            <w:top w:val="none" w:sz="0" w:space="0" w:color="auto"/>
            <w:left w:val="none" w:sz="0" w:space="0" w:color="auto"/>
            <w:bottom w:val="none" w:sz="0" w:space="0" w:color="auto"/>
            <w:right w:val="none" w:sz="0" w:space="0" w:color="auto"/>
          </w:divBdr>
        </w:div>
        <w:div w:id="1381902085">
          <w:marLeft w:val="0"/>
          <w:marRight w:val="0"/>
          <w:marTop w:val="0"/>
          <w:marBottom w:val="0"/>
          <w:divBdr>
            <w:top w:val="none" w:sz="0" w:space="0" w:color="auto"/>
            <w:left w:val="none" w:sz="0" w:space="0" w:color="auto"/>
            <w:bottom w:val="none" w:sz="0" w:space="0" w:color="auto"/>
            <w:right w:val="none" w:sz="0" w:space="0" w:color="auto"/>
          </w:divBdr>
        </w:div>
        <w:div w:id="1539467450">
          <w:marLeft w:val="0"/>
          <w:marRight w:val="0"/>
          <w:marTop w:val="0"/>
          <w:marBottom w:val="0"/>
          <w:divBdr>
            <w:top w:val="none" w:sz="0" w:space="0" w:color="auto"/>
            <w:left w:val="none" w:sz="0" w:space="0" w:color="auto"/>
            <w:bottom w:val="none" w:sz="0" w:space="0" w:color="auto"/>
            <w:right w:val="none" w:sz="0" w:space="0" w:color="auto"/>
          </w:divBdr>
        </w:div>
        <w:div w:id="2002152406">
          <w:marLeft w:val="0"/>
          <w:marRight w:val="0"/>
          <w:marTop w:val="0"/>
          <w:marBottom w:val="0"/>
          <w:divBdr>
            <w:top w:val="none" w:sz="0" w:space="0" w:color="auto"/>
            <w:left w:val="none" w:sz="0" w:space="0" w:color="auto"/>
            <w:bottom w:val="none" w:sz="0" w:space="0" w:color="auto"/>
            <w:right w:val="none" w:sz="0" w:space="0" w:color="auto"/>
          </w:divBdr>
        </w:div>
      </w:divsChild>
    </w:div>
    <w:div w:id="121967841">
      <w:bodyDiv w:val="1"/>
      <w:marLeft w:val="0"/>
      <w:marRight w:val="0"/>
      <w:marTop w:val="0"/>
      <w:marBottom w:val="0"/>
      <w:divBdr>
        <w:top w:val="none" w:sz="0" w:space="0" w:color="auto"/>
        <w:left w:val="none" w:sz="0" w:space="0" w:color="auto"/>
        <w:bottom w:val="none" w:sz="0" w:space="0" w:color="auto"/>
        <w:right w:val="none" w:sz="0" w:space="0" w:color="auto"/>
      </w:divBdr>
    </w:div>
    <w:div w:id="127282678">
      <w:bodyDiv w:val="1"/>
      <w:marLeft w:val="0"/>
      <w:marRight w:val="0"/>
      <w:marTop w:val="0"/>
      <w:marBottom w:val="0"/>
      <w:divBdr>
        <w:top w:val="none" w:sz="0" w:space="0" w:color="auto"/>
        <w:left w:val="none" w:sz="0" w:space="0" w:color="auto"/>
        <w:bottom w:val="none" w:sz="0" w:space="0" w:color="auto"/>
        <w:right w:val="none" w:sz="0" w:space="0" w:color="auto"/>
      </w:divBdr>
    </w:div>
    <w:div w:id="129440965">
      <w:bodyDiv w:val="1"/>
      <w:marLeft w:val="0"/>
      <w:marRight w:val="0"/>
      <w:marTop w:val="0"/>
      <w:marBottom w:val="0"/>
      <w:divBdr>
        <w:top w:val="none" w:sz="0" w:space="0" w:color="auto"/>
        <w:left w:val="none" w:sz="0" w:space="0" w:color="auto"/>
        <w:bottom w:val="none" w:sz="0" w:space="0" w:color="auto"/>
        <w:right w:val="none" w:sz="0" w:space="0" w:color="auto"/>
      </w:divBdr>
    </w:div>
    <w:div w:id="138111894">
      <w:bodyDiv w:val="1"/>
      <w:marLeft w:val="0"/>
      <w:marRight w:val="0"/>
      <w:marTop w:val="0"/>
      <w:marBottom w:val="0"/>
      <w:divBdr>
        <w:top w:val="none" w:sz="0" w:space="0" w:color="auto"/>
        <w:left w:val="none" w:sz="0" w:space="0" w:color="auto"/>
        <w:bottom w:val="none" w:sz="0" w:space="0" w:color="auto"/>
        <w:right w:val="none" w:sz="0" w:space="0" w:color="auto"/>
      </w:divBdr>
    </w:div>
    <w:div w:id="139155528">
      <w:bodyDiv w:val="1"/>
      <w:marLeft w:val="0"/>
      <w:marRight w:val="0"/>
      <w:marTop w:val="0"/>
      <w:marBottom w:val="0"/>
      <w:divBdr>
        <w:top w:val="none" w:sz="0" w:space="0" w:color="auto"/>
        <w:left w:val="none" w:sz="0" w:space="0" w:color="auto"/>
        <w:bottom w:val="none" w:sz="0" w:space="0" w:color="auto"/>
        <w:right w:val="none" w:sz="0" w:space="0" w:color="auto"/>
      </w:divBdr>
    </w:div>
    <w:div w:id="139226319">
      <w:bodyDiv w:val="1"/>
      <w:marLeft w:val="0"/>
      <w:marRight w:val="0"/>
      <w:marTop w:val="0"/>
      <w:marBottom w:val="0"/>
      <w:divBdr>
        <w:top w:val="none" w:sz="0" w:space="0" w:color="auto"/>
        <w:left w:val="none" w:sz="0" w:space="0" w:color="auto"/>
        <w:bottom w:val="none" w:sz="0" w:space="0" w:color="auto"/>
        <w:right w:val="none" w:sz="0" w:space="0" w:color="auto"/>
      </w:divBdr>
    </w:div>
    <w:div w:id="153841591">
      <w:bodyDiv w:val="1"/>
      <w:marLeft w:val="0"/>
      <w:marRight w:val="0"/>
      <w:marTop w:val="0"/>
      <w:marBottom w:val="0"/>
      <w:divBdr>
        <w:top w:val="none" w:sz="0" w:space="0" w:color="auto"/>
        <w:left w:val="none" w:sz="0" w:space="0" w:color="auto"/>
        <w:bottom w:val="none" w:sz="0" w:space="0" w:color="auto"/>
        <w:right w:val="none" w:sz="0" w:space="0" w:color="auto"/>
      </w:divBdr>
    </w:div>
    <w:div w:id="155078771">
      <w:bodyDiv w:val="1"/>
      <w:marLeft w:val="0"/>
      <w:marRight w:val="0"/>
      <w:marTop w:val="0"/>
      <w:marBottom w:val="0"/>
      <w:divBdr>
        <w:top w:val="none" w:sz="0" w:space="0" w:color="auto"/>
        <w:left w:val="none" w:sz="0" w:space="0" w:color="auto"/>
        <w:bottom w:val="none" w:sz="0" w:space="0" w:color="auto"/>
        <w:right w:val="none" w:sz="0" w:space="0" w:color="auto"/>
      </w:divBdr>
    </w:div>
    <w:div w:id="157768602">
      <w:bodyDiv w:val="1"/>
      <w:marLeft w:val="0"/>
      <w:marRight w:val="0"/>
      <w:marTop w:val="0"/>
      <w:marBottom w:val="0"/>
      <w:divBdr>
        <w:top w:val="none" w:sz="0" w:space="0" w:color="auto"/>
        <w:left w:val="none" w:sz="0" w:space="0" w:color="auto"/>
        <w:bottom w:val="none" w:sz="0" w:space="0" w:color="auto"/>
        <w:right w:val="none" w:sz="0" w:space="0" w:color="auto"/>
      </w:divBdr>
    </w:div>
    <w:div w:id="158347014">
      <w:bodyDiv w:val="1"/>
      <w:marLeft w:val="0"/>
      <w:marRight w:val="0"/>
      <w:marTop w:val="0"/>
      <w:marBottom w:val="0"/>
      <w:divBdr>
        <w:top w:val="none" w:sz="0" w:space="0" w:color="auto"/>
        <w:left w:val="none" w:sz="0" w:space="0" w:color="auto"/>
        <w:bottom w:val="none" w:sz="0" w:space="0" w:color="auto"/>
        <w:right w:val="none" w:sz="0" w:space="0" w:color="auto"/>
      </w:divBdr>
    </w:div>
    <w:div w:id="161743403">
      <w:bodyDiv w:val="1"/>
      <w:marLeft w:val="0"/>
      <w:marRight w:val="0"/>
      <w:marTop w:val="0"/>
      <w:marBottom w:val="0"/>
      <w:divBdr>
        <w:top w:val="none" w:sz="0" w:space="0" w:color="auto"/>
        <w:left w:val="none" w:sz="0" w:space="0" w:color="auto"/>
        <w:bottom w:val="none" w:sz="0" w:space="0" w:color="auto"/>
        <w:right w:val="none" w:sz="0" w:space="0" w:color="auto"/>
      </w:divBdr>
    </w:div>
    <w:div w:id="173619256">
      <w:bodyDiv w:val="1"/>
      <w:marLeft w:val="0"/>
      <w:marRight w:val="0"/>
      <w:marTop w:val="0"/>
      <w:marBottom w:val="0"/>
      <w:divBdr>
        <w:top w:val="none" w:sz="0" w:space="0" w:color="auto"/>
        <w:left w:val="none" w:sz="0" w:space="0" w:color="auto"/>
        <w:bottom w:val="none" w:sz="0" w:space="0" w:color="auto"/>
        <w:right w:val="none" w:sz="0" w:space="0" w:color="auto"/>
      </w:divBdr>
    </w:div>
    <w:div w:id="178400041">
      <w:bodyDiv w:val="1"/>
      <w:marLeft w:val="0"/>
      <w:marRight w:val="0"/>
      <w:marTop w:val="0"/>
      <w:marBottom w:val="0"/>
      <w:divBdr>
        <w:top w:val="none" w:sz="0" w:space="0" w:color="auto"/>
        <w:left w:val="none" w:sz="0" w:space="0" w:color="auto"/>
        <w:bottom w:val="none" w:sz="0" w:space="0" w:color="auto"/>
        <w:right w:val="none" w:sz="0" w:space="0" w:color="auto"/>
      </w:divBdr>
    </w:div>
    <w:div w:id="180897742">
      <w:bodyDiv w:val="1"/>
      <w:marLeft w:val="0"/>
      <w:marRight w:val="0"/>
      <w:marTop w:val="0"/>
      <w:marBottom w:val="0"/>
      <w:divBdr>
        <w:top w:val="none" w:sz="0" w:space="0" w:color="auto"/>
        <w:left w:val="none" w:sz="0" w:space="0" w:color="auto"/>
        <w:bottom w:val="none" w:sz="0" w:space="0" w:color="auto"/>
        <w:right w:val="none" w:sz="0" w:space="0" w:color="auto"/>
      </w:divBdr>
    </w:div>
    <w:div w:id="184563402">
      <w:bodyDiv w:val="1"/>
      <w:marLeft w:val="0"/>
      <w:marRight w:val="0"/>
      <w:marTop w:val="0"/>
      <w:marBottom w:val="0"/>
      <w:divBdr>
        <w:top w:val="none" w:sz="0" w:space="0" w:color="auto"/>
        <w:left w:val="none" w:sz="0" w:space="0" w:color="auto"/>
        <w:bottom w:val="none" w:sz="0" w:space="0" w:color="auto"/>
        <w:right w:val="none" w:sz="0" w:space="0" w:color="auto"/>
      </w:divBdr>
    </w:div>
    <w:div w:id="193429225">
      <w:bodyDiv w:val="1"/>
      <w:marLeft w:val="0"/>
      <w:marRight w:val="0"/>
      <w:marTop w:val="0"/>
      <w:marBottom w:val="0"/>
      <w:divBdr>
        <w:top w:val="none" w:sz="0" w:space="0" w:color="auto"/>
        <w:left w:val="none" w:sz="0" w:space="0" w:color="auto"/>
        <w:bottom w:val="none" w:sz="0" w:space="0" w:color="auto"/>
        <w:right w:val="none" w:sz="0" w:space="0" w:color="auto"/>
      </w:divBdr>
    </w:div>
    <w:div w:id="194273871">
      <w:bodyDiv w:val="1"/>
      <w:marLeft w:val="0"/>
      <w:marRight w:val="0"/>
      <w:marTop w:val="0"/>
      <w:marBottom w:val="0"/>
      <w:divBdr>
        <w:top w:val="none" w:sz="0" w:space="0" w:color="auto"/>
        <w:left w:val="none" w:sz="0" w:space="0" w:color="auto"/>
        <w:bottom w:val="none" w:sz="0" w:space="0" w:color="auto"/>
        <w:right w:val="none" w:sz="0" w:space="0" w:color="auto"/>
      </w:divBdr>
    </w:div>
    <w:div w:id="198932768">
      <w:bodyDiv w:val="1"/>
      <w:marLeft w:val="0"/>
      <w:marRight w:val="0"/>
      <w:marTop w:val="0"/>
      <w:marBottom w:val="0"/>
      <w:divBdr>
        <w:top w:val="none" w:sz="0" w:space="0" w:color="auto"/>
        <w:left w:val="none" w:sz="0" w:space="0" w:color="auto"/>
        <w:bottom w:val="none" w:sz="0" w:space="0" w:color="auto"/>
        <w:right w:val="none" w:sz="0" w:space="0" w:color="auto"/>
      </w:divBdr>
    </w:div>
    <w:div w:id="201207929">
      <w:bodyDiv w:val="1"/>
      <w:marLeft w:val="0"/>
      <w:marRight w:val="0"/>
      <w:marTop w:val="0"/>
      <w:marBottom w:val="0"/>
      <w:divBdr>
        <w:top w:val="none" w:sz="0" w:space="0" w:color="auto"/>
        <w:left w:val="none" w:sz="0" w:space="0" w:color="auto"/>
        <w:bottom w:val="none" w:sz="0" w:space="0" w:color="auto"/>
        <w:right w:val="none" w:sz="0" w:space="0" w:color="auto"/>
      </w:divBdr>
    </w:div>
    <w:div w:id="216015207">
      <w:bodyDiv w:val="1"/>
      <w:marLeft w:val="0"/>
      <w:marRight w:val="0"/>
      <w:marTop w:val="0"/>
      <w:marBottom w:val="0"/>
      <w:divBdr>
        <w:top w:val="none" w:sz="0" w:space="0" w:color="auto"/>
        <w:left w:val="none" w:sz="0" w:space="0" w:color="auto"/>
        <w:bottom w:val="none" w:sz="0" w:space="0" w:color="auto"/>
        <w:right w:val="none" w:sz="0" w:space="0" w:color="auto"/>
      </w:divBdr>
    </w:div>
    <w:div w:id="221522048">
      <w:bodyDiv w:val="1"/>
      <w:marLeft w:val="0"/>
      <w:marRight w:val="0"/>
      <w:marTop w:val="0"/>
      <w:marBottom w:val="0"/>
      <w:divBdr>
        <w:top w:val="none" w:sz="0" w:space="0" w:color="auto"/>
        <w:left w:val="none" w:sz="0" w:space="0" w:color="auto"/>
        <w:bottom w:val="none" w:sz="0" w:space="0" w:color="auto"/>
        <w:right w:val="none" w:sz="0" w:space="0" w:color="auto"/>
      </w:divBdr>
    </w:div>
    <w:div w:id="223420857">
      <w:bodyDiv w:val="1"/>
      <w:marLeft w:val="0"/>
      <w:marRight w:val="0"/>
      <w:marTop w:val="0"/>
      <w:marBottom w:val="0"/>
      <w:divBdr>
        <w:top w:val="none" w:sz="0" w:space="0" w:color="auto"/>
        <w:left w:val="none" w:sz="0" w:space="0" w:color="auto"/>
        <w:bottom w:val="none" w:sz="0" w:space="0" w:color="auto"/>
        <w:right w:val="none" w:sz="0" w:space="0" w:color="auto"/>
      </w:divBdr>
    </w:div>
    <w:div w:id="230895985">
      <w:bodyDiv w:val="1"/>
      <w:marLeft w:val="0"/>
      <w:marRight w:val="0"/>
      <w:marTop w:val="0"/>
      <w:marBottom w:val="0"/>
      <w:divBdr>
        <w:top w:val="none" w:sz="0" w:space="0" w:color="auto"/>
        <w:left w:val="none" w:sz="0" w:space="0" w:color="auto"/>
        <w:bottom w:val="none" w:sz="0" w:space="0" w:color="auto"/>
        <w:right w:val="none" w:sz="0" w:space="0" w:color="auto"/>
      </w:divBdr>
    </w:div>
    <w:div w:id="231046889">
      <w:bodyDiv w:val="1"/>
      <w:marLeft w:val="0"/>
      <w:marRight w:val="0"/>
      <w:marTop w:val="0"/>
      <w:marBottom w:val="0"/>
      <w:divBdr>
        <w:top w:val="none" w:sz="0" w:space="0" w:color="auto"/>
        <w:left w:val="none" w:sz="0" w:space="0" w:color="auto"/>
        <w:bottom w:val="none" w:sz="0" w:space="0" w:color="auto"/>
        <w:right w:val="none" w:sz="0" w:space="0" w:color="auto"/>
      </w:divBdr>
    </w:div>
    <w:div w:id="234054062">
      <w:bodyDiv w:val="1"/>
      <w:marLeft w:val="0"/>
      <w:marRight w:val="0"/>
      <w:marTop w:val="0"/>
      <w:marBottom w:val="0"/>
      <w:divBdr>
        <w:top w:val="none" w:sz="0" w:space="0" w:color="auto"/>
        <w:left w:val="none" w:sz="0" w:space="0" w:color="auto"/>
        <w:bottom w:val="none" w:sz="0" w:space="0" w:color="auto"/>
        <w:right w:val="none" w:sz="0" w:space="0" w:color="auto"/>
      </w:divBdr>
    </w:div>
    <w:div w:id="246961231">
      <w:bodyDiv w:val="1"/>
      <w:marLeft w:val="0"/>
      <w:marRight w:val="0"/>
      <w:marTop w:val="0"/>
      <w:marBottom w:val="0"/>
      <w:divBdr>
        <w:top w:val="none" w:sz="0" w:space="0" w:color="auto"/>
        <w:left w:val="none" w:sz="0" w:space="0" w:color="auto"/>
        <w:bottom w:val="none" w:sz="0" w:space="0" w:color="auto"/>
        <w:right w:val="none" w:sz="0" w:space="0" w:color="auto"/>
      </w:divBdr>
    </w:div>
    <w:div w:id="264073134">
      <w:bodyDiv w:val="1"/>
      <w:marLeft w:val="0"/>
      <w:marRight w:val="0"/>
      <w:marTop w:val="0"/>
      <w:marBottom w:val="0"/>
      <w:divBdr>
        <w:top w:val="none" w:sz="0" w:space="0" w:color="auto"/>
        <w:left w:val="none" w:sz="0" w:space="0" w:color="auto"/>
        <w:bottom w:val="none" w:sz="0" w:space="0" w:color="auto"/>
        <w:right w:val="none" w:sz="0" w:space="0" w:color="auto"/>
      </w:divBdr>
    </w:div>
    <w:div w:id="271939154">
      <w:bodyDiv w:val="1"/>
      <w:marLeft w:val="0"/>
      <w:marRight w:val="0"/>
      <w:marTop w:val="0"/>
      <w:marBottom w:val="0"/>
      <w:divBdr>
        <w:top w:val="none" w:sz="0" w:space="0" w:color="auto"/>
        <w:left w:val="none" w:sz="0" w:space="0" w:color="auto"/>
        <w:bottom w:val="none" w:sz="0" w:space="0" w:color="auto"/>
        <w:right w:val="none" w:sz="0" w:space="0" w:color="auto"/>
      </w:divBdr>
    </w:div>
    <w:div w:id="275796845">
      <w:bodyDiv w:val="1"/>
      <w:marLeft w:val="0"/>
      <w:marRight w:val="0"/>
      <w:marTop w:val="0"/>
      <w:marBottom w:val="0"/>
      <w:divBdr>
        <w:top w:val="none" w:sz="0" w:space="0" w:color="auto"/>
        <w:left w:val="none" w:sz="0" w:space="0" w:color="auto"/>
        <w:bottom w:val="none" w:sz="0" w:space="0" w:color="auto"/>
        <w:right w:val="none" w:sz="0" w:space="0" w:color="auto"/>
      </w:divBdr>
    </w:div>
    <w:div w:id="278294589">
      <w:bodyDiv w:val="1"/>
      <w:marLeft w:val="0"/>
      <w:marRight w:val="0"/>
      <w:marTop w:val="0"/>
      <w:marBottom w:val="0"/>
      <w:divBdr>
        <w:top w:val="none" w:sz="0" w:space="0" w:color="auto"/>
        <w:left w:val="none" w:sz="0" w:space="0" w:color="auto"/>
        <w:bottom w:val="none" w:sz="0" w:space="0" w:color="auto"/>
        <w:right w:val="none" w:sz="0" w:space="0" w:color="auto"/>
      </w:divBdr>
    </w:div>
    <w:div w:id="280187054">
      <w:bodyDiv w:val="1"/>
      <w:marLeft w:val="0"/>
      <w:marRight w:val="0"/>
      <w:marTop w:val="0"/>
      <w:marBottom w:val="0"/>
      <w:divBdr>
        <w:top w:val="none" w:sz="0" w:space="0" w:color="auto"/>
        <w:left w:val="none" w:sz="0" w:space="0" w:color="auto"/>
        <w:bottom w:val="none" w:sz="0" w:space="0" w:color="auto"/>
        <w:right w:val="none" w:sz="0" w:space="0" w:color="auto"/>
      </w:divBdr>
    </w:div>
    <w:div w:id="281619362">
      <w:bodyDiv w:val="1"/>
      <w:marLeft w:val="0"/>
      <w:marRight w:val="0"/>
      <w:marTop w:val="0"/>
      <w:marBottom w:val="0"/>
      <w:divBdr>
        <w:top w:val="none" w:sz="0" w:space="0" w:color="auto"/>
        <w:left w:val="none" w:sz="0" w:space="0" w:color="auto"/>
        <w:bottom w:val="none" w:sz="0" w:space="0" w:color="auto"/>
        <w:right w:val="none" w:sz="0" w:space="0" w:color="auto"/>
      </w:divBdr>
    </w:div>
    <w:div w:id="281692900">
      <w:bodyDiv w:val="1"/>
      <w:marLeft w:val="0"/>
      <w:marRight w:val="0"/>
      <w:marTop w:val="0"/>
      <w:marBottom w:val="0"/>
      <w:divBdr>
        <w:top w:val="none" w:sz="0" w:space="0" w:color="auto"/>
        <w:left w:val="none" w:sz="0" w:space="0" w:color="auto"/>
        <w:bottom w:val="none" w:sz="0" w:space="0" w:color="auto"/>
        <w:right w:val="none" w:sz="0" w:space="0" w:color="auto"/>
      </w:divBdr>
    </w:div>
    <w:div w:id="284506973">
      <w:bodyDiv w:val="1"/>
      <w:marLeft w:val="0"/>
      <w:marRight w:val="0"/>
      <w:marTop w:val="0"/>
      <w:marBottom w:val="0"/>
      <w:divBdr>
        <w:top w:val="none" w:sz="0" w:space="0" w:color="auto"/>
        <w:left w:val="none" w:sz="0" w:space="0" w:color="auto"/>
        <w:bottom w:val="none" w:sz="0" w:space="0" w:color="auto"/>
        <w:right w:val="none" w:sz="0" w:space="0" w:color="auto"/>
      </w:divBdr>
    </w:div>
    <w:div w:id="286860353">
      <w:bodyDiv w:val="1"/>
      <w:marLeft w:val="0"/>
      <w:marRight w:val="0"/>
      <w:marTop w:val="0"/>
      <w:marBottom w:val="0"/>
      <w:divBdr>
        <w:top w:val="none" w:sz="0" w:space="0" w:color="auto"/>
        <w:left w:val="none" w:sz="0" w:space="0" w:color="auto"/>
        <w:bottom w:val="none" w:sz="0" w:space="0" w:color="auto"/>
        <w:right w:val="none" w:sz="0" w:space="0" w:color="auto"/>
      </w:divBdr>
    </w:div>
    <w:div w:id="296421690">
      <w:bodyDiv w:val="1"/>
      <w:marLeft w:val="0"/>
      <w:marRight w:val="0"/>
      <w:marTop w:val="0"/>
      <w:marBottom w:val="0"/>
      <w:divBdr>
        <w:top w:val="none" w:sz="0" w:space="0" w:color="auto"/>
        <w:left w:val="none" w:sz="0" w:space="0" w:color="auto"/>
        <w:bottom w:val="none" w:sz="0" w:space="0" w:color="auto"/>
        <w:right w:val="none" w:sz="0" w:space="0" w:color="auto"/>
      </w:divBdr>
    </w:div>
    <w:div w:id="298149820">
      <w:bodyDiv w:val="1"/>
      <w:marLeft w:val="0"/>
      <w:marRight w:val="0"/>
      <w:marTop w:val="0"/>
      <w:marBottom w:val="0"/>
      <w:divBdr>
        <w:top w:val="none" w:sz="0" w:space="0" w:color="auto"/>
        <w:left w:val="none" w:sz="0" w:space="0" w:color="auto"/>
        <w:bottom w:val="none" w:sz="0" w:space="0" w:color="auto"/>
        <w:right w:val="none" w:sz="0" w:space="0" w:color="auto"/>
      </w:divBdr>
    </w:div>
    <w:div w:id="301930943">
      <w:bodyDiv w:val="1"/>
      <w:marLeft w:val="0"/>
      <w:marRight w:val="0"/>
      <w:marTop w:val="0"/>
      <w:marBottom w:val="0"/>
      <w:divBdr>
        <w:top w:val="none" w:sz="0" w:space="0" w:color="auto"/>
        <w:left w:val="none" w:sz="0" w:space="0" w:color="auto"/>
        <w:bottom w:val="none" w:sz="0" w:space="0" w:color="auto"/>
        <w:right w:val="none" w:sz="0" w:space="0" w:color="auto"/>
      </w:divBdr>
    </w:div>
    <w:div w:id="308217721">
      <w:bodyDiv w:val="1"/>
      <w:marLeft w:val="0"/>
      <w:marRight w:val="0"/>
      <w:marTop w:val="0"/>
      <w:marBottom w:val="0"/>
      <w:divBdr>
        <w:top w:val="none" w:sz="0" w:space="0" w:color="auto"/>
        <w:left w:val="none" w:sz="0" w:space="0" w:color="auto"/>
        <w:bottom w:val="none" w:sz="0" w:space="0" w:color="auto"/>
        <w:right w:val="none" w:sz="0" w:space="0" w:color="auto"/>
      </w:divBdr>
    </w:div>
    <w:div w:id="308629264">
      <w:bodyDiv w:val="1"/>
      <w:marLeft w:val="0"/>
      <w:marRight w:val="0"/>
      <w:marTop w:val="0"/>
      <w:marBottom w:val="0"/>
      <w:divBdr>
        <w:top w:val="none" w:sz="0" w:space="0" w:color="auto"/>
        <w:left w:val="none" w:sz="0" w:space="0" w:color="auto"/>
        <w:bottom w:val="none" w:sz="0" w:space="0" w:color="auto"/>
        <w:right w:val="none" w:sz="0" w:space="0" w:color="auto"/>
      </w:divBdr>
    </w:div>
    <w:div w:id="313603525">
      <w:bodyDiv w:val="1"/>
      <w:marLeft w:val="0"/>
      <w:marRight w:val="0"/>
      <w:marTop w:val="0"/>
      <w:marBottom w:val="0"/>
      <w:divBdr>
        <w:top w:val="none" w:sz="0" w:space="0" w:color="auto"/>
        <w:left w:val="none" w:sz="0" w:space="0" w:color="auto"/>
        <w:bottom w:val="none" w:sz="0" w:space="0" w:color="auto"/>
        <w:right w:val="none" w:sz="0" w:space="0" w:color="auto"/>
      </w:divBdr>
    </w:div>
    <w:div w:id="315115557">
      <w:bodyDiv w:val="1"/>
      <w:marLeft w:val="0"/>
      <w:marRight w:val="0"/>
      <w:marTop w:val="0"/>
      <w:marBottom w:val="0"/>
      <w:divBdr>
        <w:top w:val="none" w:sz="0" w:space="0" w:color="auto"/>
        <w:left w:val="none" w:sz="0" w:space="0" w:color="auto"/>
        <w:bottom w:val="none" w:sz="0" w:space="0" w:color="auto"/>
        <w:right w:val="none" w:sz="0" w:space="0" w:color="auto"/>
      </w:divBdr>
    </w:div>
    <w:div w:id="318118478">
      <w:bodyDiv w:val="1"/>
      <w:marLeft w:val="0"/>
      <w:marRight w:val="0"/>
      <w:marTop w:val="0"/>
      <w:marBottom w:val="0"/>
      <w:divBdr>
        <w:top w:val="none" w:sz="0" w:space="0" w:color="auto"/>
        <w:left w:val="none" w:sz="0" w:space="0" w:color="auto"/>
        <w:bottom w:val="none" w:sz="0" w:space="0" w:color="auto"/>
        <w:right w:val="none" w:sz="0" w:space="0" w:color="auto"/>
      </w:divBdr>
    </w:div>
    <w:div w:id="321197310">
      <w:bodyDiv w:val="1"/>
      <w:marLeft w:val="0"/>
      <w:marRight w:val="0"/>
      <w:marTop w:val="0"/>
      <w:marBottom w:val="0"/>
      <w:divBdr>
        <w:top w:val="none" w:sz="0" w:space="0" w:color="auto"/>
        <w:left w:val="none" w:sz="0" w:space="0" w:color="auto"/>
        <w:bottom w:val="none" w:sz="0" w:space="0" w:color="auto"/>
        <w:right w:val="none" w:sz="0" w:space="0" w:color="auto"/>
      </w:divBdr>
    </w:div>
    <w:div w:id="324364310">
      <w:bodyDiv w:val="1"/>
      <w:marLeft w:val="0"/>
      <w:marRight w:val="0"/>
      <w:marTop w:val="0"/>
      <w:marBottom w:val="0"/>
      <w:divBdr>
        <w:top w:val="none" w:sz="0" w:space="0" w:color="auto"/>
        <w:left w:val="none" w:sz="0" w:space="0" w:color="auto"/>
        <w:bottom w:val="none" w:sz="0" w:space="0" w:color="auto"/>
        <w:right w:val="none" w:sz="0" w:space="0" w:color="auto"/>
      </w:divBdr>
    </w:div>
    <w:div w:id="327251254">
      <w:bodyDiv w:val="1"/>
      <w:marLeft w:val="0"/>
      <w:marRight w:val="0"/>
      <w:marTop w:val="0"/>
      <w:marBottom w:val="0"/>
      <w:divBdr>
        <w:top w:val="none" w:sz="0" w:space="0" w:color="auto"/>
        <w:left w:val="none" w:sz="0" w:space="0" w:color="auto"/>
        <w:bottom w:val="none" w:sz="0" w:space="0" w:color="auto"/>
        <w:right w:val="none" w:sz="0" w:space="0" w:color="auto"/>
      </w:divBdr>
    </w:div>
    <w:div w:id="330301821">
      <w:bodyDiv w:val="1"/>
      <w:marLeft w:val="0"/>
      <w:marRight w:val="0"/>
      <w:marTop w:val="0"/>
      <w:marBottom w:val="0"/>
      <w:divBdr>
        <w:top w:val="none" w:sz="0" w:space="0" w:color="auto"/>
        <w:left w:val="none" w:sz="0" w:space="0" w:color="auto"/>
        <w:bottom w:val="none" w:sz="0" w:space="0" w:color="auto"/>
        <w:right w:val="none" w:sz="0" w:space="0" w:color="auto"/>
      </w:divBdr>
    </w:div>
    <w:div w:id="330835639">
      <w:bodyDiv w:val="1"/>
      <w:marLeft w:val="0"/>
      <w:marRight w:val="0"/>
      <w:marTop w:val="0"/>
      <w:marBottom w:val="0"/>
      <w:divBdr>
        <w:top w:val="none" w:sz="0" w:space="0" w:color="auto"/>
        <w:left w:val="none" w:sz="0" w:space="0" w:color="auto"/>
        <w:bottom w:val="none" w:sz="0" w:space="0" w:color="auto"/>
        <w:right w:val="none" w:sz="0" w:space="0" w:color="auto"/>
      </w:divBdr>
    </w:div>
    <w:div w:id="331224022">
      <w:bodyDiv w:val="1"/>
      <w:marLeft w:val="0"/>
      <w:marRight w:val="0"/>
      <w:marTop w:val="0"/>
      <w:marBottom w:val="0"/>
      <w:divBdr>
        <w:top w:val="none" w:sz="0" w:space="0" w:color="auto"/>
        <w:left w:val="none" w:sz="0" w:space="0" w:color="auto"/>
        <w:bottom w:val="none" w:sz="0" w:space="0" w:color="auto"/>
        <w:right w:val="none" w:sz="0" w:space="0" w:color="auto"/>
      </w:divBdr>
    </w:div>
    <w:div w:id="332071122">
      <w:bodyDiv w:val="1"/>
      <w:marLeft w:val="0"/>
      <w:marRight w:val="0"/>
      <w:marTop w:val="0"/>
      <w:marBottom w:val="0"/>
      <w:divBdr>
        <w:top w:val="none" w:sz="0" w:space="0" w:color="auto"/>
        <w:left w:val="none" w:sz="0" w:space="0" w:color="auto"/>
        <w:bottom w:val="none" w:sz="0" w:space="0" w:color="auto"/>
        <w:right w:val="none" w:sz="0" w:space="0" w:color="auto"/>
      </w:divBdr>
    </w:div>
    <w:div w:id="334962644">
      <w:bodyDiv w:val="1"/>
      <w:marLeft w:val="0"/>
      <w:marRight w:val="0"/>
      <w:marTop w:val="0"/>
      <w:marBottom w:val="0"/>
      <w:divBdr>
        <w:top w:val="none" w:sz="0" w:space="0" w:color="auto"/>
        <w:left w:val="none" w:sz="0" w:space="0" w:color="auto"/>
        <w:bottom w:val="none" w:sz="0" w:space="0" w:color="auto"/>
        <w:right w:val="none" w:sz="0" w:space="0" w:color="auto"/>
      </w:divBdr>
    </w:div>
    <w:div w:id="349993424">
      <w:bodyDiv w:val="1"/>
      <w:marLeft w:val="0"/>
      <w:marRight w:val="0"/>
      <w:marTop w:val="0"/>
      <w:marBottom w:val="0"/>
      <w:divBdr>
        <w:top w:val="none" w:sz="0" w:space="0" w:color="auto"/>
        <w:left w:val="none" w:sz="0" w:space="0" w:color="auto"/>
        <w:bottom w:val="none" w:sz="0" w:space="0" w:color="auto"/>
        <w:right w:val="none" w:sz="0" w:space="0" w:color="auto"/>
      </w:divBdr>
    </w:div>
    <w:div w:id="351689501">
      <w:bodyDiv w:val="1"/>
      <w:marLeft w:val="0"/>
      <w:marRight w:val="0"/>
      <w:marTop w:val="0"/>
      <w:marBottom w:val="0"/>
      <w:divBdr>
        <w:top w:val="none" w:sz="0" w:space="0" w:color="auto"/>
        <w:left w:val="none" w:sz="0" w:space="0" w:color="auto"/>
        <w:bottom w:val="none" w:sz="0" w:space="0" w:color="auto"/>
        <w:right w:val="none" w:sz="0" w:space="0" w:color="auto"/>
      </w:divBdr>
    </w:div>
    <w:div w:id="351879598">
      <w:bodyDiv w:val="1"/>
      <w:marLeft w:val="0"/>
      <w:marRight w:val="0"/>
      <w:marTop w:val="0"/>
      <w:marBottom w:val="0"/>
      <w:divBdr>
        <w:top w:val="none" w:sz="0" w:space="0" w:color="auto"/>
        <w:left w:val="none" w:sz="0" w:space="0" w:color="auto"/>
        <w:bottom w:val="none" w:sz="0" w:space="0" w:color="auto"/>
        <w:right w:val="none" w:sz="0" w:space="0" w:color="auto"/>
      </w:divBdr>
    </w:div>
    <w:div w:id="357778501">
      <w:bodyDiv w:val="1"/>
      <w:marLeft w:val="0"/>
      <w:marRight w:val="0"/>
      <w:marTop w:val="0"/>
      <w:marBottom w:val="0"/>
      <w:divBdr>
        <w:top w:val="none" w:sz="0" w:space="0" w:color="auto"/>
        <w:left w:val="none" w:sz="0" w:space="0" w:color="auto"/>
        <w:bottom w:val="none" w:sz="0" w:space="0" w:color="auto"/>
        <w:right w:val="none" w:sz="0" w:space="0" w:color="auto"/>
      </w:divBdr>
    </w:div>
    <w:div w:id="359282572">
      <w:bodyDiv w:val="1"/>
      <w:marLeft w:val="0"/>
      <w:marRight w:val="0"/>
      <w:marTop w:val="0"/>
      <w:marBottom w:val="0"/>
      <w:divBdr>
        <w:top w:val="none" w:sz="0" w:space="0" w:color="auto"/>
        <w:left w:val="none" w:sz="0" w:space="0" w:color="auto"/>
        <w:bottom w:val="none" w:sz="0" w:space="0" w:color="auto"/>
        <w:right w:val="none" w:sz="0" w:space="0" w:color="auto"/>
      </w:divBdr>
    </w:div>
    <w:div w:id="359471385">
      <w:bodyDiv w:val="1"/>
      <w:marLeft w:val="0"/>
      <w:marRight w:val="0"/>
      <w:marTop w:val="0"/>
      <w:marBottom w:val="0"/>
      <w:divBdr>
        <w:top w:val="none" w:sz="0" w:space="0" w:color="auto"/>
        <w:left w:val="none" w:sz="0" w:space="0" w:color="auto"/>
        <w:bottom w:val="none" w:sz="0" w:space="0" w:color="auto"/>
        <w:right w:val="none" w:sz="0" w:space="0" w:color="auto"/>
      </w:divBdr>
    </w:div>
    <w:div w:id="360859072">
      <w:bodyDiv w:val="1"/>
      <w:marLeft w:val="0"/>
      <w:marRight w:val="0"/>
      <w:marTop w:val="0"/>
      <w:marBottom w:val="0"/>
      <w:divBdr>
        <w:top w:val="none" w:sz="0" w:space="0" w:color="auto"/>
        <w:left w:val="none" w:sz="0" w:space="0" w:color="auto"/>
        <w:bottom w:val="none" w:sz="0" w:space="0" w:color="auto"/>
        <w:right w:val="none" w:sz="0" w:space="0" w:color="auto"/>
      </w:divBdr>
    </w:div>
    <w:div w:id="364061780">
      <w:bodyDiv w:val="1"/>
      <w:marLeft w:val="0"/>
      <w:marRight w:val="0"/>
      <w:marTop w:val="0"/>
      <w:marBottom w:val="0"/>
      <w:divBdr>
        <w:top w:val="none" w:sz="0" w:space="0" w:color="auto"/>
        <w:left w:val="none" w:sz="0" w:space="0" w:color="auto"/>
        <w:bottom w:val="none" w:sz="0" w:space="0" w:color="auto"/>
        <w:right w:val="none" w:sz="0" w:space="0" w:color="auto"/>
      </w:divBdr>
    </w:div>
    <w:div w:id="366102411">
      <w:bodyDiv w:val="1"/>
      <w:marLeft w:val="0"/>
      <w:marRight w:val="0"/>
      <w:marTop w:val="0"/>
      <w:marBottom w:val="0"/>
      <w:divBdr>
        <w:top w:val="none" w:sz="0" w:space="0" w:color="auto"/>
        <w:left w:val="none" w:sz="0" w:space="0" w:color="auto"/>
        <w:bottom w:val="none" w:sz="0" w:space="0" w:color="auto"/>
        <w:right w:val="none" w:sz="0" w:space="0" w:color="auto"/>
      </w:divBdr>
    </w:div>
    <w:div w:id="366106876">
      <w:bodyDiv w:val="1"/>
      <w:marLeft w:val="0"/>
      <w:marRight w:val="0"/>
      <w:marTop w:val="0"/>
      <w:marBottom w:val="0"/>
      <w:divBdr>
        <w:top w:val="none" w:sz="0" w:space="0" w:color="auto"/>
        <w:left w:val="none" w:sz="0" w:space="0" w:color="auto"/>
        <w:bottom w:val="none" w:sz="0" w:space="0" w:color="auto"/>
        <w:right w:val="none" w:sz="0" w:space="0" w:color="auto"/>
      </w:divBdr>
    </w:div>
    <w:div w:id="378356893">
      <w:bodyDiv w:val="1"/>
      <w:marLeft w:val="0"/>
      <w:marRight w:val="0"/>
      <w:marTop w:val="0"/>
      <w:marBottom w:val="0"/>
      <w:divBdr>
        <w:top w:val="none" w:sz="0" w:space="0" w:color="auto"/>
        <w:left w:val="none" w:sz="0" w:space="0" w:color="auto"/>
        <w:bottom w:val="none" w:sz="0" w:space="0" w:color="auto"/>
        <w:right w:val="none" w:sz="0" w:space="0" w:color="auto"/>
      </w:divBdr>
    </w:div>
    <w:div w:id="379287045">
      <w:bodyDiv w:val="1"/>
      <w:marLeft w:val="0"/>
      <w:marRight w:val="0"/>
      <w:marTop w:val="0"/>
      <w:marBottom w:val="0"/>
      <w:divBdr>
        <w:top w:val="none" w:sz="0" w:space="0" w:color="auto"/>
        <w:left w:val="none" w:sz="0" w:space="0" w:color="auto"/>
        <w:bottom w:val="none" w:sz="0" w:space="0" w:color="auto"/>
        <w:right w:val="none" w:sz="0" w:space="0" w:color="auto"/>
      </w:divBdr>
    </w:div>
    <w:div w:id="380980143">
      <w:bodyDiv w:val="1"/>
      <w:marLeft w:val="0"/>
      <w:marRight w:val="0"/>
      <w:marTop w:val="0"/>
      <w:marBottom w:val="0"/>
      <w:divBdr>
        <w:top w:val="none" w:sz="0" w:space="0" w:color="auto"/>
        <w:left w:val="none" w:sz="0" w:space="0" w:color="auto"/>
        <w:bottom w:val="none" w:sz="0" w:space="0" w:color="auto"/>
        <w:right w:val="none" w:sz="0" w:space="0" w:color="auto"/>
      </w:divBdr>
    </w:div>
    <w:div w:id="387001865">
      <w:bodyDiv w:val="1"/>
      <w:marLeft w:val="0"/>
      <w:marRight w:val="0"/>
      <w:marTop w:val="0"/>
      <w:marBottom w:val="0"/>
      <w:divBdr>
        <w:top w:val="none" w:sz="0" w:space="0" w:color="auto"/>
        <w:left w:val="none" w:sz="0" w:space="0" w:color="auto"/>
        <w:bottom w:val="none" w:sz="0" w:space="0" w:color="auto"/>
        <w:right w:val="none" w:sz="0" w:space="0" w:color="auto"/>
      </w:divBdr>
    </w:div>
    <w:div w:id="388265485">
      <w:bodyDiv w:val="1"/>
      <w:marLeft w:val="0"/>
      <w:marRight w:val="0"/>
      <w:marTop w:val="0"/>
      <w:marBottom w:val="0"/>
      <w:divBdr>
        <w:top w:val="none" w:sz="0" w:space="0" w:color="auto"/>
        <w:left w:val="none" w:sz="0" w:space="0" w:color="auto"/>
        <w:bottom w:val="none" w:sz="0" w:space="0" w:color="auto"/>
        <w:right w:val="none" w:sz="0" w:space="0" w:color="auto"/>
      </w:divBdr>
    </w:div>
    <w:div w:id="388267846">
      <w:bodyDiv w:val="1"/>
      <w:marLeft w:val="0"/>
      <w:marRight w:val="0"/>
      <w:marTop w:val="0"/>
      <w:marBottom w:val="0"/>
      <w:divBdr>
        <w:top w:val="none" w:sz="0" w:space="0" w:color="auto"/>
        <w:left w:val="none" w:sz="0" w:space="0" w:color="auto"/>
        <w:bottom w:val="none" w:sz="0" w:space="0" w:color="auto"/>
        <w:right w:val="none" w:sz="0" w:space="0" w:color="auto"/>
      </w:divBdr>
    </w:div>
    <w:div w:id="389352868">
      <w:bodyDiv w:val="1"/>
      <w:marLeft w:val="0"/>
      <w:marRight w:val="0"/>
      <w:marTop w:val="0"/>
      <w:marBottom w:val="0"/>
      <w:divBdr>
        <w:top w:val="none" w:sz="0" w:space="0" w:color="auto"/>
        <w:left w:val="none" w:sz="0" w:space="0" w:color="auto"/>
        <w:bottom w:val="none" w:sz="0" w:space="0" w:color="auto"/>
        <w:right w:val="none" w:sz="0" w:space="0" w:color="auto"/>
      </w:divBdr>
    </w:div>
    <w:div w:id="391083565">
      <w:bodyDiv w:val="1"/>
      <w:marLeft w:val="0"/>
      <w:marRight w:val="0"/>
      <w:marTop w:val="0"/>
      <w:marBottom w:val="0"/>
      <w:divBdr>
        <w:top w:val="none" w:sz="0" w:space="0" w:color="auto"/>
        <w:left w:val="none" w:sz="0" w:space="0" w:color="auto"/>
        <w:bottom w:val="none" w:sz="0" w:space="0" w:color="auto"/>
        <w:right w:val="none" w:sz="0" w:space="0" w:color="auto"/>
      </w:divBdr>
    </w:div>
    <w:div w:id="394203223">
      <w:bodyDiv w:val="1"/>
      <w:marLeft w:val="0"/>
      <w:marRight w:val="0"/>
      <w:marTop w:val="0"/>
      <w:marBottom w:val="0"/>
      <w:divBdr>
        <w:top w:val="none" w:sz="0" w:space="0" w:color="auto"/>
        <w:left w:val="none" w:sz="0" w:space="0" w:color="auto"/>
        <w:bottom w:val="none" w:sz="0" w:space="0" w:color="auto"/>
        <w:right w:val="none" w:sz="0" w:space="0" w:color="auto"/>
      </w:divBdr>
    </w:div>
    <w:div w:id="399523187">
      <w:bodyDiv w:val="1"/>
      <w:marLeft w:val="0"/>
      <w:marRight w:val="0"/>
      <w:marTop w:val="0"/>
      <w:marBottom w:val="0"/>
      <w:divBdr>
        <w:top w:val="none" w:sz="0" w:space="0" w:color="auto"/>
        <w:left w:val="none" w:sz="0" w:space="0" w:color="auto"/>
        <w:bottom w:val="none" w:sz="0" w:space="0" w:color="auto"/>
        <w:right w:val="none" w:sz="0" w:space="0" w:color="auto"/>
      </w:divBdr>
    </w:div>
    <w:div w:id="401148929">
      <w:bodyDiv w:val="1"/>
      <w:marLeft w:val="0"/>
      <w:marRight w:val="0"/>
      <w:marTop w:val="0"/>
      <w:marBottom w:val="0"/>
      <w:divBdr>
        <w:top w:val="none" w:sz="0" w:space="0" w:color="auto"/>
        <w:left w:val="none" w:sz="0" w:space="0" w:color="auto"/>
        <w:bottom w:val="none" w:sz="0" w:space="0" w:color="auto"/>
        <w:right w:val="none" w:sz="0" w:space="0" w:color="auto"/>
      </w:divBdr>
    </w:div>
    <w:div w:id="402338737">
      <w:bodyDiv w:val="1"/>
      <w:marLeft w:val="0"/>
      <w:marRight w:val="0"/>
      <w:marTop w:val="0"/>
      <w:marBottom w:val="0"/>
      <w:divBdr>
        <w:top w:val="none" w:sz="0" w:space="0" w:color="auto"/>
        <w:left w:val="none" w:sz="0" w:space="0" w:color="auto"/>
        <w:bottom w:val="none" w:sz="0" w:space="0" w:color="auto"/>
        <w:right w:val="none" w:sz="0" w:space="0" w:color="auto"/>
      </w:divBdr>
    </w:div>
    <w:div w:id="405225521">
      <w:bodyDiv w:val="1"/>
      <w:marLeft w:val="0"/>
      <w:marRight w:val="0"/>
      <w:marTop w:val="0"/>
      <w:marBottom w:val="0"/>
      <w:divBdr>
        <w:top w:val="none" w:sz="0" w:space="0" w:color="auto"/>
        <w:left w:val="none" w:sz="0" w:space="0" w:color="auto"/>
        <w:bottom w:val="none" w:sz="0" w:space="0" w:color="auto"/>
        <w:right w:val="none" w:sz="0" w:space="0" w:color="auto"/>
      </w:divBdr>
    </w:div>
    <w:div w:id="408187734">
      <w:bodyDiv w:val="1"/>
      <w:marLeft w:val="0"/>
      <w:marRight w:val="0"/>
      <w:marTop w:val="0"/>
      <w:marBottom w:val="0"/>
      <w:divBdr>
        <w:top w:val="none" w:sz="0" w:space="0" w:color="auto"/>
        <w:left w:val="none" w:sz="0" w:space="0" w:color="auto"/>
        <w:bottom w:val="none" w:sz="0" w:space="0" w:color="auto"/>
        <w:right w:val="none" w:sz="0" w:space="0" w:color="auto"/>
      </w:divBdr>
    </w:div>
    <w:div w:id="408844449">
      <w:bodyDiv w:val="1"/>
      <w:marLeft w:val="0"/>
      <w:marRight w:val="0"/>
      <w:marTop w:val="0"/>
      <w:marBottom w:val="0"/>
      <w:divBdr>
        <w:top w:val="none" w:sz="0" w:space="0" w:color="auto"/>
        <w:left w:val="none" w:sz="0" w:space="0" w:color="auto"/>
        <w:bottom w:val="none" w:sz="0" w:space="0" w:color="auto"/>
        <w:right w:val="none" w:sz="0" w:space="0" w:color="auto"/>
      </w:divBdr>
    </w:div>
    <w:div w:id="411389791">
      <w:bodyDiv w:val="1"/>
      <w:marLeft w:val="0"/>
      <w:marRight w:val="0"/>
      <w:marTop w:val="0"/>
      <w:marBottom w:val="0"/>
      <w:divBdr>
        <w:top w:val="none" w:sz="0" w:space="0" w:color="auto"/>
        <w:left w:val="none" w:sz="0" w:space="0" w:color="auto"/>
        <w:bottom w:val="none" w:sz="0" w:space="0" w:color="auto"/>
        <w:right w:val="none" w:sz="0" w:space="0" w:color="auto"/>
      </w:divBdr>
    </w:div>
    <w:div w:id="413236260">
      <w:bodyDiv w:val="1"/>
      <w:marLeft w:val="0"/>
      <w:marRight w:val="0"/>
      <w:marTop w:val="0"/>
      <w:marBottom w:val="0"/>
      <w:divBdr>
        <w:top w:val="none" w:sz="0" w:space="0" w:color="auto"/>
        <w:left w:val="none" w:sz="0" w:space="0" w:color="auto"/>
        <w:bottom w:val="none" w:sz="0" w:space="0" w:color="auto"/>
        <w:right w:val="none" w:sz="0" w:space="0" w:color="auto"/>
      </w:divBdr>
    </w:div>
    <w:div w:id="414321949">
      <w:bodyDiv w:val="1"/>
      <w:marLeft w:val="0"/>
      <w:marRight w:val="0"/>
      <w:marTop w:val="0"/>
      <w:marBottom w:val="0"/>
      <w:divBdr>
        <w:top w:val="none" w:sz="0" w:space="0" w:color="auto"/>
        <w:left w:val="none" w:sz="0" w:space="0" w:color="auto"/>
        <w:bottom w:val="none" w:sz="0" w:space="0" w:color="auto"/>
        <w:right w:val="none" w:sz="0" w:space="0" w:color="auto"/>
      </w:divBdr>
    </w:div>
    <w:div w:id="415059965">
      <w:bodyDiv w:val="1"/>
      <w:marLeft w:val="0"/>
      <w:marRight w:val="0"/>
      <w:marTop w:val="0"/>
      <w:marBottom w:val="0"/>
      <w:divBdr>
        <w:top w:val="none" w:sz="0" w:space="0" w:color="auto"/>
        <w:left w:val="none" w:sz="0" w:space="0" w:color="auto"/>
        <w:bottom w:val="none" w:sz="0" w:space="0" w:color="auto"/>
        <w:right w:val="none" w:sz="0" w:space="0" w:color="auto"/>
      </w:divBdr>
    </w:div>
    <w:div w:id="415592733">
      <w:bodyDiv w:val="1"/>
      <w:marLeft w:val="0"/>
      <w:marRight w:val="0"/>
      <w:marTop w:val="0"/>
      <w:marBottom w:val="0"/>
      <w:divBdr>
        <w:top w:val="none" w:sz="0" w:space="0" w:color="auto"/>
        <w:left w:val="none" w:sz="0" w:space="0" w:color="auto"/>
        <w:bottom w:val="none" w:sz="0" w:space="0" w:color="auto"/>
        <w:right w:val="none" w:sz="0" w:space="0" w:color="auto"/>
      </w:divBdr>
    </w:div>
    <w:div w:id="425224469">
      <w:bodyDiv w:val="1"/>
      <w:marLeft w:val="0"/>
      <w:marRight w:val="0"/>
      <w:marTop w:val="0"/>
      <w:marBottom w:val="0"/>
      <w:divBdr>
        <w:top w:val="none" w:sz="0" w:space="0" w:color="auto"/>
        <w:left w:val="none" w:sz="0" w:space="0" w:color="auto"/>
        <w:bottom w:val="none" w:sz="0" w:space="0" w:color="auto"/>
        <w:right w:val="none" w:sz="0" w:space="0" w:color="auto"/>
      </w:divBdr>
    </w:div>
    <w:div w:id="441532483">
      <w:bodyDiv w:val="1"/>
      <w:marLeft w:val="0"/>
      <w:marRight w:val="0"/>
      <w:marTop w:val="0"/>
      <w:marBottom w:val="0"/>
      <w:divBdr>
        <w:top w:val="none" w:sz="0" w:space="0" w:color="auto"/>
        <w:left w:val="none" w:sz="0" w:space="0" w:color="auto"/>
        <w:bottom w:val="none" w:sz="0" w:space="0" w:color="auto"/>
        <w:right w:val="none" w:sz="0" w:space="0" w:color="auto"/>
      </w:divBdr>
    </w:div>
    <w:div w:id="444346442">
      <w:bodyDiv w:val="1"/>
      <w:marLeft w:val="0"/>
      <w:marRight w:val="0"/>
      <w:marTop w:val="0"/>
      <w:marBottom w:val="0"/>
      <w:divBdr>
        <w:top w:val="none" w:sz="0" w:space="0" w:color="auto"/>
        <w:left w:val="none" w:sz="0" w:space="0" w:color="auto"/>
        <w:bottom w:val="none" w:sz="0" w:space="0" w:color="auto"/>
        <w:right w:val="none" w:sz="0" w:space="0" w:color="auto"/>
      </w:divBdr>
    </w:div>
    <w:div w:id="444933400">
      <w:bodyDiv w:val="1"/>
      <w:marLeft w:val="0"/>
      <w:marRight w:val="0"/>
      <w:marTop w:val="0"/>
      <w:marBottom w:val="0"/>
      <w:divBdr>
        <w:top w:val="none" w:sz="0" w:space="0" w:color="auto"/>
        <w:left w:val="none" w:sz="0" w:space="0" w:color="auto"/>
        <w:bottom w:val="none" w:sz="0" w:space="0" w:color="auto"/>
        <w:right w:val="none" w:sz="0" w:space="0" w:color="auto"/>
      </w:divBdr>
    </w:div>
    <w:div w:id="454178075">
      <w:bodyDiv w:val="1"/>
      <w:marLeft w:val="0"/>
      <w:marRight w:val="0"/>
      <w:marTop w:val="0"/>
      <w:marBottom w:val="0"/>
      <w:divBdr>
        <w:top w:val="none" w:sz="0" w:space="0" w:color="auto"/>
        <w:left w:val="none" w:sz="0" w:space="0" w:color="auto"/>
        <w:bottom w:val="none" w:sz="0" w:space="0" w:color="auto"/>
        <w:right w:val="none" w:sz="0" w:space="0" w:color="auto"/>
      </w:divBdr>
    </w:div>
    <w:div w:id="457336175">
      <w:bodyDiv w:val="1"/>
      <w:marLeft w:val="0"/>
      <w:marRight w:val="0"/>
      <w:marTop w:val="0"/>
      <w:marBottom w:val="0"/>
      <w:divBdr>
        <w:top w:val="none" w:sz="0" w:space="0" w:color="auto"/>
        <w:left w:val="none" w:sz="0" w:space="0" w:color="auto"/>
        <w:bottom w:val="none" w:sz="0" w:space="0" w:color="auto"/>
        <w:right w:val="none" w:sz="0" w:space="0" w:color="auto"/>
      </w:divBdr>
    </w:div>
    <w:div w:id="457384356">
      <w:bodyDiv w:val="1"/>
      <w:marLeft w:val="0"/>
      <w:marRight w:val="0"/>
      <w:marTop w:val="0"/>
      <w:marBottom w:val="0"/>
      <w:divBdr>
        <w:top w:val="none" w:sz="0" w:space="0" w:color="auto"/>
        <w:left w:val="none" w:sz="0" w:space="0" w:color="auto"/>
        <w:bottom w:val="none" w:sz="0" w:space="0" w:color="auto"/>
        <w:right w:val="none" w:sz="0" w:space="0" w:color="auto"/>
      </w:divBdr>
    </w:div>
    <w:div w:id="459416537">
      <w:bodyDiv w:val="1"/>
      <w:marLeft w:val="0"/>
      <w:marRight w:val="0"/>
      <w:marTop w:val="0"/>
      <w:marBottom w:val="0"/>
      <w:divBdr>
        <w:top w:val="none" w:sz="0" w:space="0" w:color="auto"/>
        <w:left w:val="none" w:sz="0" w:space="0" w:color="auto"/>
        <w:bottom w:val="none" w:sz="0" w:space="0" w:color="auto"/>
        <w:right w:val="none" w:sz="0" w:space="0" w:color="auto"/>
      </w:divBdr>
    </w:div>
    <w:div w:id="462232436">
      <w:bodyDiv w:val="1"/>
      <w:marLeft w:val="0"/>
      <w:marRight w:val="0"/>
      <w:marTop w:val="0"/>
      <w:marBottom w:val="0"/>
      <w:divBdr>
        <w:top w:val="none" w:sz="0" w:space="0" w:color="auto"/>
        <w:left w:val="none" w:sz="0" w:space="0" w:color="auto"/>
        <w:bottom w:val="none" w:sz="0" w:space="0" w:color="auto"/>
        <w:right w:val="none" w:sz="0" w:space="0" w:color="auto"/>
      </w:divBdr>
    </w:div>
    <w:div w:id="465587886">
      <w:bodyDiv w:val="1"/>
      <w:marLeft w:val="0"/>
      <w:marRight w:val="0"/>
      <w:marTop w:val="0"/>
      <w:marBottom w:val="0"/>
      <w:divBdr>
        <w:top w:val="none" w:sz="0" w:space="0" w:color="auto"/>
        <w:left w:val="none" w:sz="0" w:space="0" w:color="auto"/>
        <w:bottom w:val="none" w:sz="0" w:space="0" w:color="auto"/>
        <w:right w:val="none" w:sz="0" w:space="0" w:color="auto"/>
      </w:divBdr>
    </w:div>
    <w:div w:id="469709583">
      <w:bodyDiv w:val="1"/>
      <w:marLeft w:val="0"/>
      <w:marRight w:val="0"/>
      <w:marTop w:val="0"/>
      <w:marBottom w:val="0"/>
      <w:divBdr>
        <w:top w:val="none" w:sz="0" w:space="0" w:color="auto"/>
        <w:left w:val="none" w:sz="0" w:space="0" w:color="auto"/>
        <w:bottom w:val="none" w:sz="0" w:space="0" w:color="auto"/>
        <w:right w:val="none" w:sz="0" w:space="0" w:color="auto"/>
      </w:divBdr>
    </w:div>
    <w:div w:id="471866484">
      <w:bodyDiv w:val="1"/>
      <w:marLeft w:val="0"/>
      <w:marRight w:val="0"/>
      <w:marTop w:val="0"/>
      <w:marBottom w:val="0"/>
      <w:divBdr>
        <w:top w:val="none" w:sz="0" w:space="0" w:color="auto"/>
        <w:left w:val="none" w:sz="0" w:space="0" w:color="auto"/>
        <w:bottom w:val="none" w:sz="0" w:space="0" w:color="auto"/>
        <w:right w:val="none" w:sz="0" w:space="0" w:color="auto"/>
      </w:divBdr>
    </w:div>
    <w:div w:id="473641044">
      <w:bodyDiv w:val="1"/>
      <w:marLeft w:val="0"/>
      <w:marRight w:val="0"/>
      <w:marTop w:val="0"/>
      <w:marBottom w:val="0"/>
      <w:divBdr>
        <w:top w:val="none" w:sz="0" w:space="0" w:color="auto"/>
        <w:left w:val="none" w:sz="0" w:space="0" w:color="auto"/>
        <w:bottom w:val="none" w:sz="0" w:space="0" w:color="auto"/>
        <w:right w:val="none" w:sz="0" w:space="0" w:color="auto"/>
      </w:divBdr>
    </w:div>
    <w:div w:id="473721128">
      <w:bodyDiv w:val="1"/>
      <w:marLeft w:val="0"/>
      <w:marRight w:val="0"/>
      <w:marTop w:val="0"/>
      <w:marBottom w:val="0"/>
      <w:divBdr>
        <w:top w:val="none" w:sz="0" w:space="0" w:color="auto"/>
        <w:left w:val="none" w:sz="0" w:space="0" w:color="auto"/>
        <w:bottom w:val="none" w:sz="0" w:space="0" w:color="auto"/>
        <w:right w:val="none" w:sz="0" w:space="0" w:color="auto"/>
      </w:divBdr>
    </w:div>
    <w:div w:id="486169500">
      <w:bodyDiv w:val="1"/>
      <w:marLeft w:val="0"/>
      <w:marRight w:val="0"/>
      <w:marTop w:val="0"/>
      <w:marBottom w:val="0"/>
      <w:divBdr>
        <w:top w:val="none" w:sz="0" w:space="0" w:color="auto"/>
        <w:left w:val="none" w:sz="0" w:space="0" w:color="auto"/>
        <w:bottom w:val="none" w:sz="0" w:space="0" w:color="auto"/>
        <w:right w:val="none" w:sz="0" w:space="0" w:color="auto"/>
      </w:divBdr>
    </w:div>
    <w:div w:id="487671581">
      <w:bodyDiv w:val="1"/>
      <w:marLeft w:val="0"/>
      <w:marRight w:val="0"/>
      <w:marTop w:val="0"/>
      <w:marBottom w:val="0"/>
      <w:divBdr>
        <w:top w:val="none" w:sz="0" w:space="0" w:color="auto"/>
        <w:left w:val="none" w:sz="0" w:space="0" w:color="auto"/>
        <w:bottom w:val="none" w:sz="0" w:space="0" w:color="auto"/>
        <w:right w:val="none" w:sz="0" w:space="0" w:color="auto"/>
      </w:divBdr>
    </w:div>
    <w:div w:id="487795046">
      <w:bodyDiv w:val="1"/>
      <w:marLeft w:val="0"/>
      <w:marRight w:val="0"/>
      <w:marTop w:val="0"/>
      <w:marBottom w:val="0"/>
      <w:divBdr>
        <w:top w:val="none" w:sz="0" w:space="0" w:color="auto"/>
        <w:left w:val="none" w:sz="0" w:space="0" w:color="auto"/>
        <w:bottom w:val="none" w:sz="0" w:space="0" w:color="auto"/>
        <w:right w:val="none" w:sz="0" w:space="0" w:color="auto"/>
      </w:divBdr>
    </w:div>
    <w:div w:id="494224505">
      <w:bodyDiv w:val="1"/>
      <w:marLeft w:val="0"/>
      <w:marRight w:val="0"/>
      <w:marTop w:val="0"/>
      <w:marBottom w:val="0"/>
      <w:divBdr>
        <w:top w:val="none" w:sz="0" w:space="0" w:color="auto"/>
        <w:left w:val="none" w:sz="0" w:space="0" w:color="auto"/>
        <w:bottom w:val="none" w:sz="0" w:space="0" w:color="auto"/>
        <w:right w:val="none" w:sz="0" w:space="0" w:color="auto"/>
      </w:divBdr>
    </w:div>
    <w:div w:id="502934644">
      <w:bodyDiv w:val="1"/>
      <w:marLeft w:val="0"/>
      <w:marRight w:val="0"/>
      <w:marTop w:val="0"/>
      <w:marBottom w:val="0"/>
      <w:divBdr>
        <w:top w:val="none" w:sz="0" w:space="0" w:color="auto"/>
        <w:left w:val="none" w:sz="0" w:space="0" w:color="auto"/>
        <w:bottom w:val="none" w:sz="0" w:space="0" w:color="auto"/>
        <w:right w:val="none" w:sz="0" w:space="0" w:color="auto"/>
      </w:divBdr>
    </w:div>
    <w:div w:id="504638469">
      <w:bodyDiv w:val="1"/>
      <w:marLeft w:val="0"/>
      <w:marRight w:val="0"/>
      <w:marTop w:val="0"/>
      <w:marBottom w:val="0"/>
      <w:divBdr>
        <w:top w:val="none" w:sz="0" w:space="0" w:color="auto"/>
        <w:left w:val="none" w:sz="0" w:space="0" w:color="auto"/>
        <w:bottom w:val="none" w:sz="0" w:space="0" w:color="auto"/>
        <w:right w:val="none" w:sz="0" w:space="0" w:color="auto"/>
      </w:divBdr>
    </w:div>
    <w:div w:id="506403611">
      <w:bodyDiv w:val="1"/>
      <w:marLeft w:val="0"/>
      <w:marRight w:val="0"/>
      <w:marTop w:val="0"/>
      <w:marBottom w:val="0"/>
      <w:divBdr>
        <w:top w:val="none" w:sz="0" w:space="0" w:color="auto"/>
        <w:left w:val="none" w:sz="0" w:space="0" w:color="auto"/>
        <w:bottom w:val="none" w:sz="0" w:space="0" w:color="auto"/>
        <w:right w:val="none" w:sz="0" w:space="0" w:color="auto"/>
      </w:divBdr>
    </w:div>
    <w:div w:id="506990173">
      <w:bodyDiv w:val="1"/>
      <w:marLeft w:val="0"/>
      <w:marRight w:val="0"/>
      <w:marTop w:val="0"/>
      <w:marBottom w:val="0"/>
      <w:divBdr>
        <w:top w:val="none" w:sz="0" w:space="0" w:color="auto"/>
        <w:left w:val="none" w:sz="0" w:space="0" w:color="auto"/>
        <w:bottom w:val="none" w:sz="0" w:space="0" w:color="auto"/>
        <w:right w:val="none" w:sz="0" w:space="0" w:color="auto"/>
      </w:divBdr>
    </w:div>
    <w:div w:id="508713414">
      <w:bodyDiv w:val="1"/>
      <w:marLeft w:val="0"/>
      <w:marRight w:val="0"/>
      <w:marTop w:val="0"/>
      <w:marBottom w:val="0"/>
      <w:divBdr>
        <w:top w:val="none" w:sz="0" w:space="0" w:color="auto"/>
        <w:left w:val="none" w:sz="0" w:space="0" w:color="auto"/>
        <w:bottom w:val="none" w:sz="0" w:space="0" w:color="auto"/>
        <w:right w:val="none" w:sz="0" w:space="0" w:color="auto"/>
      </w:divBdr>
    </w:div>
    <w:div w:id="509487647">
      <w:bodyDiv w:val="1"/>
      <w:marLeft w:val="0"/>
      <w:marRight w:val="0"/>
      <w:marTop w:val="0"/>
      <w:marBottom w:val="0"/>
      <w:divBdr>
        <w:top w:val="none" w:sz="0" w:space="0" w:color="auto"/>
        <w:left w:val="none" w:sz="0" w:space="0" w:color="auto"/>
        <w:bottom w:val="none" w:sz="0" w:space="0" w:color="auto"/>
        <w:right w:val="none" w:sz="0" w:space="0" w:color="auto"/>
      </w:divBdr>
    </w:div>
    <w:div w:id="509561187">
      <w:bodyDiv w:val="1"/>
      <w:marLeft w:val="0"/>
      <w:marRight w:val="0"/>
      <w:marTop w:val="0"/>
      <w:marBottom w:val="0"/>
      <w:divBdr>
        <w:top w:val="none" w:sz="0" w:space="0" w:color="auto"/>
        <w:left w:val="none" w:sz="0" w:space="0" w:color="auto"/>
        <w:bottom w:val="none" w:sz="0" w:space="0" w:color="auto"/>
        <w:right w:val="none" w:sz="0" w:space="0" w:color="auto"/>
      </w:divBdr>
    </w:div>
    <w:div w:id="516622058">
      <w:bodyDiv w:val="1"/>
      <w:marLeft w:val="0"/>
      <w:marRight w:val="0"/>
      <w:marTop w:val="0"/>
      <w:marBottom w:val="0"/>
      <w:divBdr>
        <w:top w:val="none" w:sz="0" w:space="0" w:color="auto"/>
        <w:left w:val="none" w:sz="0" w:space="0" w:color="auto"/>
        <w:bottom w:val="none" w:sz="0" w:space="0" w:color="auto"/>
        <w:right w:val="none" w:sz="0" w:space="0" w:color="auto"/>
      </w:divBdr>
    </w:div>
    <w:div w:id="518398565">
      <w:bodyDiv w:val="1"/>
      <w:marLeft w:val="0"/>
      <w:marRight w:val="0"/>
      <w:marTop w:val="0"/>
      <w:marBottom w:val="0"/>
      <w:divBdr>
        <w:top w:val="none" w:sz="0" w:space="0" w:color="auto"/>
        <w:left w:val="none" w:sz="0" w:space="0" w:color="auto"/>
        <w:bottom w:val="none" w:sz="0" w:space="0" w:color="auto"/>
        <w:right w:val="none" w:sz="0" w:space="0" w:color="auto"/>
      </w:divBdr>
    </w:div>
    <w:div w:id="526795911">
      <w:bodyDiv w:val="1"/>
      <w:marLeft w:val="0"/>
      <w:marRight w:val="0"/>
      <w:marTop w:val="0"/>
      <w:marBottom w:val="0"/>
      <w:divBdr>
        <w:top w:val="none" w:sz="0" w:space="0" w:color="auto"/>
        <w:left w:val="none" w:sz="0" w:space="0" w:color="auto"/>
        <w:bottom w:val="none" w:sz="0" w:space="0" w:color="auto"/>
        <w:right w:val="none" w:sz="0" w:space="0" w:color="auto"/>
      </w:divBdr>
    </w:div>
    <w:div w:id="530342622">
      <w:bodyDiv w:val="1"/>
      <w:marLeft w:val="0"/>
      <w:marRight w:val="0"/>
      <w:marTop w:val="0"/>
      <w:marBottom w:val="0"/>
      <w:divBdr>
        <w:top w:val="none" w:sz="0" w:space="0" w:color="auto"/>
        <w:left w:val="none" w:sz="0" w:space="0" w:color="auto"/>
        <w:bottom w:val="none" w:sz="0" w:space="0" w:color="auto"/>
        <w:right w:val="none" w:sz="0" w:space="0" w:color="auto"/>
      </w:divBdr>
    </w:div>
    <w:div w:id="538518576">
      <w:bodyDiv w:val="1"/>
      <w:marLeft w:val="0"/>
      <w:marRight w:val="0"/>
      <w:marTop w:val="0"/>
      <w:marBottom w:val="0"/>
      <w:divBdr>
        <w:top w:val="none" w:sz="0" w:space="0" w:color="auto"/>
        <w:left w:val="none" w:sz="0" w:space="0" w:color="auto"/>
        <w:bottom w:val="none" w:sz="0" w:space="0" w:color="auto"/>
        <w:right w:val="none" w:sz="0" w:space="0" w:color="auto"/>
      </w:divBdr>
    </w:div>
    <w:div w:id="538861590">
      <w:bodyDiv w:val="1"/>
      <w:marLeft w:val="0"/>
      <w:marRight w:val="0"/>
      <w:marTop w:val="0"/>
      <w:marBottom w:val="0"/>
      <w:divBdr>
        <w:top w:val="none" w:sz="0" w:space="0" w:color="auto"/>
        <w:left w:val="none" w:sz="0" w:space="0" w:color="auto"/>
        <w:bottom w:val="none" w:sz="0" w:space="0" w:color="auto"/>
        <w:right w:val="none" w:sz="0" w:space="0" w:color="auto"/>
      </w:divBdr>
    </w:div>
    <w:div w:id="557714452">
      <w:bodyDiv w:val="1"/>
      <w:marLeft w:val="0"/>
      <w:marRight w:val="0"/>
      <w:marTop w:val="0"/>
      <w:marBottom w:val="0"/>
      <w:divBdr>
        <w:top w:val="none" w:sz="0" w:space="0" w:color="auto"/>
        <w:left w:val="none" w:sz="0" w:space="0" w:color="auto"/>
        <w:bottom w:val="none" w:sz="0" w:space="0" w:color="auto"/>
        <w:right w:val="none" w:sz="0" w:space="0" w:color="auto"/>
      </w:divBdr>
    </w:div>
    <w:div w:id="558367221">
      <w:bodyDiv w:val="1"/>
      <w:marLeft w:val="0"/>
      <w:marRight w:val="0"/>
      <w:marTop w:val="0"/>
      <w:marBottom w:val="0"/>
      <w:divBdr>
        <w:top w:val="none" w:sz="0" w:space="0" w:color="auto"/>
        <w:left w:val="none" w:sz="0" w:space="0" w:color="auto"/>
        <w:bottom w:val="none" w:sz="0" w:space="0" w:color="auto"/>
        <w:right w:val="none" w:sz="0" w:space="0" w:color="auto"/>
      </w:divBdr>
    </w:div>
    <w:div w:id="558371439">
      <w:bodyDiv w:val="1"/>
      <w:marLeft w:val="0"/>
      <w:marRight w:val="0"/>
      <w:marTop w:val="0"/>
      <w:marBottom w:val="0"/>
      <w:divBdr>
        <w:top w:val="none" w:sz="0" w:space="0" w:color="auto"/>
        <w:left w:val="none" w:sz="0" w:space="0" w:color="auto"/>
        <w:bottom w:val="none" w:sz="0" w:space="0" w:color="auto"/>
        <w:right w:val="none" w:sz="0" w:space="0" w:color="auto"/>
      </w:divBdr>
    </w:div>
    <w:div w:id="562566470">
      <w:bodyDiv w:val="1"/>
      <w:marLeft w:val="0"/>
      <w:marRight w:val="0"/>
      <w:marTop w:val="0"/>
      <w:marBottom w:val="0"/>
      <w:divBdr>
        <w:top w:val="none" w:sz="0" w:space="0" w:color="auto"/>
        <w:left w:val="none" w:sz="0" w:space="0" w:color="auto"/>
        <w:bottom w:val="none" w:sz="0" w:space="0" w:color="auto"/>
        <w:right w:val="none" w:sz="0" w:space="0" w:color="auto"/>
      </w:divBdr>
    </w:div>
    <w:div w:id="568656864">
      <w:bodyDiv w:val="1"/>
      <w:marLeft w:val="0"/>
      <w:marRight w:val="0"/>
      <w:marTop w:val="0"/>
      <w:marBottom w:val="0"/>
      <w:divBdr>
        <w:top w:val="none" w:sz="0" w:space="0" w:color="auto"/>
        <w:left w:val="none" w:sz="0" w:space="0" w:color="auto"/>
        <w:bottom w:val="none" w:sz="0" w:space="0" w:color="auto"/>
        <w:right w:val="none" w:sz="0" w:space="0" w:color="auto"/>
      </w:divBdr>
    </w:div>
    <w:div w:id="570386999">
      <w:bodyDiv w:val="1"/>
      <w:marLeft w:val="0"/>
      <w:marRight w:val="0"/>
      <w:marTop w:val="0"/>
      <w:marBottom w:val="0"/>
      <w:divBdr>
        <w:top w:val="none" w:sz="0" w:space="0" w:color="auto"/>
        <w:left w:val="none" w:sz="0" w:space="0" w:color="auto"/>
        <w:bottom w:val="none" w:sz="0" w:space="0" w:color="auto"/>
        <w:right w:val="none" w:sz="0" w:space="0" w:color="auto"/>
      </w:divBdr>
    </w:div>
    <w:div w:id="573660420">
      <w:bodyDiv w:val="1"/>
      <w:marLeft w:val="0"/>
      <w:marRight w:val="0"/>
      <w:marTop w:val="0"/>
      <w:marBottom w:val="0"/>
      <w:divBdr>
        <w:top w:val="none" w:sz="0" w:space="0" w:color="auto"/>
        <w:left w:val="none" w:sz="0" w:space="0" w:color="auto"/>
        <w:bottom w:val="none" w:sz="0" w:space="0" w:color="auto"/>
        <w:right w:val="none" w:sz="0" w:space="0" w:color="auto"/>
      </w:divBdr>
    </w:div>
    <w:div w:id="584800773">
      <w:bodyDiv w:val="1"/>
      <w:marLeft w:val="0"/>
      <w:marRight w:val="0"/>
      <w:marTop w:val="0"/>
      <w:marBottom w:val="0"/>
      <w:divBdr>
        <w:top w:val="none" w:sz="0" w:space="0" w:color="auto"/>
        <w:left w:val="none" w:sz="0" w:space="0" w:color="auto"/>
        <w:bottom w:val="none" w:sz="0" w:space="0" w:color="auto"/>
        <w:right w:val="none" w:sz="0" w:space="0" w:color="auto"/>
      </w:divBdr>
    </w:div>
    <w:div w:id="585916930">
      <w:bodyDiv w:val="1"/>
      <w:marLeft w:val="0"/>
      <w:marRight w:val="0"/>
      <w:marTop w:val="0"/>
      <w:marBottom w:val="0"/>
      <w:divBdr>
        <w:top w:val="none" w:sz="0" w:space="0" w:color="auto"/>
        <w:left w:val="none" w:sz="0" w:space="0" w:color="auto"/>
        <w:bottom w:val="none" w:sz="0" w:space="0" w:color="auto"/>
        <w:right w:val="none" w:sz="0" w:space="0" w:color="auto"/>
      </w:divBdr>
    </w:div>
    <w:div w:id="588469489">
      <w:bodyDiv w:val="1"/>
      <w:marLeft w:val="0"/>
      <w:marRight w:val="0"/>
      <w:marTop w:val="0"/>
      <w:marBottom w:val="0"/>
      <w:divBdr>
        <w:top w:val="none" w:sz="0" w:space="0" w:color="auto"/>
        <w:left w:val="none" w:sz="0" w:space="0" w:color="auto"/>
        <w:bottom w:val="none" w:sz="0" w:space="0" w:color="auto"/>
        <w:right w:val="none" w:sz="0" w:space="0" w:color="auto"/>
      </w:divBdr>
    </w:div>
    <w:div w:id="588974914">
      <w:bodyDiv w:val="1"/>
      <w:marLeft w:val="0"/>
      <w:marRight w:val="0"/>
      <w:marTop w:val="0"/>
      <w:marBottom w:val="0"/>
      <w:divBdr>
        <w:top w:val="none" w:sz="0" w:space="0" w:color="auto"/>
        <w:left w:val="none" w:sz="0" w:space="0" w:color="auto"/>
        <w:bottom w:val="none" w:sz="0" w:space="0" w:color="auto"/>
        <w:right w:val="none" w:sz="0" w:space="0" w:color="auto"/>
      </w:divBdr>
    </w:div>
    <w:div w:id="590162383">
      <w:bodyDiv w:val="1"/>
      <w:marLeft w:val="0"/>
      <w:marRight w:val="0"/>
      <w:marTop w:val="0"/>
      <w:marBottom w:val="0"/>
      <w:divBdr>
        <w:top w:val="none" w:sz="0" w:space="0" w:color="auto"/>
        <w:left w:val="none" w:sz="0" w:space="0" w:color="auto"/>
        <w:bottom w:val="none" w:sz="0" w:space="0" w:color="auto"/>
        <w:right w:val="none" w:sz="0" w:space="0" w:color="auto"/>
      </w:divBdr>
    </w:div>
    <w:div w:id="595210168">
      <w:bodyDiv w:val="1"/>
      <w:marLeft w:val="0"/>
      <w:marRight w:val="0"/>
      <w:marTop w:val="0"/>
      <w:marBottom w:val="0"/>
      <w:divBdr>
        <w:top w:val="none" w:sz="0" w:space="0" w:color="auto"/>
        <w:left w:val="none" w:sz="0" w:space="0" w:color="auto"/>
        <w:bottom w:val="none" w:sz="0" w:space="0" w:color="auto"/>
        <w:right w:val="none" w:sz="0" w:space="0" w:color="auto"/>
      </w:divBdr>
    </w:div>
    <w:div w:id="599799628">
      <w:bodyDiv w:val="1"/>
      <w:marLeft w:val="0"/>
      <w:marRight w:val="0"/>
      <w:marTop w:val="0"/>
      <w:marBottom w:val="0"/>
      <w:divBdr>
        <w:top w:val="none" w:sz="0" w:space="0" w:color="auto"/>
        <w:left w:val="none" w:sz="0" w:space="0" w:color="auto"/>
        <w:bottom w:val="none" w:sz="0" w:space="0" w:color="auto"/>
        <w:right w:val="none" w:sz="0" w:space="0" w:color="auto"/>
      </w:divBdr>
    </w:div>
    <w:div w:id="602540488">
      <w:bodyDiv w:val="1"/>
      <w:marLeft w:val="0"/>
      <w:marRight w:val="0"/>
      <w:marTop w:val="0"/>
      <w:marBottom w:val="0"/>
      <w:divBdr>
        <w:top w:val="none" w:sz="0" w:space="0" w:color="auto"/>
        <w:left w:val="none" w:sz="0" w:space="0" w:color="auto"/>
        <w:bottom w:val="none" w:sz="0" w:space="0" w:color="auto"/>
        <w:right w:val="none" w:sz="0" w:space="0" w:color="auto"/>
      </w:divBdr>
    </w:div>
    <w:div w:id="607858228">
      <w:bodyDiv w:val="1"/>
      <w:marLeft w:val="0"/>
      <w:marRight w:val="0"/>
      <w:marTop w:val="0"/>
      <w:marBottom w:val="0"/>
      <w:divBdr>
        <w:top w:val="none" w:sz="0" w:space="0" w:color="auto"/>
        <w:left w:val="none" w:sz="0" w:space="0" w:color="auto"/>
        <w:bottom w:val="none" w:sz="0" w:space="0" w:color="auto"/>
        <w:right w:val="none" w:sz="0" w:space="0" w:color="auto"/>
      </w:divBdr>
    </w:div>
    <w:div w:id="614093378">
      <w:bodyDiv w:val="1"/>
      <w:marLeft w:val="0"/>
      <w:marRight w:val="0"/>
      <w:marTop w:val="0"/>
      <w:marBottom w:val="0"/>
      <w:divBdr>
        <w:top w:val="none" w:sz="0" w:space="0" w:color="auto"/>
        <w:left w:val="none" w:sz="0" w:space="0" w:color="auto"/>
        <w:bottom w:val="none" w:sz="0" w:space="0" w:color="auto"/>
        <w:right w:val="none" w:sz="0" w:space="0" w:color="auto"/>
      </w:divBdr>
    </w:div>
    <w:div w:id="614598056">
      <w:bodyDiv w:val="1"/>
      <w:marLeft w:val="0"/>
      <w:marRight w:val="0"/>
      <w:marTop w:val="0"/>
      <w:marBottom w:val="0"/>
      <w:divBdr>
        <w:top w:val="none" w:sz="0" w:space="0" w:color="auto"/>
        <w:left w:val="none" w:sz="0" w:space="0" w:color="auto"/>
        <w:bottom w:val="none" w:sz="0" w:space="0" w:color="auto"/>
        <w:right w:val="none" w:sz="0" w:space="0" w:color="auto"/>
      </w:divBdr>
    </w:div>
    <w:div w:id="622002669">
      <w:bodyDiv w:val="1"/>
      <w:marLeft w:val="0"/>
      <w:marRight w:val="0"/>
      <w:marTop w:val="0"/>
      <w:marBottom w:val="0"/>
      <w:divBdr>
        <w:top w:val="none" w:sz="0" w:space="0" w:color="auto"/>
        <w:left w:val="none" w:sz="0" w:space="0" w:color="auto"/>
        <w:bottom w:val="none" w:sz="0" w:space="0" w:color="auto"/>
        <w:right w:val="none" w:sz="0" w:space="0" w:color="auto"/>
      </w:divBdr>
    </w:div>
    <w:div w:id="627929813">
      <w:bodyDiv w:val="1"/>
      <w:marLeft w:val="0"/>
      <w:marRight w:val="0"/>
      <w:marTop w:val="0"/>
      <w:marBottom w:val="0"/>
      <w:divBdr>
        <w:top w:val="none" w:sz="0" w:space="0" w:color="auto"/>
        <w:left w:val="none" w:sz="0" w:space="0" w:color="auto"/>
        <w:bottom w:val="none" w:sz="0" w:space="0" w:color="auto"/>
        <w:right w:val="none" w:sz="0" w:space="0" w:color="auto"/>
      </w:divBdr>
    </w:div>
    <w:div w:id="636763195">
      <w:bodyDiv w:val="1"/>
      <w:marLeft w:val="0"/>
      <w:marRight w:val="0"/>
      <w:marTop w:val="0"/>
      <w:marBottom w:val="0"/>
      <w:divBdr>
        <w:top w:val="none" w:sz="0" w:space="0" w:color="auto"/>
        <w:left w:val="none" w:sz="0" w:space="0" w:color="auto"/>
        <w:bottom w:val="none" w:sz="0" w:space="0" w:color="auto"/>
        <w:right w:val="none" w:sz="0" w:space="0" w:color="auto"/>
      </w:divBdr>
    </w:div>
    <w:div w:id="636839412">
      <w:bodyDiv w:val="1"/>
      <w:marLeft w:val="0"/>
      <w:marRight w:val="0"/>
      <w:marTop w:val="0"/>
      <w:marBottom w:val="0"/>
      <w:divBdr>
        <w:top w:val="none" w:sz="0" w:space="0" w:color="auto"/>
        <w:left w:val="none" w:sz="0" w:space="0" w:color="auto"/>
        <w:bottom w:val="none" w:sz="0" w:space="0" w:color="auto"/>
        <w:right w:val="none" w:sz="0" w:space="0" w:color="auto"/>
      </w:divBdr>
    </w:div>
    <w:div w:id="638803604">
      <w:bodyDiv w:val="1"/>
      <w:marLeft w:val="0"/>
      <w:marRight w:val="0"/>
      <w:marTop w:val="0"/>
      <w:marBottom w:val="0"/>
      <w:divBdr>
        <w:top w:val="none" w:sz="0" w:space="0" w:color="auto"/>
        <w:left w:val="none" w:sz="0" w:space="0" w:color="auto"/>
        <w:bottom w:val="none" w:sz="0" w:space="0" w:color="auto"/>
        <w:right w:val="none" w:sz="0" w:space="0" w:color="auto"/>
      </w:divBdr>
    </w:div>
    <w:div w:id="641467683">
      <w:bodyDiv w:val="1"/>
      <w:marLeft w:val="0"/>
      <w:marRight w:val="0"/>
      <w:marTop w:val="0"/>
      <w:marBottom w:val="0"/>
      <w:divBdr>
        <w:top w:val="none" w:sz="0" w:space="0" w:color="auto"/>
        <w:left w:val="none" w:sz="0" w:space="0" w:color="auto"/>
        <w:bottom w:val="none" w:sz="0" w:space="0" w:color="auto"/>
        <w:right w:val="none" w:sz="0" w:space="0" w:color="auto"/>
      </w:divBdr>
    </w:div>
    <w:div w:id="647318312">
      <w:bodyDiv w:val="1"/>
      <w:marLeft w:val="0"/>
      <w:marRight w:val="0"/>
      <w:marTop w:val="0"/>
      <w:marBottom w:val="0"/>
      <w:divBdr>
        <w:top w:val="none" w:sz="0" w:space="0" w:color="auto"/>
        <w:left w:val="none" w:sz="0" w:space="0" w:color="auto"/>
        <w:bottom w:val="none" w:sz="0" w:space="0" w:color="auto"/>
        <w:right w:val="none" w:sz="0" w:space="0" w:color="auto"/>
      </w:divBdr>
    </w:div>
    <w:div w:id="656961221">
      <w:bodyDiv w:val="1"/>
      <w:marLeft w:val="0"/>
      <w:marRight w:val="0"/>
      <w:marTop w:val="0"/>
      <w:marBottom w:val="0"/>
      <w:divBdr>
        <w:top w:val="none" w:sz="0" w:space="0" w:color="auto"/>
        <w:left w:val="none" w:sz="0" w:space="0" w:color="auto"/>
        <w:bottom w:val="none" w:sz="0" w:space="0" w:color="auto"/>
        <w:right w:val="none" w:sz="0" w:space="0" w:color="auto"/>
      </w:divBdr>
    </w:div>
    <w:div w:id="657080473">
      <w:bodyDiv w:val="1"/>
      <w:marLeft w:val="0"/>
      <w:marRight w:val="0"/>
      <w:marTop w:val="0"/>
      <w:marBottom w:val="0"/>
      <w:divBdr>
        <w:top w:val="none" w:sz="0" w:space="0" w:color="auto"/>
        <w:left w:val="none" w:sz="0" w:space="0" w:color="auto"/>
        <w:bottom w:val="none" w:sz="0" w:space="0" w:color="auto"/>
        <w:right w:val="none" w:sz="0" w:space="0" w:color="auto"/>
      </w:divBdr>
    </w:div>
    <w:div w:id="664208175">
      <w:bodyDiv w:val="1"/>
      <w:marLeft w:val="0"/>
      <w:marRight w:val="0"/>
      <w:marTop w:val="0"/>
      <w:marBottom w:val="0"/>
      <w:divBdr>
        <w:top w:val="none" w:sz="0" w:space="0" w:color="auto"/>
        <w:left w:val="none" w:sz="0" w:space="0" w:color="auto"/>
        <w:bottom w:val="none" w:sz="0" w:space="0" w:color="auto"/>
        <w:right w:val="none" w:sz="0" w:space="0" w:color="auto"/>
      </w:divBdr>
    </w:div>
    <w:div w:id="665716738">
      <w:bodyDiv w:val="1"/>
      <w:marLeft w:val="0"/>
      <w:marRight w:val="0"/>
      <w:marTop w:val="0"/>
      <w:marBottom w:val="0"/>
      <w:divBdr>
        <w:top w:val="none" w:sz="0" w:space="0" w:color="auto"/>
        <w:left w:val="none" w:sz="0" w:space="0" w:color="auto"/>
        <w:bottom w:val="none" w:sz="0" w:space="0" w:color="auto"/>
        <w:right w:val="none" w:sz="0" w:space="0" w:color="auto"/>
      </w:divBdr>
    </w:div>
    <w:div w:id="666054105">
      <w:bodyDiv w:val="1"/>
      <w:marLeft w:val="0"/>
      <w:marRight w:val="0"/>
      <w:marTop w:val="0"/>
      <w:marBottom w:val="0"/>
      <w:divBdr>
        <w:top w:val="none" w:sz="0" w:space="0" w:color="auto"/>
        <w:left w:val="none" w:sz="0" w:space="0" w:color="auto"/>
        <w:bottom w:val="none" w:sz="0" w:space="0" w:color="auto"/>
        <w:right w:val="none" w:sz="0" w:space="0" w:color="auto"/>
      </w:divBdr>
    </w:div>
    <w:div w:id="669213460">
      <w:bodyDiv w:val="1"/>
      <w:marLeft w:val="0"/>
      <w:marRight w:val="0"/>
      <w:marTop w:val="0"/>
      <w:marBottom w:val="0"/>
      <w:divBdr>
        <w:top w:val="none" w:sz="0" w:space="0" w:color="auto"/>
        <w:left w:val="none" w:sz="0" w:space="0" w:color="auto"/>
        <w:bottom w:val="none" w:sz="0" w:space="0" w:color="auto"/>
        <w:right w:val="none" w:sz="0" w:space="0" w:color="auto"/>
      </w:divBdr>
    </w:div>
    <w:div w:id="672875529">
      <w:bodyDiv w:val="1"/>
      <w:marLeft w:val="0"/>
      <w:marRight w:val="0"/>
      <w:marTop w:val="0"/>
      <w:marBottom w:val="0"/>
      <w:divBdr>
        <w:top w:val="none" w:sz="0" w:space="0" w:color="auto"/>
        <w:left w:val="none" w:sz="0" w:space="0" w:color="auto"/>
        <w:bottom w:val="none" w:sz="0" w:space="0" w:color="auto"/>
        <w:right w:val="none" w:sz="0" w:space="0" w:color="auto"/>
      </w:divBdr>
    </w:div>
    <w:div w:id="676427257">
      <w:bodyDiv w:val="1"/>
      <w:marLeft w:val="0"/>
      <w:marRight w:val="0"/>
      <w:marTop w:val="0"/>
      <w:marBottom w:val="0"/>
      <w:divBdr>
        <w:top w:val="none" w:sz="0" w:space="0" w:color="auto"/>
        <w:left w:val="none" w:sz="0" w:space="0" w:color="auto"/>
        <w:bottom w:val="none" w:sz="0" w:space="0" w:color="auto"/>
        <w:right w:val="none" w:sz="0" w:space="0" w:color="auto"/>
      </w:divBdr>
    </w:div>
    <w:div w:id="683409748">
      <w:bodyDiv w:val="1"/>
      <w:marLeft w:val="0"/>
      <w:marRight w:val="0"/>
      <w:marTop w:val="0"/>
      <w:marBottom w:val="0"/>
      <w:divBdr>
        <w:top w:val="none" w:sz="0" w:space="0" w:color="auto"/>
        <w:left w:val="none" w:sz="0" w:space="0" w:color="auto"/>
        <w:bottom w:val="none" w:sz="0" w:space="0" w:color="auto"/>
        <w:right w:val="none" w:sz="0" w:space="0" w:color="auto"/>
      </w:divBdr>
    </w:div>
    <w:div w:id="683702600">
      <w:bodyDiv w:val="1"/>
      <w:marLeft w:val="0"/>
      <w:marRight w:val="0"/>
      <w:marTop w:val="0"/>
      <w:marBottom w:val="0"/>
      <w:divBdr>
        <w:top w:val="none" w:sz="0" w:space="0" w:color="auto"/>
        <w:left w:val="none" w:sz="0" w:space="0" w:color="auto"/>
        <w:bottom w:val="none" w:sz="0" w:space="0" w:color="auto"/>
        <w:right w:val="none" w:sz="0" w:space="0" w:color="auto"/>
      </w:divBdr>
    </w:div>
    <w:div w:id="684213337">
      <w:bodyDiv w:val="1"/>
      <w:marLeft w:val="0"/>
      <w:marRight w:val="0"/>
      <w:marTop w:val="0"/>
      <w:marBottom w:val="0"/>
      <w:divBdr>
        <w:top w:val="none" w:sz="0" w:space="0" w:color="auto"/>
        <w:left w:val="none" w:sz="0" w:space="0" w:color="auto"/>
        <w:bottom w:val="none" w:sz="0" w:space="0" w:color="auto"/>
        <w:right w:val="none" w:sz="0" w:space="0" w:color="auto"/>
      </w:divBdr>
    </w:div>
    <w:div w:id="691881002">
      <w:bodyDiv w:val="1"/>
      <w:marLeft w:val="0"/>
      <w:marRight w:val="0"/>
      <w:marTop w:val="0"/>
      <w:marBottom w:val="0"/>
      <w:divBdr>
        <w:top w:val="none" w:sz="0" w:space="0" w:color="auto"/>
        <w:left w:val="none" w:sz="0" w:space="0" w:color="auto"/>
        <w:bottom w:val="none" w:sz="0" w:space="0" w:color="auto"/>
        <w:right w:val="none" w:sz="0" w:space="0" w:color="auto"/>
      </w:divBdr>
    </w:div>
    <w:div w:id="694621954">
      <w:bodyDiv w:val="1"/>
      <w:marLeft w:val="0"/>
      <w:marRight w:val="0"/>
      <w:marTop w:val="0"/>
      <w:marBottom w:val="0"/>
      <w:divBdr>
        <w:top w:val="none" w:sz="0" w:space="0" w:color="auto"/>
        <w:left w:val="none" w:sz="0" w:space="0" w:color="auto"/>
        <w:bottom w:val="none" w:sz="0" w:space="0" w:color="auto"/>
        <w:right w:val="none" w:sz="0" w:space="0" w:color="auto"/>
      </w:divBdr>
    </w:div>
    <w:div w:id="697316310">
      <w:bodyDiv w:val="1"/>
      <w:marLeft w:val="0"/>
      <w:marRight w:val="0"/>
      <w:marTop w:val="0"/>
      <w:marBottom w:val="0"/>
      <w:divBdr>
        <w:top w:val="none" w:sz="0" w:space="0" w:color="auto"/>
        <w:left w:val="none" w:sz="0" w:space="0" w:color="auto"/>
        <w:bottom w:val="none" w:sz="0" w:space="0" w:color="auto"/>
        <w:right w:val="none" w:sz="0" w:space="0" w:color="auto"/>
      </w:divBdr>
    </w:div>
    <w:div w:id="698093669">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02025395">
      <w:bodyDiv w:val="1"/>
      <w:marLeft w:val="0"/>
      <w:marRight w:val="0"/>
      <w:marTop w:val="0"/>
      <w:marBottom w:val="0"/>
      <w:divBdr>
        <w:top w:val="none" w:sz="0" w:space="0" w:color="auto"/>
        <w:left w:val="none" w:sz="0" w:space="0" w:color="auto"/>
        <w:bottom w:val="none" w:sz="0" w:space="0" w:color="auto"/>
        <w:right w:val="none" w:sz="0" w:space="0" w:color="auto"/>
      </w:divBdr>
    </w:div>
    <w:div w:id="706488777">
      <w:bodyDiv w:val="1"/>
      <w:marLeft w:val="0"/>
      <w:marRight w:val="0"/>
      <w:marTop w:val="0"/>
      <w:marBottom w:val="0"/>
      <w:divBdr>
        <w:top w:val="none" w:sz="0" w:space="0" w:color="auto"/>
        <w:left w:val="none" w:sz="0" w:space="0" w:color="auto"/>
        <w:bottom w:val="none" w:sz="0" w:space="0" w:color="auto"/>
        <w:right w:val="none" w:sz="0" w:space="0" w:color="auto"/>
      </w:divBdr>
    </w:div>
    <w:div w:id="711609669">
      <w:bodyDiv w:val="1"/>
      <w:marLeft w:val="0"/>
      <w:marRight w:val="0"/>
      <w:marTop w:val="0"/>
      <w:marBottom w:val="0"/>
      <w:divBdr>
        <w:top w:val="none" w:sz="0" w:space="0" w:color="auto"/>
        <w:left w:val="none" w:sz="0" w:space="0" w:color="auto"/>
        <w:bottom w:val="none" w:sz="0" w:space="0" w:color="auto"/>
        <w:right w:val="none" w:sz="0" w:space="0" w:color="auto"/>
      </w:divBdr>
    </w:div>
    <w:div w:id="718897027">
      <w:bodyDiv w:val="1"/>
      <w:marLeft w:val="0"/>
      <w:marRight w:val="0"/>
      <w:marTop w:val="0"/>
      <w:marBottom w:val="0"/>
      <w:divBdr>
        <w:top w:val="none" w:sz="0" w:space="0" w:color="auto"/>
        <w:left w:val="none" w:sz="0" w:space="0" w:color="auto"/>
        <w:bottom w:val="none" w:sz="0" w:space="0" w:color="auto"/>
        <w:right w:val="none" w:sz="0" w:space="0" w:color="auto"/>
      </w:divBdr>
    </w:div>
    <w:div w:id="721907820">
      <w:bodyDiv w:val="1"/>
      <w:marLeft w:val="0"/>
      <w:marRight w:val="0"/>
      <w:marTop w:val="0"/>
      <w:marBottom w:val="0"/>
      <w:divBdr>
        <w:top w:val="none" w:sz="0" w:space="0" w:color="auto"/>
        <w:left w:val="none" w:sz="0" w:space="0" w:color="auto"/>
        <w:bottom w:val="none" w:sz="0" w:space="0" w:color="auto"/>
        <w:right w:val="none" w:sz="0" w:space="0" w:color="auto"/>
      </w:divBdr>
    </w:div>
    <w:div w:id="733967711">
      <w:bodyDiv w:val="1"/>
      <w:marLeft w:val="0"/>
      <w:marRight w:val="0"/>
      <w:marTop w:val="0"/>
      <w:marBottom w:val="0"/>
      <w:divBdr>
        <w:top w:val="none" w:sz="0" w:space="0" w:color="auto"/>
        <w:left w:val="none" w:sz="0" w:space="0" w:color="auto"/>
        <w:bottom w:val="none" w:sz="0" w:space="0" w:color="auto"/>
        <w:right w:val="none" w:sz="0" w:space="0" w:color="auto"/>
      </w:divBdr>
    </w:div>
    <w:div w:id="743458362">
      <w:bodyDiv w:val="1"/>
      <w:marLeft w:val="0"/>
      <w:marRight w:val="0"/>
      <w:marTop w:val="0"/>
      <w:marBottom w:val="0"/>
      <w:divBdr>
        <w:top w:val="none" w:sz="0" w:space="0" w:color="auto"/>
        <w:left w:val="none" w:sz="0" w:space="0" w:color="auto"/>
        <w:bottom w:val="none" w:sz="0" w:space="0" w:color="auto"/>
        <w:right w:val="none" w:sz="0" w:space="0" w:color="auto"/>
      </w:divBdr>
    </w:div>
    <w:div w:id="758599733">
      <w:bodyDiv w:val="1"/>
      <w:marLeft w:val="0"/>
      <w:marRight w:val="0"/>
      <w:marTop w:val="0"/>
      <w:marBottom w:val="0"/>
      <w:divBdr>
        <w:top w:val="none" w:sz="0" w:space="0" w:color="auto"/>
        <w:left w:val="none" w:sz="0" w:space="0" w:color="auto"/>
        <w:bottom w:val="none" w:sz="0" w:space="0" w:color="auto"/>
        <w:right w:val="none" w:sz="0" w:space="0" w:color="auto"/>
      </w:divBdr>
    </w:div>
    <w:div w:id="760760627">
      <w:bodyDiv w:val="1"/>
      <w:marLeft w:val="0"/>
      <w:marRight w:val="0"/>
      <w:marTop w:val="0"/>
      <w:marBottom w:val="0"/>
      <w:divBdr>
        <w:top w:val="none" w:sz="0" w:space="0" w:color="auto"/>
        <w:left w:val="none" w:sz="0" w:space="0" w:color="auto"/>
        <w:bottom w:val="none" w:sz="0" w:space="0" w:color="auto"/>
        <w:right w:val="none" w:sz="0" w:space="0" w:color="auto"/>
      </w:divBdr>
    </w:div>
    <w:div w:id="772242709">
      <w:bodyDiv w:val="1"/>
      <w:marLeft w:val="0"/>
      <w:marRight w:val="0"/>
      <w:marTop w:val="0"/>
      <w:marBottom w:val="0"/>
      <w:divBdr>
        <w:top w:val="none" w:sz="0" w:space="0" w:color="auto"/>
        <w:left w:val="none" w:sz="0" w:space="0" w:color="auto"/>
        <w:bottom w:val="none" w:sz="0" w:space="0" w:color="auto"/>
        <w:right w:val="none" w:sz="0" w:space="0" w:color="auto"/>
      </w:divBdr>
    </w:div>
    <w:div w:id="773673000">
      <w:bodyDiv w:val="1"/>
      <w:marLeft w:val="0"/>
      <w:marRight w:val="0"/>
      <w:marTop w:val="0"/>
      <w:marBottom w:val="0"/>
      <w:divBdr>
        <w:top w:val="none" w:sz="0" w:space="0" w:color="auto"/>
        <w:left w:val="none" w:sz="0" w:space="0" w:color="auto"/>
        <w:bottom w:val="none" w:sz="0" w:space="0" w:color="auto"/>
        <w:right w:val="none" w:sz="0" w:space="0" w:color="auto"/>
      </w:divBdr>
    </w:div>
    <w:div w:id="776756077">
      <w:bodyDiv w:val="1"/>
      <w:marLeft w:val="0"/>
      <w:marRight w:val="0"/>
      <w:marTop w:val="0"/>
      <w:marBottom w:val="0"/>
      <w:divBdr>
        <w:top w:val="none" w:sz="0" w:space="0" w:color="auto"/>
        <w:left w:val="none" w:sz="0" w:space="0" w:color="auto"/>
        <w:bottom w:val="none" w:sz="0" w:space="0" w:color="auto"/>
        <w:right w:val="none" w:sz="0" w:space="0" w:color="auto"/>
      </w:divBdr>
    </w:div>
    <w:div w:id="778375041">
      <w:bodyDiv w:val="1"/>
      <w:marLeft w:val="0"/>
      <w:marRight w:val="0"/>
      <w:marTop w:val="0"/>
      <w:marBottom w:val="0"/>
      <w:divBdr>
        <w:top w:val="none" w:sz="0" w:space="0" w:color="auto"/>
        <w:left w:val="none" w:sz="0" w:space="0" w:color="auto"/>
        <w:bottom w:val="none" w:sz="0" w:space="0" w:color="auto"/>
        <w:right w:val="none" w:sz="0" w:space="0" w:color="auto"/>
      </w:divBdr>
    </w:div>
    <w:div w:id="779959285">
      <w:bodyDiv w:val="1"/>
      <w:marLeft w:val="0"/>
      <w:marRight w:val="0"/>
      <w:marTop w:val="0"/>
      <w:marBottom w:val="0"/>
      <w:divBdr>
        <w:top w:val="none" w:sz="0" w:space="0" w:color="auto"/>
        <w:left w:val="none" w:sz="0" w:space="0" w:color="auto"/>
        <w:bottom w:val="none" w:sz="0" w:space="0" w:color="auto"/>
        <w:right w:val="none" w:sz="0" w:space="0" w:color="auto"/>
      </w:divBdr>
    </w:div>
    <w:div w:id="785320588">
      <w:bodyDiv w:val="1"/>
      <w:marLeft w:val="0"/>
      <w:marRight w:val="0"/>
      <w:marTop w:val="0"/>
      <w:marBottom w:val="0"/>
      <w:divBdr>
        <w:top w:val="none" w:sz="0" w:space="0" w:color="auto"/>
        <w:left w:val="none" w:sz="0" w:space="0" w:color="auto"/>
        <w:bottom w:val="none" w:sz="0" w:space="0" w:color="auto"/>
        <w:right w:val="none" w:sz="0" w:space="0" w:color="auto"/>
      </w:divBdr>
    </w:div>
    <w:div w:id="791284402">
      <w:bodyDiv w:val="1"/>
      <w:marLeft w:val="0"/>
      <w:marRight w:val="0"/>
      <w:marTop w:val="0"/>
      <w:marBottom w:val="0"/>
      <w:divBdr>
        <w:top w:val="none" w:sz="0" w:space="0" w:color="auto"/>
        <w:left w:val="none" w:sz="0" w:space="0" w:color="auto"/>
        <w:bottom w:val="none" w:sz="0" w:space="0" w:color="auto"/>
        <w:right w:val="none" w:sz="0" w:space="0" w:color="auto"/>
      </w:divBdr>
    </w:div>
    <w:div w:id="791897696">
      <w:bodyDiv w:val="1"/>
      <w:marLeft w:val="0"/>
      <w:marRight w:val="0"/>
      <w:marTop w:val="0"/>
      <w:marBottom w:val="0"/>
      <w:divBdr>
        <w:top w:val="none" w:sz="0" w:space="0" w:color="auto"/>
        <w:left w:val="none" w:sz="0" w:space="0" w:color="auto"/>
        <w:bottom w:val="none" w:sz="0" w:space="0" w:color="auto"/>
        <w:right w:val="none" w:sz="0" w:space="0" w:color="auto"/>
      </w:divBdr>
    </w:div>
    <w:div w:id="792098796">
      <w:bodyDiv w:val="1"/>
      <w:marLeft w:val="0"/>
      <w:marRight w:val="0"/>
      <w:marTop w:val="0"/>
      <w:marBottom w:val="0"/>
      <w:divBdr>
        <w:top w:val="none" w:sz="0" w:space="0" w:color="auto"/>
        <w:left w:val="none" w:sz="0" w:space="0" w:color="auto"/>
        <w:bottom w:val="none" w:sz="0" w:space="0" w:color="auto"/>
        <w:right w:val="none" w:sz="0" w:space="0" w:color="auto"/>
      </w:divBdr>
    </w:div>
    <w:div w:id="799423449">
      <w:bodyDiv w:val="1"/>
      <w:marLeft w:val="0"/>
      <w:marRight w:val="0"/>
      <w:marTop w:val="0"/>
      <w:marBottom w:val="0"/>
      <w:divBdr>
        <w:top w:val="none" w:sz="0" w:space="0" w:color="auto"/>
        <w:left w:val="none" w:sz="0" w:space="0" w:color="auto"/>
        <w:bottom w:val="none" w:sz="0" w:space="0" w:color="auto"/>
        <w:right w:val="none" w:sz="0" w:space="0" w:color="auto"/>
      </w:divBdr>
    </w:div>
    <w:div w:id="802232068">
      <w:bodyDiv w:val="1"/>
      <w:marLeft w:val="0"/>
      <w:marRight w:val="0"/>
      <w:marTop w:val="0"/>
      <w:marBottom w:val="0"/>
      <w:divBdr>
        <w:top w:val="none" w:sz="0" w:space="0" w:color="auto"/>
        <w:left w:val="none" w:sz="0" w:space="0" w:color="auto"/>
        <w:bottom w:val="none" w:sz="0" w:space="0" w:color="auto"/>
        <w:right w:val="none" w:sz="0" w:space="0" w:color="auto"/>
      </w:divBdr>
    </w:div>
    <w:div w:id="804086772">
      <w:bodyDiv w:val="1"/>
      <w:marLeft w:val="0"/>
      <w:marRight w:val="0"/>
      <w:marTop w:val="0"/>
      <w:marBottom w:val="0"/>
      <w:divBdr>
        <w:top w:val="none" w:sz="0" w:space="0" w:color="auto"/>
        <w:left w:val="none" w:sz="0" w:space="0" w:color="auto"/>
        <w:bottom w:val="none" w:sz="0" w:space="0" w:color="auto"/>
        <w:right w:val="none" w:sz="0" w:space="0" w:color="auto"/>
      </w:divBdr>
    </w:div>
    <w:div w:id="804592001">
      <w:bodyDiv w:val="1"/>
      <w:marLeft w:val="0"/>
      <w:marRight w:val="0"/>
      <w:marTop w:val="0"/>
      <w:marBottom w:val="0"/>
      <w:divBdr>
        <w:top w:val="none" w:sz="0" w:space="0" w:color="auto"/>
        <w:left w:val="none" w:sz="0" w:space="0" w:color="auto"/>
        <w:bottom w:val="none" w:sz="0" w:space="0" w:color="auto"/>
        <w:right w:val="none" w:sz="0" w:space="0" w:color="auto"/>
      </w:divBdr>
    </w:div>
    <w:div w:id="805045789">
      <w:bodyDiv w:val="1"/>
      <w:marLeft w:val="0"/>
      <w:marRight w:val="0"/>
      <w:marTop w:val="0"/>
      <w:marBottom w:val="0"/>
      <w:divBdr>
        <w:top w:val="none" w:sz="0" w:space="0" w:color="auto"/>
        <w:left w:val="none" w:sz="0" w:space="0" w:color="auto"/>
        <w:bottom w:val="none" w:sz="0" w:space="0" w:color="auto"/>
        <w:right w:val="none" w:sz="0" w:space="0" w:color="auto"/>
      </w:divBdr>
    </w:div>
    <w:div w:id="808403707">
      <w:bodyDiv w:val="1"/>
      <w:marLeft w:val="0"/>
      <w:marRight w:val="0"/>
      <w:marTop w:val="0"/>
      <w:marBottom w:val="0"/>
      <w:divBdr>
        <w:top w:val="none" w:sz="0" w:space="0" w:color="auto"/>
        <w:left w:val="none" w:sz="0" w:space="0" w:color="auto"/>
        <w:bottom w:val="none" w:sz="0" w:space="0" w:color="auto"/>
        <w:right w:val="none" w:sz="0" w:space="0" w:color="auto"/>
      </w:divBdr>
    </w:div>
    <w:div w:id="810168894">
      <w:bodyDiv w:val="1"/>
      <w:marLeft w:val="0"/>
      <w:marRight w:val="0"/>
      <w:marTop w:val="0"/>
      <w:marBottom w:val="0"/>
      <w:divBdr>
        <w:top w:val="none" w:sz="0" w:space="0" w:color="auto"/>
        <w:left w:val="none" w:sz="0" w:space="0" w:color="auto"/>
        <w:bottom w:val="none" w:sz="0" w:space="0" w:color="auto"/>
        <w:right w:val="none" w:sz="0" w:space="0" w:color="auto"/>
      </w:divBdr>
    </w:div>
    <w:div w:id="820779375">
      <w:bodyDiv w:val="1"/>
      <w:marLeft w:val="0"/>
      <w:marRight w:val="0"/>
      <w:marTop w:val="0"/>
      <w:marBottom w:val="0"/>
      <w:divBdr>
        <w:top w:val="none" w:sz="0" w:space="0" w:color="auto"/>
        <w:left w:val="none" w:sz="0" w:space="0" w:color="auto"/>
        <w:bottom w:val="none" w:sz="0" w:space="0" w:color="auto"/>
        <w:right w:val="none" w:sz="0" w:space="0" w:color="auto"/>
      </w:divBdr>
    </w:div>
    <w:div w:id="822233632">
      <w:bodyDiv w:val="1"/>
      <w:marLeft w:val="0"/>
      <w:marRight w:val="0"/>
      <w:marTop w:val="0"/>
      <w:marBottom w:val="0"/>
      <w:divBdr>
        <w:top w:val="none" w:sz="0" w:space="0" w:color="auto"/>
        <w:left w:val="none" w:sz="0" w:space="0" w:color="auto"/>
        <w:bottom w:val="none" w:sz="0" w:space="0" w:color="auto"/>
        <w:right w:val="none" w:sz="0" w:space="0" w:color="auto"/>
      </w:divBdr>
    </w:div>
    <w:div w:id="823931356">
      <w:bodyDiv w:val="1"/>
      <w:marLeft w:val="0"/>
      <w:marRight w:val="0"/>
      <w:marTop w:val="0"/>
      <w:marBottom w:val="0"/>
      <w:divBdr>
        <w:top w:val="none" w:sz="0" w:space="0" w:color="auto"/>
        <w:left w:val="none" w:sz="0" w:space="0" w:color="auto"/>
        <w:bottom w:val="none" w:sz="0" w:space="0" w:color="auto"/>
        <w:right w:val="none" w:sz="0" w:space="0" w:color="auto"/>
      </w:divBdr>
    </w:div>
    <w:div w:id="824588915">
      <w:bodyDiv w:val="1"/>
      <w:marLeft w:val="0"/>
      <w:marRight w:val="0"/>
      <w:marTop w:val="0"/>
      <w:marBottom w:val="0"/>
      <w:divBdr>
        <w:top w:val="none" w:sz="0" w:space="0" w:color="auto"/>
        <w:left w:val="none" w:sz="0" w:space="0" w:color="auto"/>
        <w:bottom w:val="none" w:sz="0" w:space="0" w:color="auto"/>
        <w:right w:val="none" w:sz="0" w:space="0" w:color="auto"/>
      </w:divBdr>
    </w:div>
    <w:div w:id="827089342">
      <w:bodyDiv w:val="1"/>
      <w:marLeft w:val="0"/>
      <w:marRight w:val="0"/>
      <w:marTop w:val="0"/>
      <w:marBottom w:val="0"/>
      <w:divBdr>
        <w:top w:val="none" w:sz="0" w:space="0" w:color="auto"/>
        <w:left w:val="none" w:sz="0" w:space="0" w:color="auto"/>
        <w:bottom w:val="none" w:sz="0" w:space="0" w:color="auto"/>
        <w:right w:val="none" w:sz="0" w:space="0" w:color="auto"/>
      </w:divBdr>
    </w:div>
    <w:div w:id="827786463">
      <w:bodyDiv w:val="1"/>
      <w:marLeft w:val="0"/>
      <w:marRight w:val="0"/>
      <w:marTop w:val="0"/>
      <w:marBottom w:val="0"/>
      <w:divBdr>
        <w:top w:val="none" w:sz="0" w:space="0" w:color="auto"/>
        <w:left w:val="none" w:sz="0" w:space="0" w:color="auto"/>
        <w:bottom w:val="none" w:sz="0" w:space="0" w:color="auto"/>
        <w:right w:val="none" w:sz="0" w:space="0" w:color="auto"/>
      </w:divBdr>
    </w:div>
    <w:div w:id="832792761">
      <w:bodyDiv w:val="1"/>
      <w:marLeft w:val="0"/>
      <w:marRight w:val="0"/>
      <w:marTop w:val="0"/>
      <w:marBottom w:val="0"/>
      <w:divBdr>
        <w:top w:val="none" w:sz="0" w:space="0" w:color="auto"/>
        <w:left w:val="none" w:sz="0" w:space="0" w:color="auto"/>
        <w:bottom w:val="none" w:sz="0" w:space="0" w:color="auto"/>
        <w:right w:val="none" w:sz="0" w:space="0" w:color="auto"/>
      </w:divBdr>
    </w:div>
    <w:div w:id="834077701">
      <w:bodyDiv w:val="1"/>
      <w:marLeft w:val="0"/>
      <w:marRight w:val="0"/>
      <w:marTop w:val="0"/>
      <w:marBottom w:val="0"/>
      <w:divBdr>
        <w:top w:val="none" w:sz="0" w:space="0" w:color="auto"/>
        <w:left w:val="none" w:sz="0" w:space="0" w:color="auto"/>
        <w:bottom w:val="none" w:sz="0" w:space="0" w:color="auto"/>
        <w:right w:val="none" w:sz="0" w:space="0" w:color="auto"/>
      </w:divBdr>
    </w:div>
    <w:div w:id="834152386">
      <w:bodyDiv w:val="1"/>
      <w:marLeft w:val="0"/>
      <w:marRight w:val="0"/>
      <w:marTop w:val="0"/>
      <w:marBottom w:val="0"/>
      <w:divBdr>
        <w:top w:val="none" w:sz="0" w:space="0" w:color="auto"/>
        <w:left w:val="none" w:sz="0" w:space="0" w:color="auto"/>
        <w:bottom w:val="none" w:sz="0" w:space="0" w:color="auto"/>
        <w:right w:val="none" w:sz="0" w:space="0" w:color="auto"/>
      </w:divBdr>
    </w:div>
    <w:div w:id="835151651">
      <w:bodyDiv w:val="1"/>
      <w:marLeft w:val="0"/>
      <w:marRight w:val="0"/>
      <w:marTop w:val="0"/>
      <w:marBottom w:val="0"/>
      <w:divBdr>
        <w:top w:val="none" w:sz="0" w:space="0" w:color="auto"/>
        <w:left w:val="none" w:sz="0" w:space="0" w:color="auto"/>
        <w:bottom w:val="none" w:sz="0" w:space="0" w:color="auto"/>
        <w:right w:val="none" w:sz="0" w:space="0" w:color="auto"/>
      </w:divBdr>
    </w:div>
    <w:div w:id="841436114">
      <w:bodyDiv w:val="1"/>
      <w:marLeft w:val="0"/>
      <w:marRight w:val="0"/>
      <w:marTop w:val="0"/>
      <w:marBottom w:val="0"/>
      <w:divBdr>
        <w:top w:val="none" w:sz="0" w:space="0" w:color="auto"/>
        <w:left w:val="none" w:sz="0" w:space="0" w:color="auto"/>
        <w:bottom w:val="none" w:sz="0" w:space="0" w:color="auto"/>
        <w:right w:val="none" w:sz="0" w:space="0" w:color="auto"/>
      </w:divBdr>
    </w:div>
    <w:div w:id="841819265">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50342511">
      <w:bodyDiv w:val="1"/>
      <w:marLeft w:val="0"/>
      <w:marRight w:val="0"/>
      <w:marTop w:val="0"/>
      <w:marBottom w:val="0"/>
      <w:divBdr>
        <w:top w:val="none" w:sz="0" w:space="0" w:color="auto"/>
        <w:left w:val="none" w:sz="0" w:space="0" w:color="auto"/>
        <w:bottom w:val="none" w:sz="0" w:space="0" w:color="auto"/>
        <w:right w:val="none" w:sz="0" w:space="0" w:color="auto"/>
      </w:divBdr>
    </w:div>
    <w:div w:id="854924048">
      <w:bodyDiv w:val="1"/>
      <w:marLeft w:val="0"/>
      <w:marRight w:val="0"/>
      <w:marTop w:val="0"/>
      <w:marBottom w:val="0"/>
      <w:divBdr>
        <w:top w:val="none" w:sz="0" w:space="0" w:color="auto"/>
        <w:left w:val="none" w:sz="0" w:space="0" w:color="auto"/>
        <w:bottom w:val="none" w:sz="0" w:space="0" w:color="auto"/>
        <w:right w:val="none" w:sz="0" w:space="0" w:color="auto"/>
      </w:divBdr>
    </w:div>
    <w:div w:id="857817613">
      <w:bodyDiv w:val="1"/>
      <w:marLeft w:val="0"/>
      <w:marRight w:val="0"/>
      <w:marTop w:val="0"/>
      <w:marBottom w:val="0"/>
      <w:divBdr>
        <w:top w:val="none" w:sz="0" w:space="0" w:color="auto"/>
        <w:left w:val="none" w:sz="0" w:space="0" w:color="auto"/>
        <w:bottom w:val="none" w:sz="0" w:space="0" w:color="auto"/>
        <w:right w:val="none" w:sz="0" w:space="0" w:color="auto"/>
      </w:divBdr>
    </w:div>
    <w:div w:id="858858913">
      <w:bodyDiv w:val="1"/>
      <w:marLeft w:val="0"/>
      <w:marRight w:val="0"/>
      <w:marTop w:val="0"/>
      <w:marBottom w:val="0"/>
      <w:divBdr>
        <w:top w:val="none" w:sz="0" w:space="0" w:color="auto"/>
        <w:left w:val="none" w:sz="0" w:space="0" w:color="auto"/>
        <w:bottom w:val="none" w:sz="0" w:space="0" w:color="auto"/>
        <w:right w:val="none" w:sz="0" w:space="0" w:color="auto"/>
      </w:divBdr>
    </w:div>
    <w:div w:id="860363521">
      <w:bodyDiv w:val="1"/>
      <w:marLeft w:val="0"/>
      <w:marRight w:val="0"/>
      <w:marTop w:val="0"/>
      <w:marBottom w:val="0"/>
      <w:divBdr>
        <w:top w:val="none" w:sz="0" w:space="0" w:color="auto"/>
        <w:left w:val="none" w:sz="0" w:space="0" w:color="auto"/>
        <w:bottom w:val="none" w:sz="0" w:space="0" w:color="auto"/>
        <w:right w:val="none" w:sz="0" w:space="0" w:color="auto"/>
      </w:divBdr>
    </w:div>
    <w:div w:id="861018636">
      <w:bodyDiv w:val="1"/>
      <w:marLeft w:val="0"/>
      <w:marRight w:val="0"/>
      <w:marTop w:val="0"/>
      <w:marBottom w:val="0"/>
      <w:divBdr>
        <w:top w:val="none" w:sz="0" w:space="0" w:color="auto"/>
        <w:left w:val="none" w:sz="0" w:space="0" w:color="auto"/>
        <w:bottom w:val="none" w:sz="0" w:space="0" w:color="auto"/>
        <w:right w:val="none" w:sz="0" w:space="0" w:color="auto"/>
      </w:divBdr>
    </w:div>
    <w:div w:id="870068960">
      <w:bodyDiv w:val="1"/>
      <w:marLeft w:val="0"/>
      <w:marRight w:val="0"/>
      <w:marTop w:val="0"/>
      <w:marBottom w:val="0"/>
      <w:divBdr>
        <w:top w:val="none" w:sz="0" w:space="0" w:color="auto"/>
        <w:left w:val="none" w:sz="0" w:space="0" w:color="auto"/>
        <w:bottom w:val="none" w:sz="0" w:space="0" w:color="auto"/>
        <w:right w:val="none" w:sz="0" w:space="0" w:color="auto"/>
      </w:divBdr>
    </w:div>
    <w:div w:id="875695692">
      <w:bodyDiv w:val="1"/>
      <w:marLeft w:val="0"/>
      <w:marRight w:val="0"/>
      <w:marTop w:val="0"/>
      <w:marBottom w:val="0"/>
      <w:divBdr>
        <w:top w:val="none" w:sz="0" w:space="0" w:color="auto"/>
        <w:left w:val="none" w:sz="0" w:space="0" w:color="auto"/>
        <w:bottom w:val="none" w:sz="0" w:space="0" w:color="auto"/>
        <w:right w:val="none" w:sz="0" w:space="0" w:color="auto"/>
      </w:divBdr>
    </w:div>
    <w:div w:id="879051534">
      <w:bodyDiv w:val="1"/>
      <w:marLeft w:val="0"/>
      <w:marRight w:val="0"/>
      <w:marTop w:val="0"/>
      <w:marBottom w:val="0"/>
      <w:divBdr>
        <w:top w:val="none" w:sz="0" w:space="0" w:color="auto"/>
        <w:left w:val="none" w:sz="0" w:space="0" w:color="auto"/>
        <w:bottom w:val="none" w:sz="0" w:space="0" w:color="auto"/>
        <w:right w:val="none" w:sz="0" w:space="0" w:color="auto"/>
      </w:divBdr>
    </w:div>
    <w:div w:id="881551552">
      <w:bodyDiv w:val="1"/>
      <w:marLeft w:val="0"/>
      <w:marRight w:val="0"/>
      <w:marTop w:val="0"/>
      <w:marBottom w:val="0"/>
      <w:divBdr>
        <w:top w:val="none" w:sz="0" w:space="0" w:color="auto"/>
        <w:left w:val="none" w:sz="0" w:space="0" w:color="auto"/>
        <w:bottom w:val="none" w:sz="0" w:space="0" w:color="auto"/>
        <w:right w:val="none" w:sz="0" w:space="0" w:color="auto"/>
      </w:divBdr>
    </w:div>
    <w:div w:id="889076776">
      <w:bodyDiv w:val="1"/>
      <w:marLeft w:val="0"/>
      <w:marRight w:val="0"/>
      <w:marTop w:val="0"/>
      <w:marBottom w:val="0"/>
      <w:divBdr>
        <w:top w:val="none" w:sz="0" w:space="0" w:color="auto"/>
        <w:left w:val="none" w:sz="0" w:space="0" w:color="auto"/>
        <w:bottom w:val="none" w:sz="0" w:space="0" w:color="auto"/>
        <w:right w:val="none" w:sz="0" w:space="0" w:color="auto"/>
      </w:divBdr>
    </w:div>
    <w:div w:id="890270668">
      <w:bodyDiv w:val="1"/>
      <w:marLeft w:val="0"/>
      <w:marRight w:val="0"/>
      <w:marTop w:val="0"/>
      <w:marBottom w:val="0"/>
      <w:divBdr>
        <w:top w:val="none" w:sz="0" w:space="0" w:color="auto"/>
        <w:left w:val="none" w:sz="0" w:space="0" w:color="auto"/>
        <w:bottom w:val="none" w:sz="0" w:space="0" w:color="auto"/>
        <w:right w:val="none" w:sz="0" w:space="0" w:color="auto"/>
      </w:divBdr>
    </w:div>
    <w:div w:id="893811843">
      <w:bodyDiv w:val="1"/>
      <w:marLeft w:val="0"/>
      <w:marRight w:val="0"/>
      <w:marTop w:val="0"/>
      <w:marBottom w:val="0"/>
      <w:divBdr>
        <w:top w:val="none" w:sz="0" w:space="0" w:color="auto"/>
        <w:left w:val="none" w:sz="0" w:space="0" w:color="auto"/>
        <w:bottom w:val="none" w:sz="0" w:space="0" w:color="auto"/>
        <w:right w:val="none" w:sz="0" w:space="0" w:color="auto"/>
      </w:divBdr>
    </w:div>
    <w:div w:id="895699224">
      <w:bodyDiv w:val="1"/>
      <w:marLeft w:val="0"/>
      <w:marRight w:val="0"/>
      <w:marTop w:val="0"/>
      <w:marBottom w:val="0"/>
      <w:divBdr>
        <w:top w:val="none" w:sz="0" w:space="0" w:color="auto"/>
        <w:left w:val="none" w:sz="0" w:space="0" w:color="auto"/>
        <w:bottom w:val="none" w:sz="0" w:space="0" w:color="auto"/>
        <w:right w:val="none" w:sz="0" w:space="0" w:color="auto"/>
      </w:divBdr>
    </w:div>
    <w:div w:id="897547386">
      <w:bodyDiv w:val="1"/>
      <w:marLeft w:val="0"/>
      <w:marRight w:val="0"/>
      <w:marTop w:val="0"/>
      <w:marBottom w:val="0"/>
      <w:divBdr>
        <w:top w:val="none" w:sz="0" w:space="0" w:color="auto"/>
        <w:left w:val="none" w:sz="0" w:space="0" w:color="auto"/>
        <w:bottom w:val="none" w:sz="0" w:space="0" w:color="auto"/>
        <w:right w:val="none" w:sz="0" w:space="0" w:color="auto"/>
      </w:divBdr>
    </w:div>
    <w:div w:id="909735270">
      <w:bodyDiv w:val="1"/>
      <w:marLeft w:val="0"/>
      <w:marRight w:val="0"/>
      <w:marTop w:val="0"/>
      <w:marBottom w:val="0"/>
      <w:divBdr>
        <w:top w:val="none" w:sz="0" w:space="0" w:color="auto"/>
        <w:left w:val="none" w:sz="0" w:space="0" w:color="auto"/>
        <w:bottom w:val="none" w:sz="0" w:space="0" w:color="auto"/>
        <w:right w:val="none" w:sz="0" w:space="0" w:color="auto"/>
      </w:divBdr>
    </w:div>
    <w:div w:id="928198453">
      <w:bodyDiv w:val="1"/>
      <w:marLeft w:val="0"/>
      <w:marRight w:val="0"/>
      <w:marTop w:val="0"/>
      <w:marBottom w:val="0"/>
      <w:divBdr>
        <w:top w:val="none" w:sz="0" w:space="0" w:color="auto"/>
        <w:left w:val="none" w:sz="0" w:space="0" w:color="auto"/>
        <w:bottom w:val="none" w:sz="0" w:space="0" w:color="auto"/>
        <w:right w:val="none" w:sz="0" w:space="0" w:color="auto"/>
      </w:divBdr>
    </w:div>
    <w:div w:id="943414546">
      <w:bodyDiv w:val="1"/>
      <w:marLeft w:val="0"/>
      <w:marRight w:val="0"/>
      <w:marTop w:val="0"/>
      <w:marBottom w:val="0"/>
      <w:divBdr>
        <w:top w:val="none" w:sz="0" w:space="0" w:color="auto"/>
        <w:left w:val="none" w:sz="0" w:space="0" w:color="auto"/>
        <w:bottom w:val="none" w:sz="0" w:space="0" w:color="auto"/>
        <w:right w:val="none" w:sz="0" w:space="0" w:color="auto"/>
      </w:divBdr>
    </w:div>
    <w:div w:id="947858756">
      <w:bodyDiv w:val="1"/>
      <w:marLeft w:val="0"/>
      <w:marRight w:val="0"/>
      <w:marTop w:val="0"/>
      <w:marBottom w:val="0"/>
      <w:divBdr>
        <w:top w:val="none" w:sz="0" w:space="0" w:color="auto"/>
        <w:left w:val="none" w:sz="0" w:space="0" w:color="auto"/>
        <w:bottom w:val="none" w:sz="0" w:space="0" w:color="auto"/>
        <w:right w:val="none" w:sz="0" w:space="0" w:color="auto"/>
      </w:divBdr>
    </w:div>
    <w:div w:id="966744268">
      <w:bodyDiv w:val="1"/>
      <w:marLeft w:val="0"/>
      <w:marRight w:val="0"/>
      <w:marTop w:val="0"/>
      <w:marBottom w:val="0"/>
      <w:divBdr>
        <w:top w:val="none" w:sz="0" w:space="0" w:color="auto"/>
        <w:left w:val="none" w:sz="0" w:space="0" w:color="auto"/>
        <w:bottom w:val="none" w:sz="0" w:space="0" w:color="auto"/>
        <w:right w:val="none" w:sz="0" w:space="0" w:color="auto"/>
      </w:divBdr>
    </w:div>
    <w:div w:id="971250659">
      <w:bodyDiv w:val="1"/>
      <w:marLeft w:val="0"/>
      <w:marRight w:val="0"/>
      <w:marTop w:val="0"/>
      <w:marBottom w:val="0"/>
      <w:divBdr>
        <w:top w:val="none" w:sz="0" w:space="0" w:color="auto"/>
        <w:left w:val="none" w:sz="0" w:space="0" w:color="auto"/>
        <w:bottom w:val="none" w:sz="0" w:space="0" w:color="auto"/>
        <w:right w:val="none" w:sz="0" w:space="0" w:color="auto"/>
      </w:divBdr>
    </w:div>
    <w:div w:id="972096861">
      <w:bodyDiv w:val="1"/>
      <w:marLeft w:val="0"/>
      <w:marRight w:val="0"/>
      <w:marTop w:val="0"/>
      <w:marBottom w:val="0"/>
      <w:divBdr>
        <w:top w:val="none" w:sz="0" w:space="0" w:color="auto"/>
        <w:left w:val="none" w:sz="0" w:space="0" w:color="auto"/>
        <w:bottom w:val="none" w:sz="0" w:space="0" w:color="auto"/>
        <w:right w:val="none" w:sz="0" w:space="0" w:color="auto"/>
      </w:divBdr>
    </w:div>
    <w:div w:id="976375149">
      <w:bodyDiv w:val="1"/>
      <w:marLeft w:val="0"/>
      <w:marRight w:val="0"/>
      <w:marTop w:val="0"/>
      <w:marBottom w:val="0"/>
      <w:divBdr>
        <w:top w:val="none" w:sz="0" w:space="0" w:color="auto"/>
        <w:left w:val="none" w:sz="0" w:space="0" w:color="auto"/>
        <w:bottom w:val="none" w:sz="0" w:space="0" w:color="auto"/>
        <w:right w:val="none" w:sz="0" w:space="0" w:color="auto"/>
      </w:divBdr>
    </w:div>
    <w:div w:id="976377466">
      <w:bodyDiv w:val="1"/>
      <w:marLeft w:val="0"/>
      <w:marRight w:val="0"/>
      <w:marTop w:val="0"/>
      <w:marBottom w:val="0"/>
      <w:divBdr>
        <w:top w:val="none" w:sz="0" w:space="0" w:color="auto"/>
        <w:left w:val="none" w:sz="0" w:space="0" w:color="auto"/>
        <w:bottom w:val="none" w:sz="0" w:space="0" w:color="auto"/>
        <w:right w:val="none" w:sz="0" w:space="0" w:color="auto"/>
      </w:divBdr>
    </w:div>
    <w:div w:id="981233161">
      <w:bodyDiv w:val="1"/>
      <w:marLeft w:val="0"/>
      <w:marRight w:val="0"/>
      <w:marTop w:val="0"/>
      <w:marBottom w:val="0"/>
      <w:divBdr>
        <w:top w:val="none" w:sz="0" w:space="0" w:color="auto"/>
        <w:left w:val="none" w:sz="0" w:space="0" w:color="auto"/>
        <w:bottom w:val="none" w:sz="0" w:space="0" w:color="auto"/>
        <w:right w:val="none" w:sz="0" w:space="0" w:color="auto"/>
      </w:divBdr>
    </w:div>
    <w:div w:id="981233955">
      <w:bodyDiv w:val="1"/>
      <w:marLeft w:val="0"/>
      <w:marRight w:val="0"/>
      <w:marTop w:val="0"/>
      <w:marBottom w:val="0"/>
      <w:divBdr>
        <w:top w:val="none" w:sz="0" w:space="0" w:color="auto"/>
        <w:left w:val="none" w:sz="0" w:space="0" w:color="auto"/>
        <w:bottom w:val="none" w:sz="0" w:space="0" w:color="auto"/>
        <w:right w:val="none" w:sz="0" w:space="0" w:color="auto"/>
      </w:divBdr>
    </w:div>
    <w:div w:id="984625084">
      <w:bodyDiv w:val="1"/>
      <w:marLeft w:val="0"/>
      <w:marRight w:val="0"/>
      <w:marTop w:val="0"/>
      <w:marBottom w:val="0"/>
      <w:divBdr>
        <w:top w:val="none" w:sz="0" w:space="0" w:color="auto"/>
        <w:left w:val="none" w:sz="0" w:space="0" w:color="auto"/>
        <w:bottom w:val="none" w:sz="0" w:space="0" w:color="auto"/>
        <w:right w:val="none" w:sz="0" w:space="0" w:color="auto"/>
      </w:divBdr>
    </w:div>
    <w:div w:id="991107473">
      <w:bodyDiv w:val="1"/>
      <w:marLeft w:val="0"/>
      <w:marRight w:val="0"/>
      <w:marTop w:val="0"/>
      <w:marBottom w:val="0"/>
      <w:divBdr>
        <w:top w:val="none" w:sz="0" w:space="0" w:color="auto"/>
        <w:left w:val="none" w:sz="0" w:space="0" w:color="auto"/>
        <w:bottom w:val="none" w:sz="0" w:space="0" w:color="auto"/>
        <w:right w:val="none" w:sz="0" w:space="0" w:color="auto"/>
      </w:divBdr>
    </w:div>
    <w:div w:id="994069355">
      <w:bodyDiv w:val="1"/>
      <w:marLeft w:val="0"/>
      <w:marRight w:val="0"/>
      <w:marTop w:val="0"/>
      <w:marBottom w:val="0"/>
      <w:divBdr>
        <w:top w:val="none" w:sz="0" w:space="0" w:color="auto"/>
        <w:left w:val="none" w:sz="0" w:space="0" w:color="auto"/>
        <w:bottom w:val="none" w:sz="0" w:space="0" w:color="auto"/>
        <w:right w:val="none" w:sz="0" w:space="0" w:color="auto"/>
      </w:divBdr>
    </w:div>
    <w:div w:id="995767150">
      <w:bodyDiv w:val="1"/>
      <w:marLeft w:val="0"/>
      <w:marRight w:val="0"/>
      <w:marTop w:val="0"/>
      <w:marBottom w:val="0"/>
      <w:divBdr>
        <w:top w:val="none" w:sz="0" w:space="0" w:color="auto"/>
        <w:left w:val="none" w:sz="0" w:space="0" w:color="auto"/>
        <w:bottom w:val="none" w:sz="0" w:space="0" w:color="auto"/>
        <w:right w:val="none" w:sz="0" w:space="0" w:color="auto"/>
      </w:divBdr>
    </w:div>
    <w:div w:id="997615440">
      <w:bodyDiv w:val="1"/>
      <w:marLeft w:val="0"/>
      <w:marRight w:val="0"/>
      <w:marTop w:val="0"/>
      <w:marBottom w:val="0"/>
      <w:divBdr>
        <w:top w:val="none" w:sz="0" w:space="0" w:color="auto"/>
        <w:left w:val="none" w:sz="0" w:space="0" w:color="auto"/>
        <w:bottom w:val="none" w:sz="0" w:space="0" w:color="auto"/>
        <w:right w:val="none" w:sz="0" w:space="0" w:color="auto"/>
      </w:divBdr>
    </w:div>
    <w:div w:id="998266366">
      <w:bodyDiv w:val="1"/>
      <w:marLeft w:val="0"/>
      <w:marRight w:val="0"/>
      <w:marTop w:val="0"/>
      <w:marBottom w:val="0"/>
      <w:divBdr>
        <w:top w:val="none" w:sz="0" w:space="0" w:color="auto"/>
        <w:left w:val="none" w:sz="0" w:space="0" w:color="auto"/>
        <w:bottom w:val="none" w:sz="0" w:space="0" w:color="auto"/>
        <w:right w:val="none" w:sz="0" w:space="0" w:color="auto"/>
      </w:divBdr>
    </w:div>
    <w:div w:id="1002780713">
      <w:bodyDiv w:val="1"/>
      <w:marLeft w:val="0"/>
      <w:marRight w:val="0"/>
      <w:marTop w:val="0"/>
      <w:marBottom w:val="0"/>
      <w:divBdr>
        <w:top w:val="none" w:sz="0" w:space="0" w:color="auto"/>
        <w:left w:val="none" w:sz="0" w:space="0" w:color="auto"/>
        <w:bottom w:val="none" w:sz="0" w:space="0" w:color="auto"/>
        <w:right w:val="none" w:sz="0" w:space="0" w:color="auto"/>
      </w:divBdr>
    </w:div>
    <w:div w:id="1006635098">
      <w:bodyDiv w:val="1"/>
      <w:marLeft w:val="0"/>
      <w:marRight w:val="0"/>
      <w:marTop w:val="0"/>
      <w:marBottom w:val="0"/>
      <w:divBdr>
        <w:top w:val="none" w:sz="0" w:space="0" w:color="auto"/>
        <w:left w:val="none" w:sz="0" w:space="0" w:color="auto"/>
        <w:bottom w:val="none" w:sz="0" w:space="0" w:color="auto"/>
        <w:right w:val="none" w:sz="0" w:space="0" w:color="auto"/>
      </w:divBdr>
    </w:div>
    <w:div w:id="1016269126">
      <w:bodyDiv w:val="1"/>
      <w:marLeft w:val="0"/>
      <w:marRight w:val="0"/>
      <w:marTop w:val="0"/>
      <w:marBottom w:val="0"/>
      <w:divBdr>
        <w:top w:val="none" w:sz="0" w:space="0" w:color="auto"/>
        <w:left w:val="none" w:sz="0" w:space="0" w:color="auto"/>
        <w:bottom w:val="none" w:sz="0" w:space="0" w:color="auto"/>
        <w:right w:val="none" w:sz="0" w:space="0" w:color="auto"/>
      </w:divBdr>
    </w:div>
    <w:div w:id="1029113442">
      <w:bodyDiv w:val="1"/>
      <w:marLeft w:val="0"/>
      <w:marRight w:val="0"/>
      <w:marTop w:val="0"/>
      <w:marBottom w:val="0"/>
      <w:divBdr>
        <w:top w:val="none" w:sz="0" w:space="0" w:color="auto"/>
        <w:left w:val="none" w:sz="0" w:space="0" w:color="auto"/>
        <w:bottom w:val="none" w:sz="0" w:space="0" w:color="auto"/>
        <w:right w:val="none" w:sz="0" w:space="0" w:color="auto"/>
      </w:divBdr>
    </w:div>
    <w:div w:id="1030767272">
      <w:bodyDiv w:val="1"/>
      <w:marLeft w:val="0"/>
      <w:marRight w:val="0"/>
      <w:marTop w:val="0"/>
      <w:marBottom w:val="0"/>
      <w:divBdr>
        <w:top w:val="none" w:sz="0" w:space="0" w:color="auto"/>
        <w:left w:val="none" w:sz="0" w:space="0" w:color="auto"/>
        <w:bottom w:val="none" w:sz="0" w:space="0" w:color="auto"/>
        <w:right w:val="none" w:sz="0" w:space="0" w:color="auto"/>
      </w:divBdr>
    </w:div>
    <w:div w:id="1032194129">
      <w:bodyDiv w:val="1"/>
      <w:marLeft w:val="0"/>
      <w:marRight w:val="0"/>
      <w:marTop w:val="0"/>
      <w:marBottom w:val="0"/>
      <w:divBdr>
        <w:top w:val="none" w:sz="0" w:space="0" w:color="auto"/>
        <w:left w:val="none" w:sz="0" w:space="0" w:color="auto"/>
        <w:bottom w:val="none" w:sz="0" w:space="0" w:color="auto"/>
        <w:right w:val="none" w:sz="0" w:space="0" w:color="auto"/>
      </w:divBdr>
    </w:div>
    <w:div w:id="1032535320">
      <w:bodyDiv w:val="1"/>
      <w:marLeft w:val="0"/>
      <w:marRight w:val="0"/>
      <w:marTop w:val="0"/>
      <w:marBottom w:val="0"/>
      <w:divBdr>
        <w:top w:val="none" w:sz="0" w:space="0" w:color="auto"/>
        <w:left w:val="none" w:sz="0" w:space="0" w:color="auto"/>
        <w:bottom w:val="none" w:sz="0" w:space="0" w:color="auto"/>
        <w:right w:val="none" w:sz="0" w:space="0" w:color="auto"/>
      </w:divBdr>
    </w:div>
    <w:div w:id="1033193739">
      <w:bodyDiv w:val="1"/>
      <w:marLeft w:val="0"/>
      <w:marRight w:val="0"/>
      <w:marTop w:val="0"/>
      <w:marBottom w:val="0"/>
      <w:divBdr>
        <w:top w:val="none" w:sz="0" w:space="0" w:color="auto"/>
        <w:left w:val="none" w:sz="0" w:space="0" w:color="auto"/>
        <w:bottom w:val="none" w:sz="0" w:space="0" w:color="auto"/>
        <w:right w:val="none" w:sz="0" w:space="0" w:color="auto"/>
      </w:divBdr>
    </w:div>
    <w:div w:id="1036930788">
      <w:bodyDiv w:val="1"/>
      <w:marLeft w:val="0"/>
      <w:marRight w:val="0"/>
      <w:marTop w:val="0"/>
      <w:marBottom w:val="0"/>
      <w:divBdr>
        <w:top w:val="none" w:sz="0" w:space="0" w:color="auto"/>
        <w:left w:val="none" w:sz="0" w:space="0" w:color="auto"/>
        <w:bottom w:val="none" w:sz="0" w:space="0" w:color="auto"/>
        <w:right w:val="none" w:sz="0" w:space="0" w:color="auto"/>
      </w:divBdr>
    </w:div>
    <w:div w:id="1043554389">
      <w:bodyDiv w:val="1"/>
      <w:marLeft w:val="0"/>
      <w:marRight w:val="0"/>
      <w:marTop w:val="0"/>
      <w:marBottom w:val="0"/>
      <w:divBdr>
        <w:top w:val="none" w:sz="0" w:space="0" w:color="auto"/>
        <w:left w:val="none" w:sz="0" w:space="0" w:color="auto"/>
        <w:bottom w:val="none" w:sz="0" w:space="0" w:color="auto"/>
        <w:right w:val="none" w:sz="0" w:space="0" w:color="auto"/>
      </w:divBdr>
    </w:div>
    <w:div w:id="1044718594">
      <w:bodyDiv w:val="1"/>
      <w:marLeft w:val="0"/>
      <w:marRight w:val="0"/>
      <w:marTop w:val="0"/>
      <w:marBottom w:val="0"/>
      <w:divBdr>
        <w:top w:val="none" w:sz="0" w:space="0" w:color="auto"/>
        <w:left w:val="none" w:sz="0" w:space="0" w:color="auto"/>
        <w:bottom w:val="none" w:sz="0" w:space="0" w:color="auto"/>
        <w:right w:val="none" w:sz="0" w:space="0" w:color="auto"/>
      </w:divBdr>
    </w:div>
    <w:div w:id="1046490734">
      <w:bodyDiv w:val="1"/>
      <w:marLeft w:val="0"/>
      <w:marRight w:val="0"/>
      <w:marTop w:val="0"/>
      <w:marBottom w:val="0"/>
      <w:divBdr>
        <w:top w:val="none" w:sz="0" w:space="0" w:color="auto"/>
        <w:left w:val="none" w:sz="0" w:space="0" w:color="auto"/>
        <w:bottom w:val="none" w:sz="0" w:space="0" w:color="auto"/>
        <w:right w:val="none" w:sz="0" w:space="0" w:color="auto"/>
      </w:divBdr>
    </w:div>
    <w:div w:id="1056658462">
      <w:bodyDiv w:val="1"/>
      <w:marLeft w:val="0"/>
      <w:marRight w:val="0"/>
      <w:marTop w:val="0"/>
      <w:marBottom w:val="0"/>
      <w:divBdr>
        <w:top w:val="none" w:sz="0" w:space="0" w:color="auto"/>
        <w:left w:val="none" w:sz="0" w:space="0" w:color="auto"/>
        <w:bottom w:val="none" w:sz="0" w:space="0" w:color="auto"/>
        <w:right w:val="none" w:sz="0" w:space="0" w:color="auto"/>
      </w:divBdr>
    </w:div>
    <w:div w:id="1059355072">
      <w:bodyDiv w:val="1"/>
      <w:marLeft w:val="0"/>
      <w:marRight w:val="0"/>
      <w:marTop w:val="0"/>
      <w:marBottom w:val="0"/>
      <w:divBdr>
        <w:top w:val="none" w:sz="0" w:space="0" w:color="auto"/>
        <w:left w:val="none" w:sz="0" w:space="0" w:color="auto"/>
        <w:bottom w:val="none" w:sz="0" w:space="0" w:color="auto"/>
        <w:right w:val="none" w:sz="0" w:space="0" w:color="auto"/>
      </w:divBdr>
    </w:div>
    <w:div w:id="1061173757">
      <w:bodyDiv w:val="1"/>
      <w:marLeft w:val="0"/>
      <w:marRight w:val="0"/>
      <w:marTop w:val="0"/>
      <w:marBottom w:val="0"/>
      <w:divBdr>
        <w:top w:val="none" w:sz="0" w:space="0" w:color="auto"/>
        <w:left w:val="none" w:sz="0" w:space="0" w:color="auto"/>
        <w:bottom w:val="none" w:sz="0" w:space="0" w:color="auto"/>
        <w:right w:val="none" w:sz="0" w:space="0" w:color="auto"/>
      </w:divBdr>
    </w:div>
    <w:div w:id="1063681462">
      <w:bodyDiv w:val="1"/>
      <w:marLeft w:val="0"/>
      <w:marRight w:val="0"/>
      <w:marTop w:val="0"/>
      <w:marBottom w:val="0"/>
      <w:divBdr>
        <w:top w:val="none" w:sz="0" w:space="0" w:color="auto"/>
        <w:left w:val="none" w:sz="0" w:space="0" w:color="auto"/>
        <w:bottom w:val="none" w:sz="0" w:space="0" w:color="auto"/>
        <w:right w:val="none" w:sz="0" w:space="0" w:color="auto"/>
      </w:divBdr>
    </w:div>
    <w:div w:id="1081096718">
      <w:bodyDiv w:val="1"/>
      <w:marLeft w:val="0"/>
      <w:marRight w:val="0"/>
      <w:marTop w:val="0"/>
      <w:marBottom w:val="0"/>
      <w:divBdr>
        <w:top w:val="none" w:sz="0" w:space="0" w:color="auto"/>
        <w:left w:val="none" w:sz="0" w:space="0" w:color="auto"/>
        <w:bottom w:val="none" w:sz="0" w:space="0" w:color="auto"/>
        <w:right w:val="none" w:sz="0" w:space="0" w:color="auto"/>
      </w:divBdr>
    </w:div>
    <w:div w:id="1086069503">
      <w:bodyDiv w:val="1"/>
      <w:marLeft w:val="0"/>
      <w:marRight w:val="0"/>
      <w:marTop w:val="0"/>
      <w:marBottom w:val="0"/>
      <w:divBdr>
        <w:top w:val="none" w:sz="0" w:space="0" w:color="auto"/>
        <w:left w:val="none" w:sz="0" w:space="0" w:color="auto"/>
        <w:bottom w:val="none" w:sz="0" w:space="0" w:color="auto"/>
        <w:right w:val="none" w:sz="0" w:space="0" w:color="auto"/>
      </w:divBdr>
    </w:div>
    <w:div w:id="1086076034">
      <w:bodyDiv w:val="1"/>
      <w:marLeft w:val="0"/>
      <w:marRight w:val="0"/>
      <w:marTop w:val="0"/>
      <w:marBottom w:val="0"/>
      <w:divBdr>
        <w:top w:val="none" w:sz="0" w:space="0" w:color="auto"/>
        <w:left w:val="none" w:sz="0" w:space="0" w:color="auto"/>
        <w:bottom w:val="none" w:sz="0" w:space="0" w:color="auto"/>
        <w:right w:val="none" w:sz="0" w:space="0" w:color="auto"/>
      </w:divBdr>
    </w:div>
    <w:div w:id="1086918376">
      <w:bodyDiv w:val="1"/>
      <w:marLeft w:val="0"/>
      <w:marRight w:val="0"/>
      <w:marTop w:val="0"/>
      <w:marBottom w:val="0"/>
      <w:divBdr>
        <w:top w:val="none" w:sz="0" w:space="0" w:color="auto"/>
        <w:left w:val="none" w:sz="0" w:space="0" w:color="auto"/>
        <w:bottom w:val="none" w:sz="0" w:space="0" w:color="auto"/>
        <w:right w:val="none" w:sz="0" w:space="0" w:color="auto"/>
      </w:divBdr>
    </w:div>
    <w:div w:id="1089159881">
      <w:bodyDiv w:val="1"/>
      <w:marLeft w:val="0"/>
      <w:marRight w:val="0"/>
      <w:marTop w:val="0"/>
      <w:marBottom w:val="0"/>
      <w:divBdr>
        <w:top w:val="none" w:sz="0" w:space="0" w:color="auto"/>
        <w:left w:val="none" w:sz="0" w:space="0" w:color="auto"/>
        <w:bottom w:val="none" w:sz="0" w:space="0" w:color="auto"/>
        <w:right w:val="none" w:sz="0" w:space="0" w:color="auto"/>
      </w:divBdr>
    </w:div>
    <w:div w:id="1098139770">
      <w:bodyDiv w:val="1"/>
      <w:marLeft w:val="0"/>
      <w:marRight w:val="0"/>
      <w:marTop w:val="0"/>
      <w:marBottom w:val="0"/>
      <w:divBdr>
        <w:top w:val="none" w:sz="0" w:space="0" w:color="auto"/>
        <w:left w:val="none" w:sz="0" w:space="0" w:color="auto"/>
        <w:bottom w:val="none" w:sz="0" w:space="0" w:color="auto"/>
        <w:right w:val="none" w:sz="0" w:space="0" w:color="auto"/>
      </w:divBdr>
    </w:div>
    <w:div w:id="1101680638">
      <w:bodyDiv w:val="1"/>
      <w:marLeft w:val="0"/>
      <w:marRight w:val="0"/>
      <w:marTop w:val="0"/>
      <w:marBottom w:val="0"/>
      <w:divBdr>
        <w:top w:val="none" w:sz="0" w:space="0" w:color="auto"/>
        <w:left w:val="none" w:sz="0" w:space="0" w:color="auto"/>
        <w:bottom w:val="none" w:sz="0" w:space="0" w:color="auto"/>
        <w:right w:val="none" w:sz="0" w:space="0" w:color="auto"/>
      </w:divBdr>
    </w:div>
    <w:div w:id="1114976820">
      <w:bodyDiv w:val="1"/>
      <w:marLeft w:val="0"/>
      <w:marRight w:val="0"/>
      <w:marTop w:val="0"/>
      <w:marBottom w:val="0"/>
      <w:divBdr>
        <w:top w:val="none" w:sz="0" w:space="0" w:color="auto"/>
        <w:left w:val="none" w:sz="0" w:space="0" w:color="auto"/>
        <w:bottom w:val="none" w:sz="0" w:space="0" w:color="auto"/>
        <w:right w:val="none" w:sz="0" w:space="0" w:color="auto"/>
      </w:divBdr>
    </w:div>
    <w:div w:id="1118797200">
      <w:bodyDiv w:val="1"/>
      <w:marLeft w:val="0"/>
      <w:marRight w:val="0"/>
      <w:marTop w:val="0"/>
      <w:marBottom w:val="0"/>
      <w:divBdr>
        <w:top w:val="none" w:sz="0" w:space="0" w:color="auto"/>
        <w:left w:val="none" w:sz="0" w:space="0" w:color="auto"/>
        <w:bottom w:val="none" w:sz="0" w:space="0" w:color="auto"/>
        <w:right w:val="none" w:sz="0" w:space="0" w:color="auto"/>
      </w:divBdr>
    </w:div>
    <w:div w:id="1123232848">
      <w:bodyDiv w:val="1"/>
      <w:marLeft w:val="0"/>
      <w:marRight w:val="0"/>
      <w:marTop w:val="0"/>
      <w:marBottom w:val="0"/>
      <w:divBdr>
        <w:top w:val="none" w:sz="0" w:space="0" w:color="auto"/>
        <w:left w:val="none" w:sz="0" w:space="0" w:color="auto"/>
        <w:bottom w:val="none" w:sz="0" w:space="0" w:color="auto"/>
        <w:right w:val="none" w:sz="0" w:space="0" w:color="auto"/>
      </w:divBdr>
    </w:div>
    <w:div w:id="1124008359">
      <w:bodyDiv w:val="1"/>
      <w:marLeft w:val="0"/>
      <w:marRight w:val="0"/>
      <w:marTop w:val="0"/>
      <w:marBottom w:val="0"/>
      <w:divBdr>
        <w:top w:val="none" w:sz="0" w:space="0" w:color="auto"/>
        <w:left w:val="none" w:sz="0" w:space="0" w:color="auto"/>
        <w:bottom w:val="none" w:sz="0" w:space="0" w:color="auto"/>
        <w:right w:val="none" w:sz="0" w:space="0" w:color="auto"/>
      </w:divBdr>
    </w:div>
    <w:div w:id="1126971261">
      <w:bodyDiv w:val="1"/>
      <w:marLeft w:val="0"/>
      <w:marRight w:val="0"/>
      <w:marTop w:val="0"/>
      <w:marBottom w:val="0"/>
      <w:divBdr>
        <w:top w:val="none" w:sz="0" w:space="0" w:color="auto"/>
        <w:left w:val="none" w:sz="0" w:space="0" w:color="auto"/>
        <w:bottom w:val="none" w:sz="0" w:space="0" w:color="auto"/>
        <w:right w:val="none" w:sz="0" w:space="0" w:color="auto"/>
      </w:divBdr>
    </w:div>
    <w:div w:id="1128670335">
      <w:bodyDiv w:val="1"/>
      <w:marLeft w:val="0"/>
      <w:marRight w:val="0"/>
      <w:marTop w:val="0"/>
      <w:marBottom w:val="0"/>
      <w:divBdr>
        <w:top w:val="none" w:sz="0" w:space="0" w:color="auto"/>
        <w:left w:val="none" w:sz="0" w:space="0" w:color="auto"/>
        <w:bottom w:val="none" w:sz="0" w:space="0" w:color="auto"/>
        <w:right w:val="none" w:sz="0" w:space="0" w:color="auto"/>
      </w:divBdr>
    </w:div>
    <w:div w:id="1134836323">
      <w:bodyDiv w:val="1"/>
      <w:marLeft w:val="0"/>
      <w:marRight w:val="0"/>
      <w:marTop w:val="0"/>
      <w:marBottom w:val="0"/>
      <w:divBdr>
        <w:top w:val="none" w:sz="0" w:space="0" w:color="auto"/>
        <w:left w:val="none" w:sz="0" w:space="0" w:color="auto"/>
        <w:bottom w:val="none" w:sz="0" w:space="0" w:color="auto"/>
        <w:right w:val="none" w:sz="0" w:space="0" w:color="auto"/>
      </w:divBdr>
    </w:div>
    <w:div w:id="1136098864">
      <w:bodyDiv w:val="1"/>
      <w:marLeft w:val="0"/>
      <w:marRight w:val="0"/>
      <w:marTop w:val="0"/>
      <w:marBottom w:val="0"/>
      <w:divBdr>
        <w:top w:val="none" w:sz="0" w:space="0" w:color="auto"/>
        <w:left w:val="none" w:sz="0" w:space="0" w:color="auto"/>
        <w:bottom w:val="none" w:sz="0" w:space="0" w:color="auto"/>
        <w:right w:val="none" w:sz="0" w:space="0" w:color="auto"/>
      </w:divBdr>
    </w:div>
    <w:div w:id="1140418040">
      <w:bodyDiv w:val="1"/>
      <w:marLeft w:val="0"/>
      <w:marRight w:val="0"/>
      <w:marTop w:val="0"/>
      <w:marBottom w:val="0"/>
      <w:divBdr>
        <w:top w:val="none" w:sz="0" w:space="0" w:color="auto"/>
        <w:left w:val="none" w:sz="0" w:space="0" w:color="auto"/>
        <w:bottom w:val="none" w:sz="0" w:space="0" w:color="auto"/>
        <w:right w:val="none" w:sz="0" w:space="0" w:color="auto"/>
      </w:divBdr>
    </w:div>
    <w:div w:id="1149205465">
      <w:bodyDiv w:val="1"/>
      <w:marLeft w:val="0"/>
      <w:marRight w:val="0"/>
      <w:marTop w:val="0"/>
      <w:marBottom w:val="0"/>
      <w:divBdr>
        <w:top w:val="none" w:sz="0" w:space="0" w:color="auto"/>
        <w:left w:val="none" w:sz="0" w:space="0" w:color="auto"/>
        <w:bottom w:val="none" w:sz="0" w:space="0" w:color="auto"/>
        <w:right w:val="none" w:sz="0" w:space="0" w:color="auto"/>
      </w:divBdr>
    </w:div>
    <w:div w:id="1155998657">
      <w:bodyDiv w:val="1"/>
      <w:marLeft w:val="0"/>
      <w:marRight w:val="0"/>
      <w:marTop w:val="0"/>
      <w:marBottom w:val="0"/>
      <w:divBdr>
        <w:top w:val="none" w:sz="0" w:space="0" w:color="auto"/>
        <w:left w:val="none" w:sz="0" w:space="0" w:color="auto"/>
        <w:bottom w:val="none" w:sz="0" w:space="0" w:color="auto"/>
        <w:right w:val="none" w:sz="0" w:space="0" w:color="auto"/>
      </w:divBdr>
    </w:div>
    <w:div w:id="1158107746">
      <w:bodyDiv w:val="1"/>
      <w:marLeft w:val="0"/>
      <w:marRight w:val="0"/>
      <w:marTop w:val="0"/>
      <w:marBottom w:val="0"/>
      <w:divBdr>
        <w:top w:val="none" w:sz="0" w:space="0" w:color="auto"/>
        <w:left w:val="none" w:sz="0" w:space="0" w:color="auto"/>
        <w:bottom w:val="none" w:sz="0" w:space="0" w:color="auto"/>
        <w:right w:val="none" w:sz="0" w:space="0" w:color="auto"/>
      </w:divBdr>
    </w:div>
    <w:div w:id="1163281161">
      <w:bodyDiv w:val="1"/>
      <w:marLeft w:val="0"/>
      <w:marRight w:val="0"/>
      <w:marTop w:val="0"/>
      <w:marBottom w:val="0"/>
      <w:divBdr>
        <w:top w:val="none" w:sz="0" w:space="0" w:color="auto"/>
        <w:left w:val="none" w:sz="0" w:space="0" w:color="auto"/>
        <w:bottom w:val="none" w:sz="0" w:space="0" w:color="auto"/>
        <w:right w:val="none" w:sz="0" w:space="0" w:color="auto"/>
      </w:divBdr>
    </w:div>
    <w:div w:id="1164202323">
      <w:bodyDiv w:val="1"/>
      <w:marLeft w:val="0"/>
      <w:marRight w:val="0"/>
      <w:marTop w:val="0"/>
      <w:marBottom w:val="0"/>
      <w:divBdr>
        <w:top w:val="none" w:sz="0" w:space="0" w:color="auto"/>
        <w:left w:val="none" w:sz="0" w:space="0" w:color="auto"/>
        <w:bottom w:val="none" w:sz="0" w:space="0" w:color="auto"/>
        <w:right w:val="none" w:sz="0" w:space="0" w:color="auto"/>
      </w:divBdr>
    </w:div>
    <w:div w:id="1171218178">
      <w:bodyDiv w:val="1"/>
      <w:marLeft w:val="0"/>
      <w:marRight w:val="0"/>
      <w:marTop w:val="0"/>
      <w:marBottom w:val="0"/>
      <w:divBdr>
        <w:top w:val="none" w:sz="0" w:space="0" w:color="auto"/>
        <w:left w:val="none" w:sz="0" w:space="0" w:color="auto"/>
        <w:bottom w:val="none" w:sz="0" w:space="0" w:color="auto"/>
        <w:right w:val="none" w:sz="0" w:space="0" w:color="auto"/>
      </w:divBdr>
    </w:div>
    <w:div w:id="1177815602">
      <w:bodyDiv w:val="1"/>
      <w:marLeft w:val="0"/>
      <w:marRight w:val="0"/>
      <w:marTop w:val="0"/>
      <w:marBottom w:val="0"/>
      <w:divBdr>
        <w:top w:val="none" w:sz="0" w:space="0" w:color="auto"/>
        <w:left w:val="none" w:sz="0" w:space="0" w:color="auto"/>
        <w:bottom w:val="none" w:sz="0" w:space="0" w:color="auto"/>
        <w:right w:val="none" w:sz="0" w:space="0" w:color="auto"/>
      </w:divBdr>
    </w:div>
    <w:div w:id="1177883836">
      <w:bodyDiv w:val="1"/>
      <w:marLeft w:val="0"/>
      <w:marRight w:val="0"/>
      <w:marTop w:val="0"/>
      <w:marBottom w:val="0"/>
      <w:divBdr>
        <w:top w:val="none" w:sz="0" w:space="0" w:color="auto"/>
        <w:left w:val="none" w:sz="0" w:space="0" w:color="auto"/>
        <w:bottom w:val="none" w:sz="0" w:space="0" w:color="auto"/>
        <w:right w:val="none" w:sz="0" w:space="0" w:color="auto"/>
      </w:divBdr>
    </w:div>
    <w:div w:id="1181310590">
      <w:bodyDiv w:val="1"/>
      <w:marLeft w:val="0"/>
      <w:marRight w:val="0"/>
      <w:marTop w:val="0"/>
      <w:marBottom w:val="0"/>
      <w:divBdr>
        <w:top w:val="none" w:sz="0" w:space="0" w:color="auto"/>
        <w:left w:val="none" w:sz="0" w:space="0" w:color="auto"/>
        <w:bottom w:val="none" w:sz="0" w:space="0" w:color="auto"/>
        <w:right w:val="none" w:sz="0" w:space="0" w:color="auto"/>
      </w:divBdr>
    </w:div>
    <w:div w:id="1183128936">
      <w:bodyDiv w:val="1"/>
      <w:marLeft w:val="0"/>
      <w:marRight w:val="0"/>
      <w:marTop w:val="0"/>
      <w:marBottom w:val="0"/>
      <w:divBdr>
        <w:top w:val="none" w:sz="0" w:space="0" w:color="auto"/>
        <w:left w:val="none" w:sz="0" w:space="0" w:color="auto"/>
        <w:bottom w:val="none" w:sz="0" w:space="0" w:color="auto"/>
        <w:right w:val="none" w:sz="0" w:space="0" w:color="auto"/>
      </w:divBdr>
    </w:div>
    <w:div w:id="1184398550">
      <w:bodyDiv w:val="1"/>
      <w:marLeft w:val="0"/>
      <w:marRight w:val="0"/>
      <w:marTop w:val="0"/>
      <w:marBottom w:val="0"/>
      <w:divBdr>
        <w:top w:val="none" w:sz="0" w:space="0" w:color="auto"/>
        <w:left w:val="none" w:sz="0" w:space="0" w:color="auto"/>
        <w:bottom w:val="none" w:sz="0" w:space="0" w:color="auto"/>
        <w:right w:val="none" w:sz="0" w:space="0" w:color="auto"/>
      </w:divBdr>
    </w:div>
    <w:div w:id="1184978471">
      <w:bodyDiv w:val="1"/>
      <w:marLeft w:val="0"/>
      <w:marRight w:val="0"/>
      <w:marTop w:val="0"/>
      <w:marBottom w:val="0"/>
      <w:divBdr>
        <w:top w:val="none" w:sz="0" w:space="0" w:color="auto"/>
        <w:left w:val="none" w:sz="0" w:space="0" w:color="auto"/>
        <w:bottom w:val="none" w:sz="0" w:space="0" w:color="auto"/>
        <w:right w:val="none" w:sz="0" w:space="0" w:color="auto"/>
      </w:divBdr>
    </w:div>
    <w:div w:id="1195998748">
      <w:bodyDiv w:val="1"/>
      <w:marLeft w:val="0"/>
      <w:marRight w:val="0"/>
      <w:marTop w:val="0"/>
      <w:marBottom w:val="0"/>
      <w:divBdr>
        <w:top w:val="none" w:sz="0" w:space="0" w:color="auto"/>
        <w:left w:val="none" w:sz="0" w:space="0" w:color="auto"/>
        <w:bottom w:val="none" w:sz="0" w:space="0" w:color="auto"/>
        <w:right w:val="none" w:sz="0" w:space="0" w:color="auto"/>
      </w:divBdr>
    </w:div>
    <w:div w:id="1197279226">
      <w:bodyDiv w:val="1"/>
      <w:marLeft w:val="0"/>
      <w:marRight w:val="0"/>
      <w:marTop w:val="0"/>
      <w:marBottom w:val="0"/>
      <w:divBdr>
        <w:top w:val="none" w:sz="0" w:space="0" w:color="auto"/>
        <w:left w:val="none" w:sz="0" w:space="0" w:color="auto"/>
        <w:bottom w:val="none" w:sz="0" w:space="0" w:color="auto"/>
        <w:right w:val="none" w:sz="0" w:space="0" w:color="auto"/>
      </w:divBdr>
    </w:div>
    <w:div w:id="1198851457">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2208153">
      <w:bodyDiv w:val="1"/>
      <w:marLeft w:val="0"/>
      <w:marRight w:val="0"/>
      <w:marTop w:val="0"/>
      <w:marBottom w:val="0"/>
      <w:divBdr>
        <w:top w:val="none" w:sz="0" w:space="0" w:color="auto"/>
        <w:left w:val="none" w:sz="0" w:space="0" w:color="auto"/>
        <w:bottom w:val="none" w:sz="0" w:space="0" w:color="auto"/>
        <w:right w:val="none" w:sz="0" w:space="0" w:color="auto"/>
      </w:divBdr>
    </w:div>
    <w:div w:id="1202594359">
      <w:bodyDiv w:val="1"/>
      <w:marLeft w:val="0"/>
      <w:marRight w:val="0"/>
      <w:marTop w:val="0"/>
      <w:marBottom w:val="0"/>
      <w:divBdr>
        <w:top w:val="none" w:sz="0" w:space="0" w:color="auto"/>
        <w:left w:val="none" w:sz="0" w:space="0" w:color="auto"/>
        <w:bottom w:val="none" w:sz="0" w:space="0" w:color="auto"/>
        <w:right w:val="none" w:sz="0" w:space="0" w:color="auto"/>
      </w:divBdr>
    </w:div>
    <w:div w:id="1204170380">
      <w:bodyDiv w:val="1"/>
      <w:marLeft w:val="0"/>
      <w:marRight w:val="0"/>
      <w:marTop w:val="0"/>
      <w:marBottom w:val="0"/>
      <w:divBdr>
        <w:top w:val="none" w:sz="0" w:space="0" w:color="auto"/>
        <w:left w:val="none" w:sz="0" w:space="0" w:color="auto"/>
        <w:bottom w:val="none" w:sz="0" w:space="0" w:color="auto"/>
        <w:right w:val="none" w:sz="0" w:space="0" w:color="auto"/>
      </w:divBdr>
    </w:div>
    <w:div w:id="1205751260">
      <w:bodyDiv w:val="1"/>
      <w:marLeft w:val="0"/>
      <w:marRight w:val="0"/>
      <w:marTop w:val="0"/>
      <w:marBottom w:val="0"/>
      <w:divBdr>
        <w:top w:val="none" w:sz="0" w:space="0" w:color="auto"/>
        <w:left w:val="none" w:sz="0" w:space="0" w:color="auto"/>
        <w:bottom w:val="none" w:sz="0" w:space="0" w:color="auto"/>
        <w:right w:val="none" w:sz="0" w:space="0" w:color="auto"/>
      </w:divBdr>
    </w:div>
    <w:div w:id="1206406093">
      <w:bodyDiv w:val="1"/>
      <w:marLeft w:val="0"/>
      <w:marRight w:val="0"/>
      <w:marTop w:val="0"/>
      <w:marBottom w:val="0"/>
      <w:divBdr>
        <w:top w:val="none" w:sz="0" w:space="0" w:color="auto"/>
        <w:left w:val="none" w:sz="0" w:space="0" w:color="auto"/>
        <w:bottom w:val="none" w:sz="0" w:space="0" w:color="auto"/>
        <w:right w:val="none" w:sz="0" w:space="0" w:color="auto"/>
      </w:divBdr>
    </w:div>
    <w:div w:id="1206911484">
      <w:bodyDiv w:val="1"/>
      <w:marLeft w:val="0"/>
      <w:marRight w:val="0"/>
      <w:marTop w:val="0"/>
      <w:marBottom w:val="0"/>
      <w:divBdr>
        <w:top w:val="none" w:sz="0" w:space="0" w:color="auto"/>
        <w:left w:val="none" w:sz="0" w:space="0" w:color="auto"/>
        <w:bottom w:val="none" w:sz="0" w:space="0" w:color="auto"/>
        <w:right w:val="none" w:sz="0" w:space="0" w:color="auto"/>
      </w:divBdr>
    </w:div>
    <w:div w:id="1212959501">
      <w:bodyDiv w:val="1"/>
      <w:marLeft w:val="0"/>
      <w:marRight w:val="0"/>
      <w:marTop w:val="0"/>
      <w:marBottom w:val="0"/>
      <w:divBdr>
        <w:top w:val="none" w:sz="0" w:space="0" w:color="auto"/>
        <w:left w:val="none" w:sz="0" w:space="0" w:color="auto"/>
        <w:bottom w:val="none" w:sz="0" w:space="0" w:color="auto"/>
        <w:right w:val="none" w:sz="0" w:space="0" w:color="auto"/>
      </w:divBdr>
    </w:div>
    <w:div w:id="1213271444">
      <w:bodyDiv w:val="1"/>
      <w:marLeft w:val="0"/>
      <w:marRight w:val="0"/>
      <w:marTop w:val="0"/>
      <w:marBottom w:val="0"/>
      <w:divBdr>
        <w:top w:val="none" w:sz="0" w:space="0" w:color="auto"/>
        <w:left w:val="none" w:sz="0" w:space="0" w:color="auto"/>
        <w:bottom w:val="none" w:sz="0" w:space="0" w:color="auto"/>
        <w:right w:val="none" w:sz="0" w:space="0" w:color="auto"/>
      </w:divBdr>
    </w:div>
    <w:div w:id="1223835482">
      <w:bodyDiv w:val="1"/>
      <w:marLeft w:val="0"/>
      <w:marRight w:val="0"/>
      <w:marTop w:val="0"/>
      <w:marBottom w:val="0"/>
      <w:divBdr>
        <w:top w:val="none" w:sz="0" w:space="0" w:color="auto"/>
        <w:left w:val="none" w:sz="0" w:space="0" w:color="auto"/>
        <w:bottom w:val="none" w:sz="0" w:space="0" w:color="auto"/>
        <w:right w:val="none" w:sz="0" w:space="0" w:color="auto"/>
      </w:divBdr>
    </w:div>
    <w:div w:id="1226986095">
      <w:bodyDiv w:val="1"/>
      <w:marLeft w:val="0"/>
      <w:marRight w:val="0"/>
      <w:marTop w:val="0"/>
      <w:marBottom w:val="0"/>
      <w:divBdr>
        <w:top w:val="none" w:sz="0" w:space="0" w:color="auto"/>
        <w:left w:val="none" w:sz="0" w:space="0" w:color="auto"/>
        <w:bottom w:val="none" w:sz="0" w:space="0" w:color="auto"/>
        <w:right w:val="none" w:sz="0" w:space="0" w:color="auto"/>
      </w:divBdr>
    </w:div>
    <w:div w:id="1227374007">
      <w:bodyDiv w:val="1"/>
      <w:marLeft w:val="0"/>
      <w:marRight w:val="0"/>
      <w:marTop w:val="0"/>
      <w:marBottom w:val="0"/>
      <w:divBdr>
        <w:top w:val="none" w:sz="0" w:space="0" w:color="auto"/>
        <w:left w:val="none" w:sz="0" w:space="0" w:color="auto"/>
        <w:bottom w:val="none" w:sz="0" w:space="0" w:color="auto"/>
        <w:right w:val="none" w:sz="0" w:space="0" w:color="auto"/>
      </w:divBdr>
    </w:div>
    <w:div w:id="1230071666">
      <w:bodyDiv w:val="1"/>
      <w:marLeft w:val="0"/>
      <w:marRight w:val="0"/>
      <w:marTop w:val="0"/>
      <w:marBottom w:val="0"/>
      <w:divBdr>
        <w:top w:val="none" w:sz="0" w:space="0" w:color="auto"/>
        <w:left w:val="none" w:sz="0" w:space="0" w:color="auto"/>
        <w:bottom w:val="none" w:sz="0" w:space="0" w:color="auto"/>
        <w:right w:val="none" w:sz="0" w:space="0" w:color="auto"/>
      </w:divBdr>
    </w:div>
    <w:div w:id="1232736160">
      <w:bodyDiv w:val="1"/>
      <w:marLeft w:val="0"/>
      <w:marRight w:val="0"/>
      <w:marTop w:val="0"/>
      <w:marBottom w:val="0"/>
      <w:divBdr>
        <w:top w:val="none" w:sz="0" w:space="0" w:color="auto"/>
        <w:left w:val="none" w:sz="0" w:space="0" w:color="auto"/>
        <w:bottom w:val="none" w:sz="0" w:space="0" w:color="auto"/>
        <w:right w:val="none" w:sz="0" w:space="0" w:color="auto"/>
      </w:divBdr>
    </w:div>
    <w:div w:id="1240213351">
      <w:bodyDiv w:val="1"/>
      <w:marLeft w:val="0"/>
      <w:marRight w:val="0"/>
      <w:marTop w:val="0"/>
      <w:marBottom w:val="0"/>
      <w:divBdr>
        <w:top w:val="none" w:sz="0" w:space="0" w:color="auto"/>
        <w:left w:val="none" w:sz="0" w:space="0" w:color="auto"/>
        <w:bottom w:val="none" w:sz="0" w:space="0" w:color="auto"/>
        <w:right w:val="none" w:sz="0" w:space="0" w:color="auto"/>
      </w:divBdr>
    </w:div>
    <w:div w:id="1241863981">
      <w:bodyDiv w:val="1"/>
      <w:marLeft w:val="0"/>
      <w:marRight w:val="0"/>
      <w:marTop w:val="0"/>
      <w:marBottom w:val="0"/>
      <w:divBdr>
        <w:top w:val="none" w:sz="0" w:space="0" w:color="auto"/>
        <w:left w:val="none" w:sz="0" w:space="0" w:color="auto"/>
        <w:bottom w:val="none" w:sz="0" w:space="0" w:color="auto"/>
        <w:right w:val="none" w:sz="0" w:space="0" w:color="auto"/>
      </w:divBdr>
    </w:div>
    <w:div w:id="1242178564">
      <w:bodyDiv w:val="1"/>
      <w:marLeft w:val="0"/>
      <w:marRight w:val="0"/>
      <w:marTop w:val="0"/>
      <w:marBottom w:val="0"/>
      <w:divBdr>
        <w:top w:val="none" w:sz="0" w:space="0" w:color="auto"/>
        <w:left w:val="none" w:sz="0" w:space="0" w:color="auto"/>
        <w:bottom w:val="none" w:sz="0" w:space="0" w:color="auto"/>
        <w:right w:val="none" w:sz="0" w:space="0" w:color="auto"/>
      </w:divBdr>
    </w:div>
    <w:div w:id="1246262773">
      <w:bodyDiv w:val="1"/>
      <w:marLeft w:val="0"/>
      <w:marRight w:val="0"/>
      <w:marTop w:val="0"/>
      <w:marBottom w:val="0"/>
      <w:divBdr>
        <w:top w:val="none" w:sz="0" w:space="0" w:color="auto"/>
        <w:left w:val="none" w:sz="0" w:space="0" w:color="auto"/>
        <w:bottom w:val="none" w:sz="0" w:space="0" w:color="auto"/>
        <w:right w:val="none" w:sz="0" w:space="0" w:color="auto"/>
      </w:divBdr>
    </w:div>
    <w:div w:id="1246457268">
      <w:bodyDiv w:val="1"/>
      <w:marLeft w:val="0"/>
      <w:marRight w:val="0"/>
      <w:marTop w:val="0"/>
      <w:marBottom w:val="0"/>
      <w:divBdr>
        <w:top w:val="none" w:sz="0" w:space="0" w:color="auto"/>
        <w:left w:val="none" w:sz="0" w:space="0" w:color="auto"/>
        <w:bottom w:val="none" w:sz="0" w:space="0" w:color="auto"/>
        <w:right w:val="none" w:sz="0" w:space="0" w:color="auto"/>
      </w:divBdr>
    </w:div>
    <w:div w:id="1249583357">
      <w:bodyDiv w:val="1"/>
      <w:marLeft w:val="0"/>
      <w:marRight w:val="0"/>
      <w:marTop w:val="0"/>
      <w:marBottom w:val="0"/>
      <w:divBdr>
        <w:top w:val="none" w:sz="0" w:space="0" w:color="auto"/>
        <w:left w:val="none" w:sz="0" w:space="0" w:color="auto"/>
        <w:bottom w:val="none" w:sz="0" w:space="0" w:color="auto"/>
        <w:right w:val="none" w:sz="0" w:space="0" w:color="auto"/>
      </w:divBdr>
    </w:div>
    <w:div w:id="1253978786">
      <w:bodyDiv w:val="1"/>
      <w:marLeft w:val="0"/>
      <w:marRight w:val="0"/>
      <w:marTop w:val="0"/>
      <w:marBottom w:val="0"/>
      <w:divBdr>
        <w:top w:val="none" w:sz="0" w:space="0" w:color="auto"/>
        <w:left w:val="none" w:sz="0" w:space="0" w:color="auto"/>
        <w:bottom w:val="none" w:sz="0" w:space="0" w:color="auto"/>
        <w:right w:val="none" w:sz="0" w:space="0" w:color="auto"/>
      </w:divBdr>
    </w:div>
    <w:div w:id="1255046617">
      <w:bodyDiv w:val="1"/>
      <w:marLeft w:val="0"/>
      <w:marRight w:val="0"/>
      <w:marTop w:val="0"/>
      <w:marBottom w:val="0"/>
      <w:divBdr>
        <w:top w:val="none" w:sz="0" w:space="0" w:color="auto"/>
        <w:left w:val="none" w:sz="0" w:space="0" w:color="auto"/>
        <w:bottom w:val="none" w:sz="0" w:space="0" w:color="auto"/>
        <w:right w:val="none" w:sz="0" w:space="0" w:color="auto"/>
      </w:divBdr>
    </w:div>
    <w:div w:id="1256550446">
      <w:bodyDiv w:val="1"/>
      <w:marLeft w:val="0"/>
      <w:marRight w:val="0"/>
      <w:marTop w:val="0"/>
      <w:marBottom w:val="0"/>
      <w:divBdr>
        <w:top w:val="none" w:sz="0" w:space="0" w:color="auto"/>
        <w:left w:val="none" w:sz="0" w:space="0" w:color="auto"/>
        <w:bottom w:val="none" w:sz="0" w:space="0" w:color="auto"/>
        <w:right w:val="none" w:sz="0" w:space="0" w:color="auto"/>
      </w:divBdr>
    </w:div>
    <w:div w:id="1266377552">
      <w:bodyDiv w:val="1"/>
      <w:marLeft w:val="0"/>
      <w:marRight w:val="0"/>
      <w:marTop w:val="0"/>
      <w:marBottom w:val="0"/>
      <w:divBdr>
        <w:top w:val="none" w:sz="0" w:space="0" w:color="auto"/>
        <w:left w:val="none" w:sz="0" w:space="0" w:color="auto"/>
        <w:bottom w:val="none" w:sz="0" w:space="0" w:color="auto"/>
        <w:right w:val="none" w:sz="0" w:space="0" w:color="auto"/>
      </w:divBdr>
    </w:div>
    <w:div w:id="1269703699">
      <w:bodyDiv w:val="1"/>
      <w:marLeft w:val="0"/>
      <w:marRight w:val="0"/>
      <w:marTop w:val="0"/>
      <w:marBottom w:val="0"/>
      <w:divBdr>
        <w:top w:val="none" w:sz="0" w:space="0" w:color="auto"/>
        <w:left w:val="none" w:sz="0" w:space="0" w:color="auto"/>
        <w:bottom w:val="none" w:sz="0" w:space="0" w:color="auto"/>
        <w:right w:val="none" w:sz="0" w:space="0" w:color="auto"/>
      </w:divBdr>
    </w:div>
    <w:div w:id="1270431204">
      <w:bodyDiv w:val="1"/>
      <w:marLeft w:val="0"/>
      <w:marRight w:val="0"/>
      <w:marTop w:val="0"/>
      <w:marBottom w:val="0"/>
      <w:divBdr>
        <w:top w:val="none" w:sz="0" w:space="0" w:color="auto"/>
        <w:left w:val="none" w:sz="0" w:space="0" w:color="auto"/>
        <w:bottom w:val="none" w:sz="0" w:space="0" w:color="auto"/>
        <w:right w:val="none" w:sz="0" w:space="0" w:color="auto"/>
      </w:divBdr>
    </w:div>
    <w:div w:id="1271888224">
      <w:bodyDiv w:val="1"/>
      <w:marLeft w:val="0"/>
      <w:marRight w:val="0"/>
      <w:marTop w:val="0"/>
      <w:marBottom w:val="0"/>
      <w:divBdr>
        <w:top w:val="none" w:sz="0" w:space="0" w:color="auto"/>
        <w:left w:val="none" w:sz="0" w:space="0" w:color="auto"/>
        <w:bottom w:val="none" w:sz="0" w:space="0" w:color="auto"/>
        <w:right w:val="none" w:sz="0" w:space="0" w:color="auto"/>
      </w:divBdr>
    </w:div>
    <w:div w:id="1275558073">
      <w:bodyDiv w:val="1"/>
      <w:marLeft w:val="0"/>
      <w:marRight w:val="0"/>
      <w:marTop w:val="0"/>
      <w:marBottom w:val="0"/>
      <w:divBdr>
        <w:top w:val="none" w:sz="0" w:space="0" w:color="auto"/>
        <w:left w:val="none" w:sz="0" w:space="0" w:color="auto"/>
        <w:bottom w:val="none" w:sz="0" w:space="0" w:color="auto"/>
        <w:right w:val="none" w:sz="0" w:space="0" w:color="auto"/>
      </w:divBdr>
    </w:div>
    <w:div w:id="1283267889">
      <w:bodyDiv w:val="1"/>
      <w:marLeft w:val="0"/>
      <w:marRight w:val="0"/>
      <w:marTop w:val="0"/>
      <w:marBottom w:val="0"/>
      <w:divBdr>
        <w:top w:val="none" w:sz="0" w:space="0" w:color="auto"/>
        <w:left w:val="none" w:sz="0" w:space="0" w:color="auto"/>
        <w:bottom w:val="none" w:sz="0" w:space="0" w:color="auto"/>
        <w:right w:val="none" w:sz="0" w:space="0" w:color="auto"/>
      </w:divBdr>
    </w:div>
    <w:div w:id="1288048483">
      <w:bodyDiv w:val="1"/>
      <w:marLeft w:val="0"/>
      <w:marRight w:val="0"/>
      <w:marTop w:val="0"/>
      <w:marBottom w:val="0"/>
      <w:divBdr>
        <w:top w:val="none" w:sz="0" w:space="0" w:color="auto"/>
        <w:left w:val="none" w:sz="0" w:space="0" w:color="auto"/>
        <w:bottom w:val="none" w:sz="0" w:space="0" w:color="auto"/>
        <w:right w:val="none" w:sz="0" w:space="0" w:color="auto"/>
      </w:divBdr>
    </w:div>
    <w:div w:id="1303340598">
      <w:bodyDiv w:val="1"/>
      <w:marLeft w:val="0"/>
      <w:marRight w:val="0"/>
      <w:marTop w:val="0"/>
      <w:marBottom w:val="0"/>
      <w:divBdr>
        <w:top w:val="none" w:sz="0" w:space="0" w:color="auto"/>
        <w:left w:val="none" w:sz="0" w:space="0" w:color="auto"/>
        <w:bottom w:val="none" w:sz="0" w:space="0" w:color="auto"/>
        <w:right w:val="none" w:sz="0" w:space="0" w:color="auto"/>
      </w:divBdr>
    </w:div>
    <w:div w:id="1305045718">
      <w:bodyDiv w:val="1"/>
      <w:marLeft w:val="0"/>
      <w:marRight w:val="0"/>
      <w:marTop w:val="0"/>
      <w:marBottom w:val="0"/>
      <w:divBdr>
        <w:top w:val="none" w:sz="0" w:space="0" w:color="auto"/>
        <w:left w:val="none" w:sz="0" w:space="0" w:color="auto"/>
        <w:bottom w:val="none" w:sz="0" w:space="0" w:color="auto"/>
        <w:right w:val="none" w:sz="0" w:space="0" w:color="auto"/>
      </w:divBdr>
    </w:div>
    <w:div w:id="1306819526">
      <w:bodyDiv w:val="1"/>
      <w:marLeft w:val="0"/>
      <w:marRight w:val="0"/>
      <w:marTop w:val="0"/>
      <w:marBottom w:val="0"/>
      <w:divBdr>
        <w:top w:val="none" w:sz="0" w:space="0" w:color="auto"/>
        <w:left w:val="none" w:sz="0" w:space="0" w:color="auto"/>
        <w:bottom w:val="none" w:sz="0" w:space="0" w:color="auto"/>
        <w:right w:val="none" w:sz="0" w:space="0" w:color="auto"/>
      </w:divBdr>
    </w:div>
    <w:div w:id="1308824224">
      <w:bodyDiv w:val="1"/>
      <w:marLeft w:val="0"/>
      <w:marRight w:val="0"/>
      <w:marTop w:val="0"/>
      <w:marBottom w:val="0"/>
      <w:divBdr>
        <w:top w:val="none" w:sz="0" w:space="0" w:color="auto"/>
        <w:left w:val="none" w:sz="0" w:space="0" w:color="auto"/>
        <w:bottom w:val="none" w:sz="0" w:space="0" w:color="auto"/>
        <w:right w:val="none" w:sz="0" w:space="0" w:color="auto"/>
      </w:divBdr>
    </w:div>
    <w:div w:id="1310791009">
      <w:bodyDiv w:val="1"/>
      <w:marLeft w:val="0"/>
      <w:marRight w:val="0"/>
      <w:marTop w:val="0"/>
      <w:marBottom w:val="0"/>
      <w:divBdr>
        <w:top w:val="none" w:sz="0" w:space="0" w:color="auto"/>
        <w:left w:val="none" w:sz="0" w:space="0" w:color="auto"/>
        <w:bottom w:val="none" w:sz="0" w:space="0" w:color="auto"/>
        <w:right w:val="none" w:sz="0" w:space="0" w:color="auto"/>
      </w:divBdr>
    </w:div>
    <w:div w:id="1312055208">
      <w:bodyDiv w:val="1"/>
      <w:marLeft w:val="0"/>
      <w:marRight w:val="0"/>
      <w:marTop w:val="0"/>
      <w:marBottom w:val="0"/>
      <w:divBdr>
        <w:top w:val="none" w:sz="0" w:space="0" w:color="auto"/>
        <w:left w:val="none" w:sz="0" w:space="0" w:color="auto"/>
        <w:bottom w:val="none" w:sz="0" w:space="0" w:color="auto"/>
        <w:right w:val="none" w:sz="0" w:space="0" w:color="auto"/>
      </w:divBdr>
    </w:div>
    <w:div w:id="1312293505">
      <w:bodyDiv w:val="1"/>
      <w:marLeft w:val="0"/>
      <w:marRight w:val="0"/>
      <w:marTop w:val="0"/>
      <w:marBottom w:val="0"/>
      <w:divBdr>
        <w:top w:val="none" w:sz="0" w:space="0" w:color="auto"/>
        <w:left w:val="none" w:sz="0" w:space="0" w:color="auto"/>
        <w:bottom w:val="none" w:sz="0" w:space="0" w:color="auto"/>
        <w:right w:val="none" w:sz="0" w:space="0" w:color="auto"/>
      </w:divBdr>
    </w:div>
    <w:div w:id="1321542870">
      <w:bodyDiv w:val="1"/>
      <w:marLeft w:val="0"/>
      <w:marRight w:val="0"/>
      <w:marTop w:val="0"/>
      <w:marBottom w:val="0"/>
      <w:divBdr>
        <w:top w:val="none" w:sz="0" w:space="0" w:color="auto"/>
        <w:left w:val="none" w:sz="0" w:space="0" w:color="auto"/>
        <w:bottom w:val="none" w:sz="0" w:space="0" w:color="auto"/>
        <w:right w:val="none" w:sz="0" w:space="0" w:color="auto"/>
      </w:divBdr>
    </w:div>
    <w:div w:id="1325086138">
      <w:bodyDiv w:val="1"/>
      <w:marLeft w:val="0"/>
      <w:marRight w:val="0"/>
      <w:marTop w:val="0"/>
      <w:marBottom w:val="0"/>
      <w:divBdr>
        <w:top w:val="none" w:sz="0" w:space="0" w:color="auto"/>
        <w:left w:val="none" w:sz="0" w:space="0" w:color="auto"/>
        <w:bottom w:val="none" w:sz="0" w:space="0" w:color="auto"/>
        <w:right w:val="none" w:sz="0" w:space="0" w:color="auto"/>
      </w:divBdr>
    </w:div>
    <w:div w:id="1326470578">
      <w:bodyDiv w:val="1"/>
      <w:marLeft w:val="0"/>
      <w:marRight w:val="0"/>
      <w:marTop w:val="0"/>
      <w:marBottom w:val="0"/>
      <w:divBdr>
        <w:top w:val="none" w:sz="0" w:space="0" w:color="auto"/>
        <w:left w:val="none" w:sz="0" w:space="0" w:color="auto"/>
        <w:bottom w:val="none" w:sz="0" w:space="0" w:color="auto"/>
        <w:right w:val="none" w:sz="0" w:space="0" w:color="auto"/>
      </w:divBdr>
    </w:div>
    <w:div w:id="1328555095">
      <w:bodyDiv w:val="1"/>
      <w:marLeft w:val="0"/>
      <w:marRight w:val="0"/>
      <w:marTop w:val="0"/>
      <w:marBottom w:val="0"/>
      <w:divBdr>
        <w:top w:val="none" w:sz="0" w:space="0" w:color="auto"/>
        <w:left w:val="none" w:sz="0" w:space="0" w:color="auto"/>
        <w:bottom w:val="none" w:sz="0" w:space="0" w:color="auto"/>
        <w:right w:val="none" w:sz="0" w:space="0" w:color="auto"/>
      </w:divBdr>
    </w:div>
    <w:div w:id="1330018033">
      <w:bodyDiv w:val="1"/>
      <w:marLeft w:val="0"/>
      <w:marRight w:val="0"/>
      <w:marTop w:val="0"/>
      <w:marBottom w:val="0"/>
      <w:divBdr>
        <w:top w:val="none" w:sz="0" w:space="0" w:color="auto"/>
        <w:left w:val="none" w:sz="0" w:space="0" w:color="auto"/>
        <w:bottom w:val="none" w:sz="0" w:space="0" w:color="auto"/>
        <w:right w:val="none" w:sz="0" w:space="0" w:color="auto"/>
      </w:divBdr>
    </w:div>
    <w:div w:id="1331061253">
      <w:bodyDiv w:val="1"/>
      <w:marLeft w:val="0"/>
      <w:marRight w:val="0"/>
      <w:marTop w:val="0"/>
      <w:marBottom w:val="0"/>
      <w:divBdr>
        <w:top w:val="none" w:sz="0" w:space="0" w:color="auto"/>
        <w:left w:val="none" w:sz="0" w:space="0" w:color="auto"/>
        <w:bottom w:val="none" w:sz="0" w:space="0" w:color="auto"/>
        <w:right w:val="none" w:sz="0" w:space="0" w:color="auto"/>
      </w:divBdr>
    </w:div>
    <w:div w:id="1331912575">
      <w:bodyDiv w:val="1"/>
      <w:marLeft w:val="0"/>
      <w:marRight w:val="0"/>
      <w:marTop w:val="0"/>
      <w:marBottom w:val="0"/>
      <w:divBdr>
        <w:top w:val="none" w:sz="0" w:space="0" w:color="auto"/>
        <w:left w:val="none" w:sz="0" w:space="0" w:color="auto"/>
        <w:bottom w:val="none" w:sz="0" w:space="0" w:color="auto"/>
        <w:right w:val="none" w:sz="0" w:space="0" w:color="auto"/>
      </w:divBdr>
    </w:div>
    <w:div w:id="1337464672">
      <w:bodyDiv w:val="1"/>
      <w:marLeft w:val="0"/>
      <w:marRight w:val="0"/>
      <w:marTop w:val="0"/>
      <w:marBottom w:val="0"/>
      <w:divBdr>
        <w:top w:val="none" w:sz="0" w:space="0" w:color="auto"/>
        <w:left w:val="none" w:sz="0" w:space="0" w:color="auto"/>
        <w:bottom w:val="none" w:sz="0" w:space="0" w:color="auto"/>
        <w:right w:val="none" w:sz="0" w:space="0" w:color="auto"/>
      </w:divBdr>
    </w:div>
    <w:div w:id="1341083052">
      <w:bodyDiv w:val="1"/>
      <w:marLeft w:val="0"/>
      <w:marRight w:val="0"/>
      <w:marTop w:val="0"/>
      <w:marBottom w:val="0"/>
      <w:divBdr>
        <w:top w:val="none" w:sz="0" w:space="0" w:color="auto"/>
        <w:left w:val="none" w:sz="0" w:space="0" w:color="auto"/>
        <w:bottom w:val="none" w:sz="0" w:space="0" w:color="auto"/>
        <w:right w:val="none" w:sz="0" w:space="0" w:color="auto"/>
      </w:divBdr>
    </w:div>
    <w:div w:id="1343245405">
      <w:bodyDiv w:val="1"/>
      <w:marLeft w:val="0"/>
      <w:marRight w:val="0"/>
      <w:marTop w:val="0"/>
      <w:marBottom w:val="0"/>
      <w:divBdr>
        <w:top w:val="none" w:sz="0" w:space="0" w:color="auto"/>
        <w:left w:val="none" w:sz="0" w:space="0" w:color="auto"/>
        <w:bottom w:val="none" w:sz="0" w:space="0" w:color="auto"/>
        <w:right w:val="none" w:sz="0" w:space="0" w:color="auto"/>
      </w:divBdr>
    </w:div>
    <w:div w:id="1345092787">
      <w:bodyDiv w:val="1"/>
      <w:marLeft w:val="0"/>
      <w:marRight w:val="0"/>
      <w:marTop w:val="0"/>
      <w:marBottom w:val="0"/>
      <w:divBdr>
        <w:top w:val="none" w:sz="0" w:space="0" w:color="auto"/>
        <w:left w:val="none" w:sz="0" w:space="0" w:color="auto"/>
        <w:bottom w:val="none" w:sz="0" w:space="0" w:color="auto"/>
        <w:right w:val="none" w:sz="0" w:space="0" w:color="auto"/>
      </w:divBdr>
    </w:div>
    <w:div w:id="1345398517">
      <w:bodyDiv w:val="1"/>
      <w:marLeft w:val="0"/>
      <w:marRight w:val="0"/>
      <w:marTop w:val="0"/>
      <w:marBottom w:val="0"/>
      <w:divBdr>
        <w:top w:val="none" w:sz="0" w:space="0" w:color="auto"/>
        <w:left w:val="none" w:sz="0" w:space="0" w:color="auto"/>
        <w:bottom w:val="none" w:sz="0" w:space="0" w:color="auto"/>
        <w:right w:val="none" w:sz="0" w:space="0" w:color="auto"/>
      </w:divBdr>
    </w:div>
    <w:div w:id="1346904793">
      <w:bodyDiv w:val="1"/>
      <w:marLeft w:val="0"/>
      <w:marRight w:val="0"/>
      <w:marTop w:val="0"/>
      <w:marBottom w:val="0"/>
      <w:divBdr>
        <w:top w:val="none" w:sz="0" w:space="0" w:color="auto"/>
        <w:left w:val="none" w:sz="0" w:space="0" w:color="auto"/>
        <w:bottom w:val="none" w:sz="0" w:space="0" w:color="auto"/>
        <w:right w:val="none" w:sz="0" w:space="0" w:color="auto"/>
      </w:divBdr>
    </w:div>
    <w:div w:id="1347436698">
      <w:bodyDiv w:val="1"/>
      <w:marLeft w:val="0"/>
      <w:marRight w:val="0"/>
      <w:marTop w:val="0"/>
      <w:marBottom w:val="0"/>
      <w:divBdr>
        <w:top w:val="none" w:sz="0" w:space="0" w:color="auto"/>
        <w:left w:val="none" w:sz="0" w:space="0" w:color="auto"/>
        <w:bottom w:val="none" w:sz="0" w:space="0" w:color="auto"/>
        <w:right w:val="none" w:sz="0" w:space="0" w:color="auto"/>
      </w:divBdr>
    </w:div>
    <w:div w:id="1358190690">
      <w:bodyDiv w:val="1"/>
      <w:marLeft w:val="0"/>
      <w:marRight w:val="0"/>
      <w:marTop w:val="0"/>
      <w:marBottom w:val="0"/>
      <w:divBdr>
        <w:top w:val="none" w:sz="0" w:space="0" w:color="auto"/>
        <w:left w:val="none" w:sz="0" w:space="0" w:color="auto"/>
        <w:bottom w:val="none" w:sz="0" w:space="0" w:color="auto"/>
        <w:right w:val="none" w:sz="0" w:space="0" w:color="auto"/>
      </w:divBdr>
    </w:div>
    <w:div w:id="1358510001">
      <w:bodyDiv w:val="1"/>
      <w:marLeft w:val="0"/>
      <w:marRight w:val="0"/>
      <w:marTop w:val="0"/>
      <w:marBottom w:val="0"/>
      <w:divBdr>
        <w:top w:val="none" w:sz="0" w:space="0" w:color="auto"/>
        <w:left w:val="none" w:sz="0" w:space="0" w:color="auto"/>
        <w:bottom w:val="none" w:sz="0" w:space="0" w:color="auto"/>
        <w:right w:val="none" w:sz="0" w:space="0" w:color="auto"/>
      </w:divBdr>
    </w:div>
    <w:div w:id="1358583346">
      <w:bodyDiv w:val="1"/>
      <w:marLeft w:val="0"/>
      <w:marRight w:val="0"/>
      <w:marTop w:val="0"/>
      <w:marBottom w:val="0"/>
      <w:divBdr>
        <w:top w:val="none" w:sz="0" w:space="0" w:color="auto"/>
        <w:left w:val="none" w:sz="0" w:space="0" w:color="auto"/>
        <w:bottom w:val="none" w:sz="0" w:space="0" w:color="auto"/>
        <w:right w:val="none" w:sz="0" w:space="0" w:color="auto"/>
      </w:divBdr>
    </w:div>
    <w:div w:id="1359888132">
      <w:bodyDiv w:val="1"/>
      <w:marLeft w:val="0"/>
      <w:marRight w:val="0"/>
      <w:marTop w:val="0"/>
      <w:marBottom w:val="0"/>
      <w:divBdr>
        <w:top w:val="none" w:sz="0" w:space="0" w:color="auto"/>
        <w:left w:val="none" w:sz="0" w:space="0" w:color="auto"/>
        <w:bottom w:val="none" w:sz="0" w:space="0" w:color="auto"/>
        <w:right w:val="none" w:sz="0" w:space="0" w:color="auto"/>
      </w:divBdr>
    </w:div>
    <w:div w:id="1367019376">
      <w:bodyDiv w:val="1"/>
      <w:marLeft w:val="0"/>
      <w:marRight w:val="0"/>
      <w:marTop w:val="0"/>
      <w:marBottom w:val="0"/>
      <w:divBdr>
        <w:top w:val="none" w:sz="0" w:space="0" w:color="auto"/>
        <w:left w:val="none" w:sz="0" w:space="0" w:color="auto"/>
        <w:bottom w:val="none" w:sz="0" w:space="0" w:color="auto"/>
        <w:right w:val="none" w:sz="0" w:space="0" w:color="auto"/>
      </w:divBdr>
    </w:div>
    <w:div w:id="1368988573">
      <w:bodyDiv w:val="1"/>
      <w:marLeft w:val="0"/>
      <w:marRight w:val="0"/>
      <w:marTop w:val="0"/>
      <w:marBottom w:val="0"/>
      <w:divBdr>
        <w:top w:val="none" w:sz="0" w:space="0" w:color="auto"/>
        <w:left w:val="none" w:sz="0" w:space="0" w:color="auto"/>
        <w:bottom w:val="none" w:sz="0" w:space="0" w:color="auto"/>
        <w:right w:val="none" w:sz="0" w:space="0" w:color="auto"/>
      </w:divBdr>
    </w:div>
    <w:div w:id="1372194835">
      <w:bodyDiv w:val="1"/>
      <w:marLeft w:val="0"/>
      <w:marRight w:val="0"/>
      <w:marTop w:val="0"/>
      <w:marBottom w:val="0"/>
      <w:divBdr>
        <w:top w:val="none" w:sz="0" w:space="0" w:color="auto"/>
        <w:left w:val="none" w:sz="0" w:space="0" w:color="auto"/>
        <w:bottom w:val="none" w:sz="0" w:space="0" w:color="auto"/>
        <w:right w:val="none" w:sz="0" w:space="0" w:color="auto"/>
      </w:divBdr>
    </w:div>
    <w:div w:id="1373388334">
      <w:bodyDiv w:val="1"/>
      <w:marLeft w:val="0"/>
      <w:marRight w:val="0"/>
      <w:marTop w:val="0"/>
      <w:marBottom w:val="0"/>
      <w:divBdr>
        <w:top w:val="none" w:sz="0" w:space="0" w:color="auto"/>
        <w:left w:val="none" w:sz="0" w:space="0" w:color="auto"/>
        <w:bottom w:val="none" w:sz="0" w:space="0" w:color="auto"/>
        <w:right w:val="none" w:sz="0" w:space="0" w:color="auto"/>
      </w:divBdr>
    </w:div>
    <w:div w:id="1373849812">
      <w:bodyDiv w:val="1"/>
      <w:marLeft w:val="0"/>
      <w:marRight w:val="0"/>
      <w:marTop w:val="0"/>
      <w:marBottom w:val="0"/>
      <w:divBdr>
        <w:top w:val="none" w:sz="0" w:space="0" w:color="auto"/>
        <w:left w:val="none" w:sz="0" w:space="0" w:color="auto"/>
        <w:bottom w:val="none" w:sz="0" w:space="0" w:color="auto"/>
        <w:right w:val="none" w:sz="0" w:space="0" w:color="auto"/>
      </w:divBdr>
    </w:div>
    <w:div w:id="1374309076">
      <w:bodyDiv w:val="1"/>
      <w:marLeft w:val="0"/>
      <w:marRight w:val="0"/>
      <w:marTop w:val="0"/>
      <w:marBottom w:val="0"/>
      <w:divBdr>
        <w:top w:val="none" w:sz="0" w:space="0" w:color="auto"/>
        <w:left w:val="none" w:sz="0" w:space="0" w:color="auto"/>
        <w:bottom w:val="none" w:sz="0" w:space="0" w:color="auto"/>
        <w:right w:val="none" w:sz="0" w:space="0" w:color="auto"/>
      </w:divBdr>
    </w:div>
    <w:div w:id="1385594815">
      <w:bodyDiv w:val="1"/>
      <w:marLeft w:val="0"/>
      <w:marRight w:val="0"/>
      <w:marTop w:val="0"/>
      <w:marBottom w:val="0"/>
      <w:divBdr>
        <w:top w:val="none" w:sz="0" w:space="0" w:color="auto"/>
        <w:left w:val="none" w:sz="0" w:space="0" w:color="auto"/>
        <w:bottom w:val="none" w:sz="0" w:space="0" w:color="auto"/>
        <w:right w:val="none" w:sz="0" w:space="0" w:color="auto"/>
      </w:divBdr>
    </w:div>
    <w:div w:id="1389643900">
      <w:bodyDiv w:val="1"/>
      <w:marLeft w:val="0"/>
      <w:marRight w:val="0"/>
      <w:marTop w:val="0"/>
      <w:marBottom w:val="0"/>
      <w:divBdr>
        <w:top w:val="none" w:sz="0" w:space="0" w:color="auto"/>
        <w:left w:val="none" w:sz="0" w:space="0" w:color="auto"/>
        <w:bottom w:val="none" w:sz="0" w:space="0" w:color="auto"/>
        <w:right w:val="none" w:sz="0" w:space="0" w:color="auto"/>
      </w:divBdr>
    </w:div>
    <w:div w:id="1390349641">
      <w:bodyDiv w:val="1"/>
      <w:marLeft w:val="0"/>
      <w:marRight w:val="0"/>
      <w:marTop w:val="0"/>
      <w:marBottom w:val="0"/>
      <w:divBdr>
        <w:top w:val="none" w:sz="0" w:space="0" w:color="auto"/>
        <w:left w:val="none" w:sz="0" w:space="0" w:color="auto"/>
        <w:bottom w:val="none" w:sz="0" w:space="0" w:color="auto"/>
        <w:right w:val="none" w:sz="0" w:space="0" w:color="auto"/>
      </w:divBdr>
    </w:div>
    <w:div w:id="1393578418">
      <w:bodyDiv w:val="1"/>
      <w:marLeft w:val="0"/>
      <w:marRight w:val="0"/>
      <w:marTop w:val="0"/>
      <w:marBottom w:val="0"/>
      <w:divBdr>
        <w:top w:val="none" w:sz="0" w:space="0" w:color="auto"/>
        <w:left w:val="none" w:sz="0" w:space="0" w:color="auto"/>
        <w:bottom w:val="none" w:sz="0" w:space="0" w:color="auto"/>
        <w:right w:val="none" w:sz="0" w:space="0" w:color="auto"/>
      </w:divBdr>
    </w:div>
    <w:div w:id="1396200392">
      <w:bodyDiv w:val="1"/>
      <w:marLeft w:val="0"/>
      <w:marRight w:val="0"/>
      <w:marTop w:val="0"/>
      <w:marBottom w:val="0"/>
      <w:divBdr>
        <w:top w:val="none" w:sz="0" w:space="0" w:color="auto"/>
        <w:left w:val="none" w:sz="0" w:space="0" w:color="auto"/>
        <w:bottom w:val="none" w:sz="0" w:space="0" w:color="auto"/>
        <w:right w:val="none" w:sz="0" w:space="0" w:color="auto"/>
      </w:divBdr>
    </w:div>
    <w:div w:id="1397241136">
      <w:bodyDiv w:val="1"/>
      <w:marLeft w:val="0"/>
      <w:marRight w:val="0"/>
      <w:marTop w:val="0"/>
      <w:marBottom w:val="0"/>
      <w:divBdr>
        <w:top w:val="none" w:sz="0" w:space="0" w:color="auto"/>
        <w:left w:val="none" w:sz="0" w:space="0" w:color="auto"/>
        <w:bottom w:val="none" w:sz="0" w:space="0" w:color="auto"/>
        <w:right w:val="none" w:sz="0" w:space="0" w:color="auto"/>
      </w:divBdr>
    </w:div>
    <w:div w:id="1398236903">
      <w:bodyDiv w:val="1"/>
      <w:marLeft w:val="0"/>
      <w:marRight w:val="0"/>
      <w:marTop w:val="0"/>
      <w:marBottom w:val="0"/>
      <w:divBdr>
        <w:top w:val="none" w:sz="0" w:space="0" w:color="auto"/>
        <w:left w:val="none" w:sz="0" w:space="0" w:color="auto"/>
        <w:bottom w:val="none" w:sz="0" w:space="0" w:color="auto"/>
        <w:right w:val="none" w:sz="0" w:space="0" w:color="auto"/>
      </w:divBdr>
    </w:div>
    <w:div w:id="1407414940">
      <w:bodyDiv w:val="1"/>
      <w:marLeft w:val="0"/>
      <w:marRight w:val="0"/>
      <w:marTop w:val="0"/>
      <w:marBottom w:val="0"/>
      <w:divBdr>
        <w:top w:val="none" w:sz="0" w:space="0" w:color="auto"/>
        <w:left w:val="none" w:sz="0" w:space="0" w:color="auto"/>
        <w:bottom w:val="none" w:sz="0" w:space="0" w:color="auto"/>
        <w:right w:val="none" w:sz="0" w:space="0" w:color="auto"/>
      </w:divBdr>
    </w:div>
    <w:div w:id="1411385807">
      <w:bodyDiv w:val="1"/>
      <w:marLeft w:val="0"/>
      <w:marRight w:val="0"/>
      <w:marTop w:val="0"/>
      <w:marBottom w:val="0"/>
      <w:divBdr>
        <w:top w:val="none" w:sz="0" w:space="0" w:color="auto"/>
        <w:left w:val="none" w:sz="0" w:space="0" w:color="auto"/>
        <w:bottom w:val="none" w:sz="0" w:space="0" w:color="auto"/>
        <w:right w:val="none" w:sz="0" w:space="0" w:color="auto"/>
      </w:divBdr>
    </w:div>
    <w:div w:id="1416244550">
      <w:bodyDiv w:val="1"/>
      <w:marLeft w:val="0"/>
      <w:marRight w:val="0"/>
      <w:marTop w:val="0"/>
      <w:marBottom w:val="0"/>
      <w:divBdr>
        <w:top w:val="none" w:sz="0" w:space="0" w:color="auto"/>
        <w:left w:val="none" w:sz="0" w:space="0" w:color="auto"/>
        <w:bottom w:val="none" w:sz="0" w:space="0" w:color="auto"/>
        <w:right w:val="none" w:sz="0" w:space="0" w:color="auto"/>
      </w:divBdr>
    </w:div>
    <w:div w:id="1426537505">
      <w:bodyDiv w:val="1"/>
      <w:marLeft w:val="0"/>
      <w:marRight w:val="0"/>
      <w:marTop w:val="0"/>
      <w:marBottom w:val="0"/>
      <w:divBdr>
        <w:top w:val="none" w:sz="0" w:space="0" w:color="auto"/>
        <w:left w:val="none" w:sz="0" w:space="0" w:color="auto"/>
        <w:bottom w:val="none" w:sz="0" w:space="0" w:color="auto"/>
        <w:right w:val="none" w:sz="0" w:space="0" w:color="auto"/>
      </w:divBdr>
    </w:div>
    <w:div w:id="1440685888">
      <w:bodyDiv w:val="1"/>
      <w:marLeft w:val="0"/>
      <w:marRight w:val="0"/>
      <w:marTop w:val="0"/>
      <w:marBottom w:val="0"/>
      <w:divBdr>
        <w:top w:val="none" w:sz="0" w:space="0" w:color="auto"/>
        <w:left w:val="none" w:sz="0" w:space="0" w:color="auto"/>
        <w:bottom w:val="none" w:sz="0" w:space="0" w:color="auto"/>
        <w:right w:val="none" w:sz="0" w:space="0" w:color="auto"/>
      </w:divBdr>
    </w:div>
    <w:div w:id="1448962756">
      <w:bodyDiv w:val="1"/>
      <w:marLeft w:val="0"/>
      <w:marRight w:val="0"/>
      <w:marTop w:val="0"/>
      <w:marBottom w:val="0"/>
      <w:divBdr>
        <w:top w:val="none" w:sz="0" w:space="0" w:color="auto"/>
        <w:left w:val="none" w:sz="0" w:space="0" w:color="auto"/>
        <w:bottom w:val="none" w:sz="0" w:space="0" w:color="auto"/>
        <w:right w:val="none" w:sz="0" w:space="0" w:color="auto"/>
      </w:divBdr>
    </w:div>
    <w:div w:id="1458447278">
      <w:bodyDiv w:val="1"/>
      <w:marLeft w:val="0"/>
      <w:marRight w:val="0"/>
      <w:marTop w:val="0"/>
      <w:marBottom w:val="0"/>
      <w:divBdr>
        <w:top w:val="none" w:sz="0" w:space="0" w:color="auto"/>
        <w:left w:val="none" w:sz="0" w:space="0" w:color="auto"/>
        <w:bottom w:val="none" w:sz="0" w:space="0" w:color="auto"/>
        <w:right w:val="none" w:sz="0" w:space="0" w:color="auto"/>
      </w:divBdr>
    </w:div>
    <w:div w:id="1463185478">
      <w:bodyDiv w:val="1"/>
      <w:marLeft w:val="0"/>
      <w:marRight w:val="0"/>
      <w:marTop w:val="0"/>
      <w:marBottom w:val="0"/>
      <w:divBdr>
        <w:top w:val="none" w:sz="0" w:space="0" w:color="auto"/>
        <w:left w:val="none" w:sz="0" w:space="0" w:color="auto"/>
        <w:bottom w:val="none" w:sz="0" w:space="0" w:color="auto"/>
        <w:right w:val="none" w:sz="0" w:space="0" w:color="auto"/>
      </w:divBdr>
    </w:div>
    <w:div w:id="1474181726">
      <w:bodyDiv w:val="1"/>
      <w:marLeft w:val="0"/>
      <w:marRight w:val="0"/>
      <w:marTop w:val="0"/>
      <w:marBottom w:val="0"/>
      <w:divBdr>
        <w:top w:val="none" w:sz="0" w:space="0" w:color="auto"/>
        <w:left w:val="none" w:sz="0" w:space="0" w:color="auto"/>
        <w:bottom w:val="none" w:sz="0" w:space="0" w:color="auto"/>
        <w:right w:val="none" w:sz="0" w:space="0" w:color="auto"/>
      </w:divBdr>
    </w:div>
    <w:div w:id="1474328179">
      <w:bodyDiv w:val="1"/>
      <w:marLeft w:val="0"/>
      <w:marRight w:val="0"/>
      <w:marTop w:val="0"/>
      <w:marBottom w:val="0"/>
      <w:divBdr>
        <w:top w:val="none" w:sz="0" w:space="0" w:color="auto"/>
        <w:left w:val="none" w:sz="0" w:space="0" w:color="auto"/>
        <w:bottom w:val="none" w:sz="0" w:space="0" w:color="auto"/>
        <w:right w:val="none" w:sz="0" w:space="0" w:color="auto"/>
      </w:divBdr>
    </w:div>
    <w:div w:id="1475491415">
      <w:bodyDiv w:val="1"/>
      <w:marLeft w:val="0"/>
      <w:marRight w:val="0"/>
      <w:marTop w:val="0"/>
      <w:marBottom w:val="0"/>
      <w:divBdr>
        <w:top w:val="none" w:sz="0" w:space="0" w:color="auto"/>
        <w:left w:val="none" w:sz="0" w:space="0" w:color="auto"/>
        <w:bottom w:val="none" w:sz="0" w:space="0" w:color="auto"/>
        <w:right w:val="none" w:sz="0" w:space="0" w:color="auto"/>
      </w:divBdr>
    </w:div>
    <w:div w:id="1484465849">
      <w:bodyDiv w:val="1"/>
      <w:marLeft w:val="0"/>
      <w:marRight w:val="0"/>
      <w:marTop w:val="0"/>
      <w:marBottom w:val="0"/>
      <w:divBdr>
        <w:top w:val="none" w:sz="0" w:space="0" w:color="auto"/>
        <w:left w:val="none" w:sz="0" w:space="0" w:color="auto"/>
        <w:bottom w:val="none" w:sz="0" w:space="0" w:color="auto"/>
        <w:right w:val="none" w:sz="0" w:space="0" w:color="auto"/>
      </w:divBdr>
    </w:div>
    <w:div w:id="1491671972">
      <w:bodyDiv w:val="1"/>
      <w:marLeft w:val="0"/>
      <w:marRight w:val="0"/>
      <w:marTop w:val="0"/>
      <w:marBottom w:val="0"/>
      <w:divBdr>
        <w:top w:val="none" w:sz="0" w:space="0" w:color="auto"/>
        <w:left w:val="none" w:sz="0" w:space="0" w:color="auto"/>
        <w:bottom w:val="none" w:sz="0" w:space="0" w:color="auto"/>
        <w:right w:val="none" w:sz="0" w:space="0" w:color="auto"/>
      </w:divBdr>
    </w:div>
    <w:div w:id="1492061461">
      <w:bodyDiv w:val="1"/>
      <w:marLeft w:val="0"/>
      <w:marRight w:val="0"/>
      <w:marTop w:val="0"/>
      <w:marBottom w:val="0"/>
      <w:divBdr>
        <w:top w:val="none" w:sz="0" w:space="0" w:color="auto"/>
        <w:left w:val="none" w:sz="0" w:space="0" w:color="auto"/>
        <w:bottom w:val="none" w:sz="0" w:space="0" w:color="auto"/>
        <w:right w:val="none" w:sz="0" w:space="0" w:color="auto"/>
      </w:divBdr>
    </w:div>
    <w:div w:id="1500775964">
      <w:bodyDiv w:val="1"/>
      <w:marLeft w:val="0"/>
      <w:marRight w:val="0"/>
      <w:marTop w:val="0"/>
      <w:marBottom w:val="0"/>
      <w:divBdr>
        <w:top w:val="none" w:sz="0" w:space="0" w:color="auto"/>
        <w:left w:val="none" w:sz="0" w:space="0" w:color="auto"/>
        <w:bottom w:val="none" w:sz="0" w:space="0" w:color="auto"/>
        <w:right w:val="none" w:sz="0" w:space="0" w:color="auto"/>
      </w:divBdr>
    </w:div>
    <w:div w:id="1504009187">
      <w:bodyDiv w:val="1"/>
      <w:marLeft w:val="0"/>
      <w:marRight w:val="0"/>
      <w:marTop w:val="0"/>
      <w:marBottom w:val="0"/>
      <w:divBdr>
        <w:top w:val="none" w:sz="0" w:space="0" w:color="auto"/>
        <w:left w:val="none" w:sz="0" w:space="0" w:color="auto"/>
        <w:bottom w:val="none" w:sz="0" w:space="0" w:color="auto"/>
        <w:right w:val="none" w:sz="0" w:space="0" w:color="auto"/>
      </w:divBdr>
    </w:div>
    <w:div w:id="1517036591">
      <w:bodyDiv w:val="1"/>
      <w:marLeft w:val="0"/>
      <w:marRight w:val="0"/>
      <w:marTop w:val="0"/>
      <w:marBottom w:val="0"/>
      <w:divBdr>
        <w:top w:val="none" w:sz="0" w:space="0" w:color="auto"/>
        <w:left w:val="none" w:sz="0" w:space="0" w:color="auto"/>
        <w:bottom w:val="none" w:sz="0" w:space="0" w:color="auto"/>
        <w:right w:val="none" w:sz="0" w:space="0" w:color="auto"/>
      </w:divBdr>
    </w:div>
    <w:div w:id="1526483188">
      <w:bodyDiv w:val="1"/>
      <w:marLeft w:val="0"/>
      <w:marRight w:val="0"/>
      <w:marTop w:val="0"/>
      <w:marBottom w:val="0"/>
      <w:divBdr>
        <w:top w:val="none" w:sz="0" w:space="0" w:color="auto"/>
        <w:left w:val="none" w:sz="0" w:space="0" w:color="auto"/>
        <w:bottom w:val="none" w:sz="0" w:space="0" w:color="auto"/>
        <w:right w:val="none" w:sz="0" w:space="0" w:color="auto"/>
      </w:divBdr>
    </w:div>
    <w:div w:id="1529567769">
      <w:bodyDiv w:val="1"/>
      <w:marLeft w:val="0"/>
      <w:marRight w:val="0"/>
      <w:marTop w:val="0"/>
      <w:marBottom w:val="0"/>
      <w:divBdr>
        <w:top w:val="none" w:sz="0" w:space="0" w:color="auto"/>
        <w:left w:val="none" w:sz="0" w:space="0" w:color="auto"/>
        <w:bottom w:val="none" w:sz="0" w:space="0" w:color="auto"/>
        <w:right w:val="none" w:sz="0" w:space="0" w:color="auto"/>
      </w:divBdr>
    </w:div>
    <w:div w:id="1535926475">
      <w:bodyDiv w:val="1"/>
      <w:marLeft w:val="0"/>
      <w:marRight w:val="0"/>
      <w:marTop w:val="0"/>
      <w:marBottom w:val="0"/>
      <w:divBdr>
        <w:top w:val="none" w:sz="0" w:space="0" w:color="auto"/>
        <w:left w:val="none" w:sz="0" w:space="0" w:color="auto"/>
        <w:bottom w:val="none" w:sz="0" w:space="0" w:color="auto"/>
        <w:right w:val="none" w:sz="0" w:space="0" w:color="auto"/>
      </w:divBdr>
    </w:div>
    <w:div w:id="1536187164">
      <w:bodyDiv w:val="1"/>
      <w:marLeft w:val="0"/>
      <w:marRight w:val="0"/>
      <w:marTop w:val="0"/>
      <w:marBottom w:val="0"/>
      <w:divBdr>
        <w:top w:val="none" w:sz="0" w:space="0" w:color="auto"/>
        <w:left w:val="none" w:sz="0" w:space="0" w:color="auto"/>
        <w:bottom w:val="none" w:sz="0" w:space="0" w:color="auto"/>
        <w:right w:val="none" w:sz="0" w:space="0" w:color="auto"/>
      </w:divBdr>
    </w:div>
    <w:div w:id="1537502240">
      <w:bodyDiv w:val="1"/>
      <w:marLeft w:val="0"/>
      <w:marRight w:val="0"/>
      <w:marTop w:val="0"/>
      <w:marBottom w:val="0"/>
      <w:divBdr>
        <w:top w:val="none" w:sz="0" w:space="0" w:color="auto"/>
        <w:left w:val="none" w:sz="0" w:space="0" w:color="auto"/>
        <w:bottom w:val="none" w:sz="0" w:space="0" w:color="auto"/>
        <w:right w:val="none" w:sz="0" w:space="0" w:color="auto"/>
      </w:divBdr>
    </w:div>
    <w:div w:id="1543590456">
      <w:bodyDiv w:val="1"/>
      <w:marLeft w:val="0"/>
      <w:marRight w:val="0"/>
      <w:marTop w:val="0"/>
      <w:marBottom w:val="0"/>
      <w:divBdr>
        <w:top w:val="none" w:sz="0" w:space="0" w:color="auto"/>
        <w:left w:val="none" w:sz="0" w:space="0" w:color="auto"/>
        <w:bottom w:val="none" w:sz="0" w:space="0" w:color="auto"/>
        <w:right w:val="none" w:sz="0" w:space="0" w:color="auto"/>
      </w:divBdr>
    </w:div>
    <w:div w:id="1544318901">
      <w:bodyDiv w:val="1"/>
      <w:marLeft w:val="0"/>
      <w:marRight w:val="0"/>
      <w:marTop w:val="0"/>
      <w:marBottom w:val="0"/>
      <w:divBdr>
        <w:top w:val="none" w:sz="0" w:space="0" w:color="auto"/>
        <w:left w:val="none" w:sz="0" w:space="0" w:color="auto"/>
        <w:bottom w:val="none" w:sz="0" w:space="0" w:color="auto"/>
        <w:right w:val="none" w:sz="0" w:space="0" w:color="auto"/>
      </w:divBdr>
    </w:div>
    <w:div w:id="1545672158">
      <w:bodyDiv w:val="1"/>
      <w:marLeft w:val="0"/>
      <w:marRight w:val="0"/>
      <w:marTop w:val="0"/>
      <w:marBottom w:val="0"/>
      <w:divBdr>
        <w:top w:val="none" w:sz="0" w:space="0" w:color="auto"/>
        <w:left w:val="none" w:sz="0" w:space="0" w:color="auto"/>
        <w:bottom w:val="none" w:sz="0" w:space="0" w:color="auto"/>
        <w:right w:val="none" w:sz="0" w:space="0" w:color="auto"/>
      </w:divBdr>
    </w:div>
    <w:div w:id="1546209382">
      <w:bodyDiv w:val="1"/>
      <w:marLeft w:val="0"/>
      <w:marRight w:val="0"/>
      <w:marTop w:val="0"/>
      <w:marBottom w:val="0"/>
      <w:divBdr>
        <w:top w:val="none" w:sz="0" w:space="0" w:color="auto"/>
        <w:left w:val="none" w:sz="0" w:space="0" w:color="auto"/>
        <w:bottom w:val="none" w:sz="0" w:space="0" w:color="auto"/>
        <w:right w:val="none" w:sz="0" w:space="0" w:color="auto"/>
      </w:divBdr>
    </w:div>
    <w:div w:id="1551459563">
      <w:bodyDiv w:val="1"/>
      <w:marLeft w:val="0"/>
      <w:marRight w:val="0"/>
      <w:marTop w:val="0"/>
      <w:marBottom w:val="0"/>
      <w:divBdr>
        <w:top w:val="none" w:sz="0" w:space="0" w:color="auto"/>
        <w:left w:val="none" w:sz="0" w:space="0" w:color="auto"/>
        <w:bottom w:val="none" w:sz="0" w:space="0" w:color="auto"/>
        <w:right w:val="none" w:sz="0" w:space="0" w:color="auto"/>
      </w:divBdr>
    </w:div>
    <w:div w:id="1554152765">
      <w:bodyDiv w:val="1"/>
      <w:marLeft w:val="0"/>
      <w:marRight w:val="0"/>
      <w:marTop w:val="0"/>
      <w:marBottom w:val="0"/>
      <w:divBdr>
        <w:top w:val="none" w:sz="0" w:space="0" w:color="auto"/>
        <w:left w:val="none" w:sz="0" w:space="0" w:color="auto"/>
        <w:bottom w:val="none" w:sz="0" w:space="0" w:color="auto"/>
        <w:right w:val="none" w:sz="0" w:space="0" w:color="auto"/>
      </w:divBdr>
    </w:div>
    <w:div w:id="1559319663">
      <w:bodyDiv w:val="1"/>
      <w:marLeft w:val="0"/>
      <w:marRight w:val="0"/>
      <w:marTop w:val="0"/>
      <w:marBottom w:val="0"/>
      <w:divBdr>
        <w:top w:val="none" w:sz="0" w:space="0" w:color="auto"/>
        <w:left w:val="none" w:sz="0" w:space="0" w:color="auto"/>
        <w:bottom w:val="none" w:sz="0" w:space="0" w:color="auto"/>
        <w:right w:val="none" w:sz="0" w:space="0" w:color="auto"/>
      </w:divBdr>
    </w:div>
    <w:div w:id="1560095948">
      <w:bodyDiv w:val="1"/>
      <w:marLeft w:val="0"/>
      <w:marRight w:val="0"/>
      <w:marTop w:val="0"/>
      <w:marBottom w:val="0"/>
      <w:divBdr>
        <w:top w:val="none" w:sz="0" w:space="0" w:color="auto"/>
        <w:left w:val="none" w:sz="0" w:space="0" w:color="auto"/>
        <w:bottom w:val="none" w:sz="0" w:space="0" w:color="auto"/>
        <w:right w:val="none" w:sz="0" w:space="0" w:color="auto"/>
      </w:divBdr>
    </w:div>
    <w:div w:id="1569655453">
      <w:bodyDiv w:val="1"/>
      <w:marLeft w:val="0"/>
      <w:marRight w:val="0"/>
      <w:marTop w:val="0"/>
      <w:marBottom w:val="0"/>
      <w:divBdr>
        <w:top w:val="none" w:sz="0" w:space="0" w:color="auto"/>
        <w:left w:val="none" w:sz="0" w:space="0" w:color="auto"/>
        <w:bottom w:val="none" w:sz="0" w:space="0" w:color="auto"/>
        <w:right w:val="none" w:sz="0" w:space="0" w:color="auto"/>
      </w:divBdr>
    </w:div>
    <w:div w:id="1576477660">
      <w:bodyDiv w:val="1"/>
      <w:marLeft w:val="0"/>
      <w:marRight w:val="0"/>
      <w:marTop w:val="0"/>
      <w:marBottom w:val="0"/>
      <w:divBdr>
        <w:top w:val="none" w:sz="0" w:space="0" w:color="auto"/>
        <w:left w:val="none" w:sz="0" w:space="0" w:color="auto"/>
        <w:bottom w:val="none" w:sz="0" w:space="0" w:color="auto"/>
        <w:right w:val="none" w:sz="0" w:space="0" w:color="auto"/>
      </w:divBdr>
    </w:div>
    <w:div w:id="1577321742">
      <w:bodyDiv w:val="1"/>
      <w:marLeft w:val="0"/>
      <w:marRight w:val="0"/>
      <w:marTop w:val="0"/>
      <w:marBottom w:val="0"/>
      <w:divBdr>
        <w:top w:val="none" w:sz="0" w:space="0" w:color="auto"/>
        <w:left w:val="none" w:sz="0" w:space="0" w:color="auto"/>
        <w:bottom w:val="none" w:sz="0" w:space="0" w:color="auto"/>
        <w:right w:val="none" w:sz="0" w:space="0" w:color="auto"/>
      </w:divBdr>
    </w:div>
    <w:div w:id="1579634902">
      <w:bodyDiv w:val="1"/>
      <w:marLeft w:val="0"/>
      <w:marRight w:val="0"/>
      <w:marTop w:val="0"/>
      <w:marBottom w:val="0"/>
      <w:divBdr>
        <w:top w:val="none" w:sz="0" w:space="0" w:color="auto"/>
        <w:left w:val="none" w:sz="0" w:space="0" w:color="auto"/>
        <w:bottom w:val="none" w:sz="0" w:space="0" w:color="auto"/>
        <w:right w:val="none" w:sz="0" w:space="0" w:color="auto"/>
      </w:divBdr>
    </w:div>
    <w:div w:id="1581062201">
      <w:bodyDiv w:val="1"/>
      <w:marLeft w:val="0"/>
      <w:marRight w:val="0"/>
      <w:marTop w:val="0"/>
      <w:marBottom w:val="0"/>
      <w:divBdr>
        <w:top w:val="none" w:sz="0" w:space="0" w:color="auto"/>
        <w:left w:val="none" w:sz="0" w:space="0" w:color="auto"/>
        <w:bottom w:val="none" w:sz="0" w:space="0" w:color="auto"/>
        <w:right w:val="none" w:sz="0" w:space="0" w:color="auto"/>
      </w:divBdr>
    </w:div>
    <w:div w:id="1589266513">
      <w:bodyDiv w:val="1"/>
      <w:marLeft w:val="0"/>
      <w:marRight w:val="0"/>
      <w:marTop w:val="0"/>
      <w:marBottom w:val="0"/>
      <w:divBdr>
        <w:top w:val="none" w:sz="0" w:space="0" w:color="auto"/>
        <w:left w:val="none" w:sz="0" w:space="0" w:color="auto"/>
        <w:bottom w:val="none" w:sz="0" w:space="0" w:color="auto"/>
        <w:right w:val="none" w:sz="0" w:space="0" w:color="auto"/>
      </w:divBdr>
    </w:div>
    <w:div w:id="1589803933">
      <w:bodyDiv w:val="1"/>
      <w:marLeft w:val="0"/>
      <w:marRight w:val="0"/>
      <w:marTop w:val="0"/>
      <w:marBottom w:val="0"/>
      <w:divBdr>
        <w:top w:val="none" w:sz="0" w:space="0" w:color="auto"/>
        <w:left w:val="none" w:sz="0" w:space="0" w:color="auto"/>
        <w:bottom w:val="none" w:sz="0" w:space="0" w:color="auto"/>
        <w:right w:val="none" w:sz="0" w:space="0" w:color="auto"/>
      </w:divBdr>
    </w:div>
    <w:div w:id="1597324223">
      <w:bodyDiv w:val="1"/>
      <w:marLeft w:val="0"/>
      <w:marRight w:val="0"/>
      <w:marTop w:val="0"/>
      <w:marBottom w:val="0"/>
      <w:divBdr>
        <w:top w:val="none" w:sz="0" w:space="0" w:color="auto"/>
        <w:left w:val="none" w:sz="0" w:space="0" w:color="auto"/>
        <w:bottom w:val="none" w:sz="0" w:space="0" w:color="auto"/>
        <w:right w:val="none" w:sz="0" w:space="0" w:color="auto"/>
      </w:divBdr>
    </w:div>
    <w:div w:id="1597708592">
      <w:bodyDiv w:val="1"/>
      <w:marLeft w:val="0"/>
      <w:marRight w:val="0"/>
      <w:marTop w:val="0"/>
      <w:marBottom w:val="0"/>
      <w:divBdr>
        <w:top w:val="none" w:sz="0" w:space="0" w:color="auto"/>
        <w:left w:val="none" w:sz="0" w:space="0" w:color="auto"/>
        <w:bottom w:val="none" w:sz="0" w:space="0" w:color="auto"/>
        <w:right w:val="none" w:sz="0" w:space="0" w:color="auto"/>
      </w:divBdr>
    </w:div>
    <w:div w:id="1602303369">
      <w:bodyDiv w:val="1"/>
      <w:marLeft w:val="0"/>
      <w:marRight w:val="0"/>
      <w:marTop w:val="0"/>
      <w:marBottom w:val="0"/>
      <w:divBdr>
        <w:top w:val="none" w:sz="0" w:space="0" w:color="auto"/>
        <w:left w:val="none" w:sz="0" w:space="0" w:color="auto"/>
        <w:bottom w:val="none" w:sz="0" w:space="0" w:color="auto"/>
        <w:right w:val="none" w:sz="0" w:space="0" w:color="auto"/>
      </w:divBdr>
    </w:div>
    <w:div w:id="1612085792">
      <w:bodyDiv w:val="1"/>
      <w:marLeft w:val="0"/>
      <w:marRight w:val="0"/>
      <w:marTop w:val="0"/>
      <w:marBottom w:val="0"/>
      <w:divBdr>
        <w:top w:val="none" w:sz="0" w:space="0" w:color="auto"/>
        <w:left w:val="none" w:sz="0" w:space="0" w:color="auto"/>
        <w:bottom w:val="none" w:sz="0" w:space="0" w:color="auto"/>
        <w:right w:val="none" w:sz="0" w:space="0" w:color="auto"/>
      </w:divBdr>
    </w:div>
    <w:div w:id="1617443308">
      <w:bodyDiv w:val="1"/>
      <w:marLeft w:val="0"/>
      <w:marRight w:val="0"/>
      <w:marTop w:val="0"/>
      <w:marBottom w:val="0"/>
      <w:divBdr>
        <w:top w:val="none" w:sz="0" w:space="0" w:color="auto"/>
        <w:left w:val="none" w:sz="0" w:space="0" w:color="auto"/>
        <w:bottom w:val="none" w:sz="0" w:space="0" w:color="auto"/>
        <w:right w:val="none" w:sz="0" w:space="0" w:color="auto"/>
      </w:divBdr>
    </w:div>
    <w:div w:id="1622834066">
      <w:bodyDiv w:val="1"/>
      <w:marLeft w:val="0"/>
      <w:marRight w:val="0"/>
      <w:marTop w:val="0"/>
      <w:marBottom w:val="0"/>
      <w:divBdr>
        <w:top w:val="none" w:sz="0" w:space="0" w:color="auto"/>
        <w:left w:val="none" w:sz="0" w:space="0" w:color="auto"/>
        <w:bottom w:val="none" w:sz="0" w:space="0" w:color="auto"/>
        <w:right w:val="none" w:sz="0" w:space="0" w:color="auto"/>
      </w:divBdr>
    </w:div>
    <w:div w:id="1624310263">
      <w:bodyDiv w:val="1"/>
      <w:marLeft w:val="0"/>
      <w:marRight w:val="0"/>
      <w:marTop w:val="0"/>
      <w:marBottom w:val="0"/>
      <w:divBdr>
        <w:top w:val="none" w:sz="0" w:space="0" w:color="auto"/>
        <w:left w:val="none" w:sz="0" w:space="0" w:color="auto"/>
        <w:bottom w:val="none" w:sz="0" w:space="0" w:color="auto"/>
        <w:right w:val="none" w:sz="0" w:space="0" w:color="auto"/>
      </w:divBdr>
    </w:div>
    <w:div w:id="1627857953">
      <w:bodyDiv w:val="1"/>
      <w:marLeft w:val="0"/>
      <w:marRight w:val="0"/>
      <w:marTop w:val="0"/>
      <w:marBottom w:val="0"/>
      <w:divBdr>
        <w:top w:val="none" w:sz="0" w:space="0" w:color="auto"/>
        <w:left w:val="none" w:sz="0" w:space="0" w:color="auto"/>
        <w:bottom w:val="none" w:sz="0" w:space="0" w:color="auto"/>
        <w:right w:val="none" w:sz="0" w:space="0" w:color="auto"/>
      </w:divBdr>
    </w:div>
    <w:div w:id="1630358633">
      <w:bodyDiv w:val="1"/>
      <w:marLeft w:val="0"/>
      <w:marRight w:val="0"/>
      <w:marTop w:val="0"/>
      <w:marBottom w:val="0"/>
      <w:divBdr>
        <w:top w:val="none" w:sz="0" w:space="0" w:color="auto"/>
        <w:left w:val="none" w:sz="0" w:space="0" w:color="auto"/>
        <w:bottom w:val="none" w:sz="0" w:space="0" w:color="auto"/>
        <w:right w:val="none" w:sz="0" w:space="0" w:color="auto"/>
      </w:divBdr>
    </w:div>
    <w:div w:id="1630435997">
      <w:bodyDiv w:val="1"/>
      <w:marLeft w:val="0"/>
      <w:marRight w:val="0"/>
      <w:marTop w:val="0"/>
      <w:marBottom w:val="0"/>
      <w:divBdr>
        <w:top w:val="none" w:sz="0" w:space="0" w:color="auto"/>
        <w:left w:val="none" w:sz="0" w:space="0" w:color="auto"/>
        <w:bottom w:val="none" w:sz="0" w:space="0" w:color="auto"/>
        <w:right w:val="none" w:sz="0" w:space="0" w:color="auto"/>
      </w:divBdr>
    </w:div>
    <w:div w:id="1636644706">
      <w:bodyDiv w:val="1"/>
      <w:marLeft w:val="0"/>
      <w:marRight w:val="0"/>
      <w:marTop w:val="0"/>
      <w:marBottom w:val="0"/>
      <w:divBdr>
        <w:top w:val="none" w:sz="0" w:space="0" w:color="auto"/>
        <w:left w:val="none" w:sz="0" w:space="0" w:color="auto"/>
        <w:bottom w:val="none" w:sz="0" w:space="0" w:color="auto"/>
        <w:right w:val="none" w:sz="0" w:space="0" w:color="auto"/>
      </w:divBdr>
    </w:div>
    <w:div w:id="1641812689">
      <w:bodyDiv w:val="1"/>
      <w:marLeft w:val="0"/>
      <w:marRight w:val="0"/>
      <w:marTop w:val="0"/>
      <w:marBottom w:val="0"/>
      <w:divBdr>
        <w:top w:val="none" w:sz="0" w:space="0" w:color="auto"/>
        <w:left w:val="none" w:sz="0" w:space="0" w:color="auto"/>
        <w:bottom w:val="none" w:sz="0" w:space="0" w:color="auto"/>
        <w:right w:val="none" w:sz="0" w:space="0" w:color="auto"/>
      </w:divBdr>
    </w:div>
    <w:div w:id="1643577956">
      <w:bodyDiv w:val="1"/>
      <w:marLeft w:val="0"/>
      <w:marRight w:val="0"/>
      <w:marTop w:val="0"/>
      <w:marBottom w:val="0"/>
      <w:divBdr>
        <w:top w:val="none" w:sz="0" w:space="0" w:color="auto"/>
        <w:left w:val="none" w:sz="0" w:space="0" w:color="auto"/>
        <w:bottom w:val="none" w:sz="0" w:space="0" w:color="auto"/>
        <w:right w:val="none" w:sz="0" w:space="0" w:color="auto"/>
      </w:divBdr>
    </w:div>
    <w:div w:id="1647978356">
      <w:bodyDiv w:val="1"/>
      <w:marLeft w:val="0"/>
      <w:marRight w:val="0"/>
      <w:marTop w:val="0"/>
      <w:marBottom w:val="0"/>
      <w:divBdr>
        <w:top w:val="none" w:sz="0" w:space="0" w:color="auto"/>
        <w:left w:val="none" w:sz="0" w:space="0" w:color="auto"/>
        <w:bottom w:val="none" w:sz="0" w:space="0" w:color="auto"/>
        <w:right w:val="none" w:sz="0" w:space="0" w:color="auto"/>
      </w:divBdr>
    </w:div>
    <w:div w:id="1649631055">
      <w:bodyDiv w:val="1"/>
      <w:marLeft w:val="0"/>
      <w:marRight w:val="0"/>
      <w:marTop w:val="0"/>
      <w:marBottom w:val="0"/>
      <w:divBdr>
        <w:top w:val="none" w:sz="0" w:space="0" w:color="auto"/>
        <w:left w:val="none" w:sz="0" w:space="0" w:color="auto"/>
        <w:bottom w:val="none" w:sz="0" w:space="0" w:color="auto"/>
        <w:right w:val="none" w:sz="0" w:space="0" w:color="auto"/>
      </w:divBdr>
    </w:div>
    <w:div w:id="1657296535">
      <w:bodyDiv w:val="1"/>
      <w:marLeft w:val="0"/>
      <w:marRight w:val="0"/>
      <w:marTop w:val="0"/>
      <w:marBottom w:val="0"/>
      <w:divBdr>
        <w:top w:val="none" w:sz="0" w:space="0" w:color="auto"/>
        <w:left w:val="none" w:sz="0" w:space="0" w:color="auto"/>
        <w:bottom w:val="none" w:sz="0" w:space="0" w:color="auto"/>
        <w:right w:val="none" w:sz="0" w:space="0" w:color="auto"/>
      </w:divBdr>
    </w:div>
    <w:div w:id="1657487154">
      <w:bodyDiv w:val="1"/>
      <w:marLeft w:val="0"/>
      <w:marRight w:val="0"/>
      <w:marTop w:val="0"/>
      <w:marBottom w:val="0"/>
      <w:divBdr>
        <w:top w:val="none" w:sz="0" w:space="0" w:color="auto"/>
        <w:left w:val="none" w:sz="0" w:space="0" w:color="auto"/>
        <w:bottom w:val="none" w:sz="0" w:space="0" w:color="auto"/>
        <w:right w:val="none" w:sz="0" w:space="0" w:color="auto"/>
      </w:divBdr>
    </w:div>
    <w:div w:id="1659308165">
      <w:bodyDiv w:val="1"/>
      <w:marLeft w:val="0"/>
      <w:marRight w:val="0"/>
      <w:marTop w:val="0"/>
      <w:marBottom w:val="0"/>
      <w:divBdr>
        <w:top w:val="none" w:sz="0" w:space="0" w:color="auto"/>
        <w:left w:val="none" w:sz="0" w:space="0" w:color="auto"/>
        <w:bottom w:val="none" w:sz="0" w:space="0" w:color="auto"/>
        <w:right w:val="none" w:sz="0" w:space="0" w:color="auto"/>
      </w:divBdr>
    </w:div>
    <w:div w:id="1665158813">
      <w:bodyDiv w:val="1"/>
      <w:marLeft w:val="0"/>
      <w:marRight w:val="0"/>
      <w:marTop w:val="0"/>
      <w:marBottom w:val="0"/>
      <w:divBdr>
        <w:top w:val="none" w:sz="0" w:space="0" w:color="auto"/>
        <w:left w:val="none" w:sz="0" w:space="0" w:color="auto"/>
        <w:bottom w:val="none" w:sz="0" w:space="0" w:color="auto"/>
        <w:right w:val="none" w:sz="0" w:space="0" w:color="auto"/>
      </w:divBdr>
    </w:div>
    <w:div w:id="1671715896">
      <w:bodyDiv w:val="1"/>
      <w:marLeft w:val="0"/>
      <w:marRight w:val="0"/>
      <w:marTop w:val="0"/>
      <w:marBottom w:val="0"/>
      <w:divBdr>
        <w:top w:val="none" w:sz="0" w:space="0" w:color="auto"/>
        <w:left w:val="none" w:sz="0" w:space="0" w:color="auto"/>
        <w:bottom w:val="none" w:sz="0" w:space="0" w:color="auto"/>
        <w:right w:val="none" w:sz="0" w:space="0" w:color="auto"/>
      </w:divBdr>
    </w:div>
    <w:div w:id="1681353072">
      <w:bodyDiv w:val="1"/>
      <w:marLeft w:val="0"/>
      <w:marRight w:val="0"/>
      <w:marTop w:val="0"/>
      <w:marBottom w:val="0"/>
      <w:divBdr>
        <w:top w:val="none" w:sz="0" w:space="0" w:color="auto"/>
        <w:left w:val="none" w:sz="0" w:space="0" w:color="auto"/>
        <w:bottom w:val="none" w:sz="0" w:space="0" w:color="auto"/>
        <w:right w:val="none" w:sz="0" w:space="0" w:color="auto"/>
      </w:divBdr>
    </w:div>
    <w:div w:id="1689483449">
      <w:bodyDiv w:val="1"/>
      <w:marLeft w:val="0"/>
      <w:marRight w:val="0"/>
      <w:marTop w:val="0"/>
      <w:marBottom w:val="0"/>
      <w:divBdr>
        <w:top w:val="none" w:sz="0" w:space="0" w:color="auto"/>
        <w:left w:val="none" w:sz="0" w:space="0" w:color="auto"/>
        <w:bottom w:val="none" w:sz="0" w:space="0" w:color="auto"/>
        <w:right w:val="none" w:sz="0" w:space="0" w:color="auto"/>
      </w:divBdr>
    </w:div>
    <w:div w:id="1695572061">
      <w:bodyDiv w:val="1"/>
      <w:marLeft w:val="0"/>
      <w:marRight w:val="0"/>
      <w:marTop w:val="0"/>
      <w:marBottom w:val="0"/>
      <w:divBdr>
        <w:top w:val="none" w:sz="0" w:space="0" w:color="auto"/>
        <w:left w:val="none" w:sz="0" w:space="0" w:color="auto"/>
        <w:bottom w:val="none" w:sz="0" w:space="0" w:color="auto"/>
        <w:right w:val="none" w:sz="0" w:space="0" w:color="auto"/>
      </w:divBdr>
    </w:div>
    <w:div w:id="1701007178">
      <w:bodyDiv w:val="1"/>
      <w:marLeft w:val="0"/>
      <w:marRight w:val="0"/>
      <w:marTop w:val="0"/>
      <w:marBottom w:val="0"/>
      <w:divBdr>
        <w:top w:val="none" w:sz="0" w:space="0" w:color="auto"/>
        <w:left w:val="none" w:sz="0" w:space="0" w:color="auto"/>
        <w:bottom w:val="none" w:sz="0" w:space="0" w:color="auto"/>
        <w:right w:val="none" w:sz="0" w:space="0" w:color="auto"/>
      </w:divBdr>
    </w:div>
    <w:div w:id="1704592347">
      <w:bodyDiv w:val="1"/>
      <w:marLeft w:val="0"/>
      <w:marRight w:val="0"/>
      <w:marTop w:val="0"/>
      <w:marBottom w:val="0"/>
      <w:divBdr>
        <w:top w:val="none" w:sz="0" w:space="0" w:color="auto"/>
        <w:left w:val="none" w:sz="0" w:space="0" w:color="auto"/>
        <w:bottom w:val="none" w:sz="0" w:space="0" w:color="auto"/>
        <w:right w:val="none" w:sz="0" w:space="0" w:color="auto"/>
      </w:divBdr>
    </w:div>
    <w:div w:id="1707877094">
      <w:bodyDiv w:val="1"/>
      <w:marLeft w:val="0"/>
      <w:marRight w:val="0"/>
      <w:marTop w:val="0"/>
      <w:marBottom w:val="0"/>
      <w:divBdr>
        <w:top w:val="none" w:sz="0" w:space="0" w:color="auto"/>
        <w:left w:val="none" w:sz="0" w:space="0" w:color="auto"/>
        <w:bottom w:val="none" w:sz="0" w:space="0" w:color="auto"/>
        <w:right w:val="none" w:sz="0" w:space="0" w:color="auto"/>
      </w:divBdr>
    </w:div>
    <w:div w:id="1709139225">
      <w:bodyDiv w:val="1"/>
      <w:marLeft w:val="0"/>
      <w:marRight w:val="0"/>
      <w:marTop w:val="0"/>
      <w:marBottom w:val="0"/>
      <w:divBdr>
        <w:top w:val="none" w:sz="0" w:space="0" w:color="auto"/>
        <w:left w:val="none" w:sz="0" w:space="0" w:color="auto"/>
        <w:bottom w:val="none" w:sz="0" w:space="0" w:color="auto"/>
        <w:right w:val="none" w:sz="0" w:space="0" w:color="auto"/>
      </w:divBdr>
    </w:div>
    <w:div w:id="1709643210">
      <w:bodyDiv w:val="1"/>
      <w:marLeft w:val="0"/>
      <w:marRight w:val="0"/>
      <w:marTop w:val="0"/>
      <w:marBottom w:val="0"/>
      <w:divBdr>
        <w:top w:val="none" w:sz="0" w:space="0" w:color="auto"/>
        <w:left w:val="none" w:sz="0" w:space="0" w:color="auto"/>
        <w:bottom w:val="none" w:sz="0" w:space="0" w:color="auto"/>
        <w:right w:val="none" w:sz="0" w:space="0" w:color="auto"/>
      </w:divBdr>
    </w:div>
    <w:div w:id="1714035014">
      <w:bodyDiv w:val="1"/>
      <w:marLeft w:val="0"/>
      <w:marRight w:val="0"/>
      <w:marTop w:val="0"/>
      <w:marBottom w:val="0"/>
      <w:divBdr>
        <w:top w:val="none" w:sz="0" w:space="0" w:color="auto"/>
        <w:left w:val="none" w:sz="0" w:space="0" w:color="auto"/>
        <w:bottom w:val="none" w:sz="0" w:space="0" w:color="auto"/>
        <w:right w:val="none" w:sz="0" w:space="0" w:color="auto"/>
      </w:divBdr>
    </w:div>
    <w:div w:id="1714963721">
      <w:bodyDiv w:val="1"/>
      <w:marLeft w:val="0"/>
      <w:marRight w:val="0"/>
      <w:marTop w:val="0"/>
      <w:marBottom w:val="0"/>
      <w:divBdr>
        <w:top w:val="none" w:sz="0" w:space="0" w:color="auto"/>
        <w:left w:val="none" w:sz="0" w:space="0" w:color="auto"/>
        <w:bottom w:val="none" w:sz="0" w:space="0" w:color="auto"/>
        <w:right w:val="none" w:sz="0" w:space="0" w:color="auto"/>
      </w:divBdr>
    </w:div>
    <w:div w:id="1720084870">
      <w:bodyDiv w:val="1"/>
      <w:marLeft w:val="0"/>
      <w:marRight w:val="0"/>
      <w:marTop w:val="0"/>
      <w:marBottom w:val="0"/>
      <w:divBdr>
        <w:top w:val="none" w:sz="0" w:space="0" w:color="auto"/>
        <w:left w:val="none" w:sz="0" w:space="0" w:color="auto"/>
        <w:bottom w:val="none" w:sz="0" w:space="0" w:color="auto"/>
        <w:right w:val="none" w:sz="0" w:space="0" w:color="auto"/>
      </w:divBdr>
    </w:div>
    <w:div w:id="1726953258">
      <w:bodyDiv w:val="1"/>
      <w:marLeft w:val="0"/>
      <w:marRight w:val="0"/>
      <w:marTop w:val="0"/>
      <w:marBottom w:val="0"/>
      <w:divBdr>
        <w:top w:val="none" w:sz="0" w:space="0" w:color="auto"/>
        <w:left w:val="none" w:sz="0" w:space="0" w:color="auto"/>
        <w:bottom w:val="none" w:sz="0" w:space="0" w:color="auto"/>
        <w:right w:val="none" w:sz="0" w:space="0" w:color="auto"/>
      </w:divBdr>
    </w:div>
    <w:div w:id="1732772266">
      <w:bodyDiv w:val="1"/>
      <w:marLeft w:val="0"/>
      <w:marRight w:val="0"/>
      <w:marTop w:val="0"/>
      <w:marBottom w:val="0"/>
      <w:divBdr>
        <w:top w:val="none" w:sz="0" w:space="0" w:color="auto"/>
        <w:left w:val="none" w:sz="0" w:space="0" w:color="auto"/>
        <w:bottom w:val="none" w:sz="0" w:space="0" w:color="auto"/>
        <w:right w:val="none" w:sz="0" w:space="0" w:color="auto"/>
      </w:divBdr>
    </w:div>
    <w:div w:id="1735350479">
      <w:bodyDiv w:val="1"/>
      <w:marLeft w:val="0"/>
      <w:marRight w:val="0"/>
      <w:marTop w:val="0"/>
      <w:marBottom w:val="0"/>
      <w:divBdr>
        <w:top w:val="none" w:sz="0" w:space="0" w:color="auto"/>
        <w:left w:val="none" w:sz="0" w:space="0" w:color="auto"/>
        <w:bottom w:val="none" w:sz="0" w:space="0" w:color="auto"/>
        <w:right w:val="none" w:sz="0" w:space="0" w:color="auto"/>
      </w:divBdr>
    </w:div>
    <w:div w:id="1737314830">
      <w:bodyDiv w:val="1"/>
      <w:marLeft w:val="0"/>
      <w:marRight w:val="0"/>
      <w:marTop w:val="0"/>
      <w:marBottom w:val="0"/>
      <w:divBdr>
        <w:top w:val="none" w:sz="0" w:space="0" w:color="auto"/>
        <w:left w:val="none" w:sz="0" w:space="0" w:color="auto"/>
        <w:bottom w:val="none" w:sz="0" w:space="0" w:color="auto"/>
        <w:right w:val="none" w:sz="0" w:space="0" w:color="auto"/>
      </w:divBdr>
    </w:div>
    <w:div w:id="1740864098">
      <w:bodyDiv w:val="1"/>
      <w:marLeft w:val="0"/>
      <w:marRight w:val="0"/>
      <w:marTop w:val="0"/>
      <w:marBottom w:val="0"/>
      <w:divBdr>
        <w:top w:val="none" w:sz="0" w:space="0" w:color="auto"/>
        <w:left w:val="none" w:sz="0" w:space="0" w:color="auto"/>
        <w:bottom w:val="none" w:sz="0" w:space="0" w:color="auto"/>
        <w:right w:val="none" w:sz="0" w:space="0" w:color="auto"/>
      </w:divBdr>
    </w:div>
    <w:div w:id="1745109333">
      <w:bodyDiv w:val="1"/>
      <w:marLeft w:val="0"/>
      <w:marRight w:val="0"/>
      <w:marTop w:val="0"/>
      <w:marBottom w:val="0"/>
      <w:divBdr>
        <w:top w:val="none" w:sz="0" w:space="0" w:color="auto"/>
        <w:left w:val="none" w:sz="0" w:space="0" w:color="auto"/>
        <w:bottom w:val="none" w:sz="0" w:space="0" w:color="auto"/>
        <w:right w:val="none" w:sz="0" w:space="0" w:color="auto"/>
      </w:divBdr>
    </w:div>
    <w:div w:id="1749111118">
      <w:bodyDiv w:val="1"/>
      <w:marLeft w:val="0"/>
      <w:marRight w:val="0"/>
      <w:marTop w:val="0"/>
      <w:marBottom w:val="0"/>
      <w:divBdr>
        <w:top w:val="none" w:sz="0" w:space="0" w:color="auto"/>
        <w:left w:val="none" w:sz="0" w:space="0" w:color="auto"/>
        <w:bottom w:val="none" w:sz="0" w:space="0" w:color="auto"/>
        <w:right w:val="none" w:sz="0" w:space="0" w:color="auto"/>
      </w:divBdr>
    </w:div>
    <w:div w:id="1749771548">
      <w:bodyDiv w:val="1"/>
      <w:marLeft w:val="0"/>
      <w:marRight w:val="0"/>
      <w:marTop w:val="0"/>
      <w:marBottom w:val="0"/>
      <w:divBdr>
        <w:top w:val="none" w:sz="0" w:space="0" w:color="auto"/>
        <w:left w:val="none" w:sz="0" w:space="0" w:color="auto"/>
        <w:bottom w:val="none" w:sz="0" w:space="0" w:color="auto"/>
        <w:right w:val="none" w:sz="0" w:space="0" w:color="auto"/>
      </w:divBdr>
    </w:div>
    <w:div w:id="1751540619">
      <w:bodyDiv w:val="1"/>
      <w:marLeft w:val="0"/>
      <w:marRight w:val="0"/>
      <w:marTop w:val="0"/>
      <w:marBottom w:val="0"/>
      <w:divBdr>
        <w:top w:val="none" w:sz="0" w:space="0" w:color="auto"/>
        <w:left w:val="none" w:sz="0" w:space="0" w:color="auto"/>
        <w:bottom w:val="none" w:sz="0" w:space="0" w:color="auto"/>
        <w:right w:val="none" w:sz="0" w:space="0" w:color="auto"/>
      </w:divBdr>
    </w:div>
    <w:div w:id="1754425153">
      <w:bodyDiv w:val="1"/>
      <w:marLeft w:val="0"/>
      <w:marRight w:val="0"/>
      <w:marTop w:val="0"/>
      <w:marBottom w:val="0"/>
      <w:divBdr>
        <w:top w:val="none" w:sz="0" w:space="0" w:color="auto"/>
        <w:left w:val="none" w:sz="0" w:space="0" w:color="auto"/>
        <w:bottom w:val="none" w:sz="0" w:space="0" w:color="auto"/>
        <w:right w:val="none" w:sz="0" w:space="0" w:color="auto"/>
      </w:divBdr>
    </w:div>
    <w:div w:id="1757752750">
      <w:bodyDiv w:val="1"/>
      <w:marLeft w:val="0"/>
      <w:marRight w:val="0"/>
      <w:marTop w:val="0"/>
      <w:marBottom w:val="0"/>
      <w:divBdr>
        <w:top w:val="none" w:sz="0" w:space="0" w:color="auto"/>
        <w:left w:val="none" w:sz="0" w:space="0" w:color="auto"/>
        <w:bottom w:val="none" w:sz="0" w:space="0" w:color="auto"/>
        <w:right w:val="none" w:sz="0" w:space="0" w:color="auto"/>
      </w:divBdr>
    </w:div>
    <w:div w:id="1761636374">
      <w:bodyDiv w:val="1"/>
      <w:marLeft w:val="0"/>
      <w:marRight w:val="0"/>
      <w:marTop w:val="0"/>
      <w:marBottom w:val="0"/>
      <w:divBdr>
        <w:top w:val="none" w:sz="0" w:space="0" w:color="auto"/>
        <w:left w:val="none" w:sz="0" w:space="0" w:color="auto"/>
        <w:bottom w:val="none" w:sz="0" w:space="0" w:color="auto"/>
        <w:right w:val="none" w:sz="0" w:space="0" w:color="auto"/>
      </w:divBdr>
    </w:div>
    <w:div w:id="1768889811">
      <w:bodyDiv w:val="1"/>
      <w:marLeft w:val="0"/>
      <w:marRight w:val="0"/>
      <w:marTop w:val="0"/>
      <w:marBottom w:val="0"/>
      <w:divBdr>
        <w:top w:val="none" w:sz="0" w:space="0" w:color="auto"/>
        <w:left w:val="none" w:sz="0" w:space="0" w:color="auto"/>
        <w:bottom w:val="none" w:sz="0" w:space="0" w:color="auto"/>
        <w:right w:val="none" w:sz="0" w:space="0" w:color="auto"/>
      </w:divBdr>
    </w:div>
    <w:div w:id="1774747029">
      <w:bodyDiv w:val="1"/>
      <w:marLeft w:val="0"/>
      <w:marRight w:val="0"/>
      <w:marTop w:val="0"/>
      <w:marBottom w:val="0"/>
      <w:divBdr>
        <w:top w:val="none" w:sz="0" w:space="0" w:color="auto"/>
        <w:left w:val="none" w:sz="0" w:space="0" w:color="auto"/>
        <w:bottom w:val="none" w:sz="0" w:space="0" w:color="auto"/>
        <w:right w:val="none" w:sz="0" w:space="0" w:color="auto"/>
      </w:divBdr>
    </w:div>
    <w:div w:id="1784153530">
      <w:bodyDiv w:val="1"/>
      <w:marLeft w:val="0"/>
      <w:marRight w:val="0"/>
      <w:marTop w:val="0"/>
      <w:marBottom w:val="0"/>
      <w:divBdr>
        <w:top w:val="none" w:sz="0" w:space="0" w:color="auto"/>
        <w:left w:val="none" w:sz="0" w:space="0" w:color="auto"/>
        <w:bottom w:val="none" w:sz="0" w:space="0" w:color="auto"/>
        <w:right w:val="none" w:sz="0" w:space="0" w:color="auto"/>
      </w:divBdr>
    </w:div>
    <w:div w:id="1791587130">
      <w:bodyDiv w:val="1"/>
      <w:marLeft w:val="0"/>
      <w:marRight w:val="0"/>
      <w:marTop w:val="0"/>
      <w:marBottom w:val="0"/>
      <w:divBdr>
        <w:top w:val="none" w:sz="0" w:space="0" w:color="auto"/>
        <w:left w:val="none" w:sz="0" w:space="0" w:color="auto"/>
        <w:bottom w:val="none" w:sz="0" w:space="0" w:color="auto"/>
        <w:right w:val="none" w:sz="0" w:space="0" w:color="auto"/>
      </w:divBdr>
    </w:div>
    <w:div w:id="1796486502">
      <w:bodyDiv w:val="1"/>
      <w:marLeft w:val="0"/>
      <w:marRight w:val="0"/>
      <w:marTop w:val="0"/>
      <w:marBottom w:val="0"/>
      <w:divBdr>
        <w:top w:val="none" w:sz="0" w:space="0" w:color="auto"/>
        <w:left w:val="none" w:sz="0" w:space="0" w:color="auto"/>
        <w:bottom w:val="none" w:sz="0" w:space="0" w:color="auto"/>
        <w:right w:val="none" w:sz="0" w:space="0" w:color="auto"/>
      </w:divBdr>
    </w:div>
    <w:div w:id="1799061444">
      <w:bodyDiv w:val="1"/>
      <w:marLeft w:val="0"/>
      <w:marRight w:val="0"/>
      <w:marTop w:val="0"/>
      <w:marBottom w:val="0"/>
      <w:divBdr>
        <w:top w:val="none" w:sz="0" w:space="0" w:color="auto"/>
        <w:left w:val="none" w:sz="0" w:space="0" w:color="auto"/>
        <w:bottom w:val="none" w:sz="0" w:space="0" w:color="auto"/>
        <w:right w:val="none" w:sz="0" w:space="0" w:color="auto"/>
      </w:divBdr>
    </w:div>
    <w:div w:id="1816723481">
      <w:bodyDiv w:val="1"/>
      <w:marLeft w:val="0"/>
      <w:marRight w:val="0"/>
      <w:marTop w:val="0"/>
      <w:marBottom w:val="0"/>
      <w:divBdr>
        <w:top w:val="none" w:sz="0" w:space="0" w:color="auto"/>
        <w:left w:val="none" w:sz="0" w:space="0" w:color="auto"/>
        <w:bottom w:val="none" w:sz="0" w:space="0" w:color="auto"/>
        <w:right w:val="none" w:sz="0" w:space="0" w:color="auto"/>
      </w:divBdr>
    </w:div>
    <w:div w:id="1824077007">
      <w:bodyDiv w:val="1"/>
      <w:marLeft w:val="0"/>
      <w:marRight w:val="0"/>
      <w:marTop w:val="0"/>
      <w:marBottom w:val="0"/>
      <w:divBdr>
        <w:top w:val="none" w:sz="0" w:space="0" w:color="auto"/>
        <w:left w:val="none" w:sz="0" w:space="0" w:color="auto"/>
        <w:bottom w:val="none" w:sz="0" w:space="0" w:color="auto"/>
        <w:right w:val="none" w:sz="0" w:space="0" w:color="auto"/>
      </w:divBdr>
    </w:div>
    <w:div w:id="1830052301">
      <w:bodyDiv w:val="1"/>
      <w:marLeft w:val="0"/>
      <w:marRight w:val="0"/>
      <w:marTop w:val="0"/>
      <w:marBottom w:val="0"/>
      <w:divBdr>
        <w:top w:val="none" w:sz="0" w:space="0" w:color="auto"/>
        <w:left w:val="none" w:sz="0" w:space="0" w:color="auto"/>
        <w:bottom w:val="none" w:sz="0" w:space="0" w:color="auto"/>
        <w:right w:val="none" w:sz="0" w:space="0" w:color="auto"/>
      </w:divBdr>
    </w:div>
    <w:div w:id="1830437733">
      <w:bodyDiv w:val="1"/>
      <w:marLeft w:val="0"/>
      <w:marRight w:val="0"/>
      <w:marTop w:val="0"/>
      <w:marBottom w:val="0"/>
      <w:divBdr>
        <w:top w:val="none" w:sz="0" w:space="0" w:color="auto"/>
        <w:left w:val="none" w:sz="0" w:space="0" w:color="auto"/>
        <w:bottom w:val="none" w:sz="0" w:space="0" w:color="auto"/>
        <w:right w:val="none" w:sz="0" w:space="0" w:color="auto"/>
      </w:divBdr>
    </w:div>
    <w:div w:id="1834179170">
      <w:bodyDiv w:val="1"/>
      <w:marLeft w:val="0"/>
      <w:marRight w:val="0"/>
      <w:marTop w:val="0"/>
      <w:marBottom w:val="0"/>
      <w:divBdr>
        <w:top w:val="none" w:sz="0" w:space="0" w:color="auto"/>
        <w:left w:val="none" w:sz="0" w:space="0" w:color="auto"/>
        <w:bottom w:val="none" w:sz="0" w:space="0" w:color="auto"/>
        <w:right w:val="none" w:sz="0" w:space="0" w:color="auto"/>
      </w:divBdr>
    </w:div>
    <w:div w:id="1842891628">
      <w:bodyDiv w:val="1"/>
      <w:marLeft w:val="0"/>
      <w:marRight w:val="0"/>
      <w:marTop w:val="0"/>
      <w:marBottom w:val="0"/>
      <w:divBdr>
        <w:top w:val="none" w:sz="0" w:space="0" w:color="auto"/>
        <w:left w:val="none" w:sz="0" w:space="0" w:color="auto"/>
        <w:bottom w:val="none" w:sz="0" w:space="0" w:color="auto"/>
        <w:right w:val="none" w:sz="0" w:space="0" w:color="auto"/>
      </w:divBdr>
    </w:div>
    <w:div w:id="1846094854">
      <w:bodyDiv w:val="1"/>
      <w:marLeft w:val="0"/>
      <w:marRight w:val="0"/>
      <w:marTop w:val="0"/>
      <w:marBottom w:val="0"/>
      <w:divBdr>
        <w:top w:val="none" w:sz="0" w:space="0" w:color="auto"/>
        <w:left w:val="none" w:sz="0" w:space="0" w:color="auto"/>
        <w:bottom w:val="none" w:sz="0" w:space="0" w:color="auto"/>
        <w:right w:val="none" w:sz="0" w:space="0" w:color="auto"/>
      </w:divBdr>
    </w:div>
    <w:div w:id="1852641120">
      <w:bodyDiv w:val="1"/>
      <w:marLeft w:val="0"/>
      <w:marRight w:val="0"/>
      <w:marTop w:val="0"/>
      <w:marBottom w:val="0"/>
      <w:divBdr>
        <w:top w:val="none" w:sz="0" w:space="0" w:color="auto"/>
        <w:left w:val="none" w:sz="0" w:space="0" w:color="auto"/>
        <w:bottom w:val="none" w:sz="0" w:space="0" w:color="auto"/>
        <w:right w:val="none" w:sz="0" w:space="0" w:color="auto"/>
      </w:divBdr>
    </w:div>
    <w:div w:id="1863932572">
      <w:bodyDiv w:val="1"/>
      <w:marLeft w:val="0"/>
      <w:marRight w:val="0"/>
      <w:marTop w:val="0"/>
      <w:marBottom w:val="0"/>
      <w:divBdr>
        <w:top w:val="none" w:sz="0" w:space="0" w:color="auto"/>
        <w:left w:val="none" w:sz="0" w:space="0" w:color="auto"/>
        <w:bottom w:val="none" w:sz="0" w:space="0" w:color="auto"/>
        <w:right w:val="none" w:sz="0" w:space="0" w:color="auto"/>
      </w:divBdr>
    </w:div>
    <w:div w:id="1865050227">
      <w:bodyDiv w:val="1"/>
      <w:marLeft w:val="0"/>
      <w:marRight w:val="0"/>
      <w:marTop w:val="0"/>
      <w:marBottom w:val="0"/>
      <w:divBdr>
        <w:top w:val="none" w:sz="0" w:space="0" w:color="auto"/>
        <w:left w:val="none" w:sz="0" w:space="0" w:color="auto"/>
        <w:bottom w:val="none" w:sz="0" w:space="0" w:color="auto"/>
        <w:right w:val="none" w:sz="0" w:space="0" w:color="auto"/>
      </w:divBdr>
    </w:div>
    <w:div w:id="1871913283">
      <w:bodyDiv w:val="1"/>
      <w:marLeft w:val="0"/>
      <w:marRight w:val="0"/>
      <w:marTop w:val="0"/>
      <w:marBottom w:val="0"/>
      <w:divBdr>
        <w:top w:val="none" w:sz="0" w:space="0" w:color="auto"/>
        <w:left w:val="none" w:sz="0" w:space="0" w:color="auto"/>
        <w:bottom w:val="none" w:sz="0" w:space="0" w:color="auto"/>
        <w:right w:val="none" w:sz="0" w:space="0" w:color="auto"/>
      </w:divBdr>
    </w:div>
    <w:div w:id="1873614309">
      <w:bodyDiv w:val="1"/>
      <w:marLeft w:val="0"/>
      <w:marRight w:val="0"/>
      <w:marTop w:val="0"/>
      <w:marBottom w:val="0"/>
      <w:divBdr>
        <w:top w:val="none" w:sz="0" w:space="0" w:color="auto"/>
        <w:left w:val="none" w:sz="0" w:space="0" w:color="auto"/>
        <w:bottom w:val="none" w:sz="0" w:space="0" w:color="auto"/>
        <w:right w:val="none" w:sz="0" w:space="0" w:color="auto"/>
      </w:divBdr>
    </w:div>
    <w:div w:id="1875460747">
      <w:bodyDiv w:val="1"/>
      <w:marLeft w:val="0"/>
      <w:marRight w:val="0"/>
      <w:marTop w:val="0"/>
      <w:marBottom w:val="0"/>
      <w:divBdr>
        <w:top w:val="none" w:sz="0" w:space="0" w:color="auto"/>
        <w:left w:val="none" w:sz="0" w:space="0" w:color="auto"/>
        <w:bottom w:val="none" w:sz="0" w:space="0" w:color="auto"/>
        <w:right w:val="none" w:sz="0" w:space="0" w:color="auto"/>
      </w:divBdr>
    </w:div>
    <w:div w:id="1881697609">
      <w:bodyDiv w:val="1"/>
      <w:marLeft w:val="0"/>
      <w:marRight w:val="0"/>
      <w:marTop w:val="0"/>
      <w:marBottom w:val="0"/>
      <w:divBdr>
        <w:top w:val="none" w:sz="0" w:space="0" w:color="auto"/>
        <w:left w:val="none" w:sz="0" w:space="0" w:color="auto"/>
        <w:bottom w:val="none" w:sz="0" w:space="0" w:color="auto"/>
        <w:right w:val="none" w:sz="0" w:space="0" w:color="auto"/>
      </w:divBdr>
    </w:div>
    <w:div w:id="1885209519">
      <w:bodyDiv w:val="1"/>
      <w:marLeft w:val="0"/>
      <w:marRight w:val="0"/>
      <w:marTop w:val="0"/>
      <w:marBottom w:val="0"/>
      <w:divBdr>
        <w:top w:val="none" w:sz="0" w:space="0" w:color="auto"/>
        <w:left w:val="none" w:sz="0" w:space="0" w:color="auto"/>
        <w:bottom w:val="none" w:sz="0" w:space="0" w:color="auto"/>
        <w:right w:val="none" w:sz="0" w:space="0" w:color="auto"/>
      </w:divBdr>
    </w:div>
    <w:div w:id="1885942104">
      <w:bodyDiv w:val="1"/>
      <w:marLeft w:val="0"/>
      <w:marRight w:val="0"/>
      <w:marTop w:val="0"/>
      <w:marBottom w:val="0"/>
      <w:divBdr>
        <w:top w:val="none" w:sz="0" w:space="0" w:color="auto"/>
        <w:left w:val="none" w:sz="0" w:space="0" w:color="auto"/>
        <w:bottom w:val="none" w:sz="0" w:space="0" w:color="auto"/>
        <w:right w:val="none" w:sz="0" w:space="0" w:color="auto"/>
      </w:divBdr>
    </w:div>
    <w:div w:id="1908952342">
      <w:bodyDiv w:val="1"/>
      <w:marLeft w:val="0"/>
      <w:marRight w:val="0"/>
      <w:marTop w:val="0"/>
      <w:marBottom w:val="0"/>
      <w:divBdr>
        <w:top w:val="none" w:sz="0" w:space="0" w:color="auto"/>
        <w:left w:val="none" w:sz="0" w:space="0" w:color="auto"/>
        <w:bottom w:val="none" w:sz="0" w:space="0" w:color="auto"/>
        <w:right w:val="none" w:sz="0" w:space="0" w:color="auto"/>
      </w:divBdr>
    </w:div>
    <w:div w:id="1909460639">
      <w:bodyDiv w:val="1"/>
      <w:marLeft w:val="0"/>
      <w:marRight w:val="0"/>
      <w:marTop w:val="0"/>
      <w:marBottom w:val="0"/>
      <w:divBdr>
        <w:top w:val="none" w:sz="0" w:space="0" w:color="auto"/>
        <w:left w:val="none" w:sz="0" w:space="0" w:color="auto"/>
        <w:bottom w:val="none" w:sz="0" w:space="0" w:color="auto"/>
        <w:right w:val="none" w:sz="0" w:space="0" w:color="auto"/>
      </w:divBdr>
    </w:div>
    <w:div w:id="1918514410">
      <w:bodyDiv w:val="1"/>
      <w:marLeft w:val="0"/>
      <w:marRight w:val="0"/>
      <w:marTop w:val="0"/>
      <w:marBottom w:val="0"/>
      <w:divBdr>
        <w:top w:val="none" w:sz="0" w:space="0" w:color="auto"/>
        <w:left w:val="none" w:sz="0" w:space="0" w:color="auto"/>
        <w:bottom w:val="none" w:sz="0" w:space="0" w:color="auto"/>
        <w:right w:val="none" w:sz="0" w:space="0" w:color="auto"/>
      </w:divBdr>
    </w:div>
    <w:div w:id="1919050392">
      <w:bodyDiv w:val="1"/>
      <w:marLeft w:val="0"/>
      <w:marRight w:val="0"/>
      <w:marTop w:val="0"/>
      <w:marBottom w:val="0"/>
      <w:divBdr>
        <w:top w:val="none" w:sz="0" w:space="0" w:color="auto"/>
        <w:left w:val="none" w:sz="0" w:space="0" w:color="auto"/>
        <w:bottom w:val="none" w:sz="0" w:space="0" w:color="auto"/>
        <w:right w:val="none" w:sz="0" w:space="0" w:color="auto"/>
      </w:divBdr>
    </w:div>
    <w:div w:id="1926915303">
      <w:bodyDiv w:val="1"/>
      <w:marLeft w:val="0"/>
      <w:marRight w:val="0"/>
      <w:marTop w:val="0"/>
      <w:marBottom w:val="0"/>
      <w:divBdr>
        <w:top w:val="none" w:sz="0" w:space="0" w:color="auto"/>
        <w:left w:val="none" w:sz="0" w:space="0" w:color="auto"/>
        <w:bottom w:val="none" w:sz="0" w:space="0" w:color="auto"/>
        <w:right w:val="none" w:sz="0" w:space="0" w:color="auto"/>
      </w:divBdr>
    </w:div>
    <w:div w:id="1927498260">
      <w:bodyDiv w:val="1"/>
      <w:marLeft w:val="0"/>
      <w:marRight w:val="0"/>
      <w:marTop w:val="0"/>
      <w:marBottom w:val="0"/>
      <w:divBdr>
        <w:top w:val="none" w:sz="0" w:space="0" w:color="auto"/>
        <w:left w:val="none" w:sz="0" w:space="0" w:color="auto"/>
        <w:bottom w:val="none" w:sz="0" w:space="0" w:color="auto"/>
        <w:right w:val="none" w:sz="0" w:space="0" w:color="auto"/>
      </w:divBdr>
    </w:div>
    <w:div w:id="1932006348">
      <w:bodyDiv w:val="1"/>
      <w:marLeft w:val="0"/>
      <w:marRight w:val="0"/>
      <w:marTop w:val="0"/>
      <w:marBottom w:val="0"/>
      <w:divBdr>
        <w:top w:val="none" w:sz="0" w:space="0" w:color="auto"/>
        <w:left w:val="none" w:sz="0" w:space="0" w:color="auto"/>
        <w:bottom w:val="none" w:sz="0" w:space="0" w:color="auto"/>
        <w:right w:val="none" w:sz="0" w:space="0" w:color="auto"/>
      </w:divBdr>
    </w:div>
    <w:div w:id="1944920427">
      <w:bodyDiv w:val="1"/>
      <w:marLeft w:val="0"/>
      <w:marRight w:val="0"/>
      <w:marTop w:val="0"/>
      <w:marBottom w:val="0"/>
      <w:divBdr>
        <w:top w:val="none" w:sz="0" w:space="0" w:color="auto"/>
        <w:left w:val="none" w:sz="0" w:space="0" w:color="auto"/>
        <w:bottom w:val="none" w:sz="0" w:space="0" w:color="auto"/>
        <w:right w:val="none" w:sz="0" w:space="0" w:color="auto"/>
      </w:divBdr>
    </w:div>
    <w:div w:id="1945919063">
      <w:bodyDiv w:val="1"/>
      <w:marLeft w:val="0"/>
      <w:marRight w:val="0"/>
      <w:marTop w:val="0"/>
      <w:marBottom w:val="0"/>
      <w:divBdr>
        <w:top w:val="none" w:sz="0" w:space="0" w:color="auto"/>
        <w:left w:val="none" w:sz="0" w:space="0" w:color="auto"/>
        <w:bottom w:val="none" w:sz="0" w:space="0" w:color="auto"/>
        <w:right w:val="none" w:sz="0" w:space="0" w:color="auto"/>
      </w:divBdr>
    </w:div>
    <w:div w:id="1955595852">
      <w:bodyDiv w:val="1"/>
      <w:marLeft w:val="0"/>
      <w:marRight w:val="0"/>
      <w:marTop w:val="0"/>
      <w:marBottom w:val="0"/>
      <w:divBdr>
        <w:top w:val="none" w:sz="0" w:space="0" w:color="auto"/>
        <w:left w:val="none" w:sz="0" w:space="0" w:color="auto"/>
        <w:bottom w:val="none" w:sz="0" w:space="0" w:color="auto"/>
        <w:right w:val="none" w:sz="0" w:space="0" w:color="auto"/>
      </w:divBdr>
    </w:div>
    <w:div w:id="1969386410">
      <w:bodyDiv w:val="1"/>
      <w:marLeft w:val="0"/>
      <w:marRight w:val="0"/>
      <w:marTop w:val="0"/>
      <w:marBottom w:val="0"/>
      <w:divBdr>
        <w:top w:val="none" w:sz="0" w:space="0" w:color="auto"/>
        <w:left w:val="none" w:sz="0" w:space="0" w:color="auto"/>
        <w:bottom w:val="none" w:sz="0" w:space="0" w:color="auto"/>
        <w:right w:val="none" w:sz="0" w:space="0" w:color="auto"/>
      </w:divBdr>
    </w:div>
    <w:div w:id="1970554651">
      <w:bodyDiv w:val="1"/>
      <w:marLeft w:val="0"/>
      <w:marRight w:val="0"/>
      <w:marTop w:val="0"/>
      <w:marBottom w:val="0"/>
      <w:divBdr>
        <w:top w:val="none" w:sz="0" w:space="0" w:color="auto"/>
        <w:left w:val="none" w:sz="0" w:space="0" w:color="auto"/>
        <w:bottom w:val="none" w:sz="0" w:space="0" w:color="auto"/>
        <w:right w:val="none" w:sz="0" w:space="0" w:color="auto"/>
      </w:divBdr>
    </w:div>
    <w:div w:id="1973318193">
      <w:bodyDiv w:val="1"/>
      <w:marLeft w:val="0"/>
      <w:marRight w:val="0"/>
      <w:marTop w:val="0"/>
      <w:marBottom w:val="0"/>
      <w:divBdr>
        <w:top w:val="none" w:sz="0" w:space="0" w:color="auto"/>
        <w:left w:val="none" w:sz="0" w:space="0" w:color="auto"/>
        <w:bottom w:val="none" w:sz="0" w:space="0" w:color="auto"/>
        <w:right w:val="none" w:sz="0" w:space="0" w:color="auto"/>
      </w:divBdr>
    </w:div>
    <w:div w:id="1974822517">
      <w:bodyDiv w:val="1"/>
      <w:marLeft w:val="0"/>
      <w:marRight w:val="0"/>
      <w:marTop w:val="0"/>
      <w:marBottom w:val="0"/>
      <w:divBdr>
        <w:top w:val="none" w:sz="0" w:space="0" w:color="auto"/>
        <w:left w:val="none" w:sz="0" w:space="0" w:color="auto"/>
        <w:bottom w:val="none" w:sz="0" w:space="0" w:color="auto"/>
        <w:right w:val="none" w:sz="0" w:space="0" w:color="auto"/>
      </w:divBdr>
    </w:div>
    <w:div w:id="1984504992">
      <w:bodyDiv w:val="1"/>
      <w:marLeft w:val="0"/>
      <w:marRight w:val="0"/>
      <w:marTop w:val="0"/>
      <w:marBottom w:val="0"/>
      <w:divBdr>
        <w:top w:val="none" w:sz="0" w:space="0" w:color="auto"/>
        <w:left w:val="none" w:sz="0" w:space="0" w:color="auto"/>
        <w:bottom w:val="none" w:sz="0" w:space="0" w:color="auto"/>
        <w:right w:val="none" w:sz="0" w:space="0" w:color="auto"/>
      </w:divBdr>
    </w:div>
    <w:div w:id="1985499350">
      <w:bodyDiv w:val="1"/>
      <w:marLeft w:val="0"/>
      <w:marRight w:val="0"/>
      <w:marTop w:val="0"/>
      <w:marBottom w:val="0"/>
      <w:divBdr>
        <w:top w:val="none" w:sz="0" w:space="0" w:color="auto"/>
        <w:left w:val="none" w:sz="0" w:space="0" w:color="auto"/>
        <w:bottom w:val="none" w:sz="0" w:space="0" w:color="auto"/>
        <w:right w:val="none" w:sz="0" w:space="0" w:color="auto"/>
      </w:divBdr>
    </w:div>
    <w:div w:id="1986549459">
      <w:bodyDiv w:val="1"/>
      <w:marLeft w:val="0"/>
      <w:marRight w:val="0"/>
      <w:marTop w:val="0"/>
      <w:marBottom w:val="0"/>
      <w:divBdr>
        <w:top w:val="none" w:sz="0" w:space="0" w:color="auto"/>
        <w:left w:val="none" w:sz="0" w:space="0" w:color="auto"/>
        <w:bottom w:val="none" w:sz="0" w:space="0" w:color="auto"/>
        <w:right w:val="none" w:sz="0" w:space="0" w:color="auto"/>
      </w:divBdr>
    </w:div>
    <w:div w:id="1990286554">
      <w:bodyDiv w:val="1"/>
      <w:marLeft w:val="0"/>
      <w:marRight w:val="0"/>
      <w:marTop w:val="0"/>
      <w:marBottom w:val="0"/>
      <w:divBdr>
        <w:top w:val="none" w:sz="0" w:space="0" w:color="auto"/>
        <w:left w:val="none" w:sz="0" w:space="0" w:color="auto"/>
        <w:bottom w:val="none" w:sz="0" w:space="0" w:color="auto"/>
        <w:right w:val="none" w:sz="0" w:space="0" w:color="auto"/>
      </w:divBdr>
    </w:div>
    <w:div w:id="2005164518">
      <w:bodyDiv w:val="1"/>
      <w:marLeft w:val="0"/>
      <w:marRight w:val="0"/>
      <w:marTop w:val="0"/>
      <w:marBottom w:val="0"/>
      <w:divBdr>
        <w:top w:val="none" w:sz="0" w:space="0" w:color="auto"/>
        <w:left w:val="none" w:sz="0" w:space="0" w:color="auto"/>
        <w:bottom w:val="none" w:sz="0" w:space="0" w:color="auto"/>
        <w:right w:val="none" w:sz="0" w:space="0" w:color="auto"/>
      </w:divBdr>
    </w:div>
    <w:div w:id="2006594302">
      <w:bodyDiv w:val="1"/>
      <w:marLeft w:val="0"/>
      <w:marRight w:val="0"/>
      <w:marTop w:val="0"/>
      <w:marBottom w:val="0"/>
      <w:divBdr>
        <w:top w:val="none" w:sz="0" w:space="0" w:color="auto"/>
        <w:left w:val="none" w:sz="0" w:space="0" w:color="auto"/>
        <w:bottom w:val="none" w:sz="0" w:space="0" w:color="auto"/>
        <w:right w:val="none" w:sz="0" w:space="0" w:color="auto"/>
      </w:divBdr>
    </w:div>
    <w:div w:id="2009020825">
      <w:bodyDiv w:val="1"/>
      <w:marLeft w:val="0"/>
      <w:marRight w:val="0"/>
      <w:marTop w:val="0"/>
      <w:marBottom w:val="0"/>
      <w:divBdr>
        <w:top w:val="none" w:sz="0" w:space="0" w:color="auto"/>
        <w:left w:val="none" w:sz="0" w:space="0" w:color="auto"/>
        <w:bottom w:val="none" w:sz="0" w:space="0" w:color="auto"/>
        <w:right w:val="none" w:sz="0" w:space="0" w:color="auto"/>
      </w:divBdr>
    </w:div>
    <w:div w:id="2016179536">
      <w:bodyDiv w:val="1"/>
      <w:marLeft w:val="0"/>
      <w:marRight w:val="0"/>
      <w:marTop w:val="0"/>
      <w:marBottom w:val="0"/>
      <w:divBdr>
        <w:top w:val="none" w:sz="0" w:space="0" w:color="auto"/>
        <w:left w:val="none" w:sz="0" w:space="0" w:color="auto"/>
        <w:bottom w:val="none" w:sz="0" w:space="0" w:color="auto"/>
        <w:right w:val="none" w:sz="0" w:space="0" w:color="auto"/>
      </w:divBdr>
    </w:div>
    <w:div w:id="2024210999">
      <w:bodyDiv w:val="1"/>
      <w:marLeft w:val="0"/>
      <w:marRight w:val="0"/>
      <w:marTop w:val="0"/>
      <w:marBottom w:val="0"/>
      <w:divBdr>
        <w:top w:val="none" w:sz="0" w:space="0" w:color="auto"/>
        <w:left w:val="none" w:sz="0" w:space="0" w:color="auto"/>
        <w:bottom w:val="none" w:sz="0" w:space="0" w:color="auto"/>
        <w:right w:val="none" w:sz="0" w:space="0" w:color="auto"/>
      </w:divBdr>
    </w:div>
    <w:div w:id="2025088879">
      <w:bodyDiv w:val="1"/>
      <w:marLeft w:val="0"/>
      <w:marRight w:val="0"/>
      <w:marTop w:val="0"/>
      <w:marBottom w:val="0"/>
      <w:divBdr>
        <w:top w:val="none" w:sz="0" w:space="0" w:color="auto"/>
        <w:left w:val="none" w:sz="0" w:space="0" w:color="auto"/>
        <w:bottom w:val="none" w:sz="0" w:space="0" w:color="auto"/>
        <w:right w:val="none" w:sz="0" w:space="0" w:color="auto"/>
      </w:divBdr>
    </w:div>
    <w:div w:id="2030376794">
      <w:bodyDiv w:val="1"/>
      <w:marLeft w:val="0"/>
      <w:marRight w:val="0"/>
      <w:marTop w:val="0"/>
      <w:marBottom w:val="0"/>
      <w:divBdr>
        <w:top w:val="none" w:sz="0" w:space="0" w:color="auto"/>
        <w:left w:val="none" w:sz="0" w:space="0" w:color="auto"/>
        <w:bottom w:val="none" w:sz="0" w:space="0" w:color="auto"/>
        <w:right w:val="none" w:sz="0" w:space="0" w:color="auto"/>
      </w:divBdr>
    </w:div>
    <w:div w:id="2030981122">
      <w:bodyDiv w:val="1"/>
      <w:marLeft w:val="0"/>
      <w:marRight w:val="0"/>
      <w:marTop w:val="0"/>
      <w:marBottom w:val="0"/>
      <w:divBdr>
        <w:top w:val="none" w:sz="0" w:space="0" w:color="auto"/>
        <w:left w:val="none" w:sz="0" w:space="0" w:color="auto"/>
        <w:bottom w:val="none" w:sz="0" w:space="0" w:color="auto"/>
        <w:right w:val="none" w:sz="0" w:space="0" w:color="auto"/>
      </w:divBdr>
    </w:div>
    <w:div w:id="2031180760">
      <w:bodyDiv w:val="1"/>
      <w:marLeft w:val="0"/>
      <w:marRight w:val="0"/>
      <w:marTop w:val="0"/>
      <w:marBottom w:val="0"/>
      <w:divBdr>
        <w:top w:val="none" w:sz="0" w:space="0" w:color="auto"/>
        <w:left w:val="none" w:sz="0" w:space="0" w:color="auto"/>
        <w:bottom w:val="none" w:sz="0" w:space="0" w:color="auto"/>
        <w:right w:val="none" w:sz="0" w:space="0" w:color="auto"/>
      </w:divBdr>
    </w:div>
    <w:div w:id="2038113224">
      <w:bodyDiv w:val="1"/>
      <w:marLeft w:val="0"/>
      <w:marRight w:val="0"/>
      <w:marTop w:val="0"/>
      <w:marBottom w:val="0"/>
      <w:divBdr>
        <w:top w:val="none" w:sz="0" w:space="0" w:color="auto"/>
        <w:left w:val="none" w:sz="0" w:space="0" w:color="auto"/>
        <w:bottom w:val="none" w:sz="0" w:space="0" w:color="auto"/>
        <w:right w:val="none" w:sz="0" w:space="0" w:color="auto"/>
      </w:divBdr>
    </w:div>
    <w:div w:id="2046177159">
      <w:bodyDiv w:val="1"/>
      <w:marLeft w:val="0"/>
      <w:marRight w:val="0"/>
      <w:marTop w:val="0"/>
      <w:marBottom w:val="0"/>
      <w:divBdr>
        <w:top w:val="none" w:sz="0" w:space="0" w:color="auto"/>
        <w:left w:val="none" w:sz="0" w:space="0" w:color="auto"/>
        <w:bottom w:val="none" w:sz="0" w:space="0" w:color="auto"/>
        <w:right w:val="none" w:sz="0" w:space="0" w:color="auto"/>
      </w:divBdr>
    </w:div>
    <w:div w:id="2048098137">
      <w:bodyDiv w:val="1"/>
      <w:marLeft w:val="0"/>
      <w:marRight w:val="0"/>
      <w:marTop w:val="0"/>
      <w:marBottom w:val="0"/>
      <w:divBdr>
        <w:top w:val="none" w:sz="0" w:space="0" w:color="auto"/>
        <w:left w:val="none" w:sz="0" w:space="0" w:color="auto"/>
        <w:bottom w:val="none" w:sz="0" w:space="0" w:color="auto"/>
        <w:right w:val="none" w:sz="0" w:space="0" w:color="auto"/>
      </w:divBdr>
    </w:div>
    <w:div w:id="2052681885">
      <w:bodyDiv w:val="1"/>
      <w:marLeft w:val="0"/>
      <w:marRight w:val="0"/>
      <w:marTop w:val="0"/>
      <w:marBottom w:val="0"/>
      <w:divBdr>
        <w:top w:val="none" w:sz="0" w:space="0" w:color="auto"/>
        <w:left w:val="none" w:sz="0" w:space="0" w:color="auto"/>
        <w:bottom w:val="none" w:sz="0" w:space="0" w:color="auto"/>
        <w:right w:val="none" w:sz="0" w:space="0" w:color="auto"/>
      </w:divBdr>
    </w:div>
    <w:div w:id="2057504558">
      <w:bodyDiv w:val="1"/>
      <w:marLeft w:val="0"/>
      <w:marRight w:val="0"/>
      <w:marTop w:val="0"/>
      <w:marBottom w:val="0"/>
      <w:divBdr>
        <w:top w:val="none" w:sz="0" w:space="0" w:color="auto"/>
        <w:left w:val="none" w:sz="0" w:space="0" w:color="auto"/>
        <w:bottom w:val="none" w:sz="0" w:space="0" w:color="auto"/>
        <w:right w:val="none" w:sz="0" w:space="0" w:color="auto"/>
      </w:divBdr>
    </w:div>
    <w:div w:id="2058579141">
      <w:bodyDiv w:val="1"/>
      <w:marLeft w:val="0"/>
      <w:marRight w:val="0"/>
      <w:marTop w:val="0"/>
      <w:marBottom w:val="0"/>
      <w:divBdr>
        <w:top w:val="none" w:sz="0" w:space="0" w:color="auto"/>
        <w:left w:val="none" w:sz="0" w:space="0" w:color="auto"/>
        <w:bottom w:val="none" w:sz="0" w:space="0" w:color="auto"/>
        <w:right w:val="none" w:sz="0" w:space="0" w:color="auto"/>
      </w:divBdr>
    </w:div>
    <w:div w:id="2061971775">
      <w:bodyDiv w:val="1"/>
      <w:marLeft w:val="0"/>
      <w:marRight w:val="0"/>
      <w:marTop w:val="0"/>
      <w:marBottom w:val="0"/>
      <w:divBdr>
        <w:top w:val="none" w:sz="0" w:space="0" w:color="auto"/>
        <w:left w:val="none" w:sz="0" w:space="0" w:color="auto"/>
        <w:bottom w:val="none" w:sz="0" w:space="0" w:color="auto"/>
        <w:right w:val="none" w:sz="0" w:space="0" w:color="auto"/>
      </w:divBdr>
    </w:div>
    <w:div w:id="2064522372">
      <w:bodyDiv w:val="1"/>
      <w:marLeft w:val="0"/>
      <w:marRight w:val="0"/>
      <w:marTop w:val="0"/>
      <w:marBottom w:val="0"/>
      <w:divBdr>
        <w:top w:val="none" w:sz="0" w:space="0" w:color="auto"/>
        <w:left w:val="none" w:sz="0" w:space="0" w:color="auto"/>
        <w:bottom w:val="none" w:sz="0" w:space="0" w:color="auto"/>
        <w:right w:val="none" w:sz="0" w:space="0" w:color="auto"/>
      </w:divBdr>
    </w:div>
    <w:div w:id="2065326033">
      <w:bodyDiv w:val="1"/>
      <w:marLeft w:val="0"/>
      <w:marRight w:val="0"/>
      <w:marTop w:val="0"/>
      <w:marBottom w:val="0"/>
      <w:divBdr>
        <w:top w:val="none" w:sz="0" w:space="0" w:color="auto"/>
        <w:left w:val="none" w:sz="0" w:space="0" w:color="auto"/>
        <w:bottom w:val="none" w:sz="0" w:space="0" w:color="auto"/>
        <w:right w:val="none" w:sz="0" w:space="0" w:color="auto"/>
      </w:divBdr>
    </w:div>
    <w:div w:id="2068339397">
      <w:bodyDiv w:val="1"/>
      <w:marLeft w:val="0"/>
      <w:marRight w:val="0"/>
      <w:marTop w:val="0"/>
      <w:marBottom w:val="0"/>
      <w:divBdr>
        <w:top w:val="none" w:sz="0" w:space="0" w:color="auto"/>
        <w:left w:val="none" w:sz="0" w:space="0" w:color="auto"/>
        <w:bottom w:val="none" w:sz="0" w:space="0" w:color="auto"/>
        <w:right w:val="none" w:sz="0" w:space="0" w:color="auto"/>
      </w:divBdr>
    </w:div>
    <w:div w:id="2075279128">
      <w:bodyDiv w:val="1"/>
      <w:marLeft w:val="0"/>
      <w:marRight w:val="0"/>
      <w:marTop w:val="0"/>
      <w:marBottom w:val="0"/>
      <w:divBdr>
        <w:top w:val="none" w:sz="0" w:space="0" w:color="auto"/>
        <w:left w:val="none" w:sz="0" w:space="0" w:color="auto"/>
        <w:bottom w:val="none" w:sz="0" w:space="0" w:color="auto"/>
        <w:right w:val="none" w:sz="0" w:space="0" w:color="auto"/>
      </w:divBdr>
    </w:div>
    <w:div w:id="2077436479">
      <w:bodyDiv w:val="1"/>
      <w:marLeft w:val="0"/>
      <w:marRight w:val="0"/>
      <w:marTop w:val="0"/>
      <w:marBottom w:val="0"/>
      <w:divBdr>
        <w:top w:val="none" w:sz="0" w:space="0" w:color="auto"/>
        <w:left w:val="none" w:sz="0" w:space="0" w:color="auto"/>
        <w:bottom w:val="none" w:sz="0" w:space="0" w:color="auto"/>
        <w:right w:val="none" w:sz="0" w:space="0" w:color="auto"/>
      </w:divBdr>
    </w:div>
    <w:div w:id="2079353714">
      <w:bodyDiv w:val="1"/>
      <w:marLeft w:val="0"/>
      <w:marRight w:val="0"/>
      <w:marTop w:val="0"/>
      <w:marBottom w:val="0"/>
      <w:divBdr>
        <w:top w:val="none" w:sz="0" w:space="0" w:color="auto"/>
        <w:left w:val="none" w:sz="0" w:space="0" w:color="auto"/>
        <w:bottom w:val="none" w:sz="0" w:space="0" w:color="auto"/>
        <w:right w:val="none" w:sz="0" w:space="0" w:color="auto"/>
      </w:divBdr>
    </w:div>
    <w:div w:id="2082680029">
      <w:bodyDiv w:val="1"/>
      <w:marLeft w:val="0"/>
      <w:marRight w:val="0"/>
      <w:marTop w:val="0"/>
      <w:marBottom w:val="0"/>
      <w:divBdr>
        <w:top w:val="none" w:sz="0" w:space="0" w:color="auto"/>
        <w:left w:val="none" w:sz="0" w:space="0" w:color="auto"/>
        <w:bottom w:val="none" w:sz="0" w:space="0" w:color="auto"/>
        <w:right w:val="none" w:sz="0" w:space="0" w:color="auto"/>
      </w:divBdr>
    </w:div>
    <w:div w:id="2083526267">
      <w:bodyDiv w:val="1"/>
      <w:marLeft w:val="0"/>
      <w:marRight w:val="0"/>
      <w:marTop w:val="0"/>
      <w:marBottom w:val="0"/>
      <w:divBdr>
        <w:top w:val="none" w:sz="0" w:space="0" w:color="auto"/>
        <w:left w:val="none" w:sz="0" w:space="0" w:color="auto"/>
        <w:bottom w:val="none" w:sz="0" w:space="0" w:color="auto"/>
        <w:right w:val="none" w:sz="0" w:space="0" w:color="auto"/>
      </w:divBdr>
    </w:div>
    <w:div w:id="2083987590">
      <w:bodyDiv w:val="1"/>
      <w:marLeft w:val="0"/>
      <w:marRight w:val="0"/>
      <w:marTop w:val="0"/>
      <w:marBottom w:val="0"/>
      <w:divBdr>
        <w:top w:val="none" w:sz="0" w:space="0" w:color="auto"/>
        <w:left w:val="none" w:sz="0" w:space="0" w:color="auto"/>
        <w:bottom w:val="none" w:sz="0" w:space="0" w:color="auto"/>
        <w:right w:val="none" w:sz="0" w:space="0" w:color="auto"/>
      </w:divBdr>
    </w:div>
    <w:div w:id="2084595465">
      <w:bodyDiv w:val="1"/>
      <w:marLeft w:val="0"/>
      <w:marRight w:val="0"/>
      <w:marTop w:val="0"/>
      <w:marBottom w:val="0"/>
      <w:divBdr>
        <w:top w:val="none" w:sz="0" w:space="0" w:color="auto"/>
        <w:left w:val="none" w:sz="0" w:space="0" w:color="auto"/>
        <w:bottom w:val="none" w:sz="0" w:space="0" w:color="auto"/>
        <w:right w:val="none" w:sz="0" w:space="0" w:color="auto"/>
      </w:divBdr>
    </w:div>
    <w:div w:id="2099980172">
      <w:bodyDiv w:val="1"/>
      <w:marLeft w:val="0"/>
      <w:marRight w:val="0"/>
      <w:marTop w:val="0"/>
      <w:marBottom w:val="0"/>
      <w:divBdr>
        <w:top w:val="none" w:sz="0" w:space="0" w:color="auto"/>
        <w:left w:val="none" w:sz="0" w:space="0" w:color="auto"/>
        <w:bottom w:val="none" w:sz="0" w:space="0" w:color="auto"/>
        <w:right w:val="none" w:sz="0" w:space="0" w:color="auto"/>
      </w:divBdr>
    </w:div>
    <w:div w:id="2103260463">
      <w:bodyDiv w:val="1"/>
      <w:marLeft w:val="0"/>
      <w:marRight w:val="0"/>
      <w:marTop w:val="0"/>
      <w:marBottom w:val="0"/>
      <w:divBdr>
        <w:top w:val="none" w:sz="0" w:space="0" w:color="auto"/>
        <w:left w:val="none" w:sz="0" w:space="0" w:color="auto"/>
        <w:bottom w:val="none" w:sz="0" w:space="0" w:color="auto"/>
        <w:right w:val="none" w:sz="0" w:space="0" w:color="auto"/>
      </w:divBdr>
    </w:div>
    <w:div w:id="2109497521">
      <w:bodyDiv w:val="1"/>
      <w:marLeft w:val="0"/>
      <w:marRight w:val="0"/>
      <w:marTop w:val="0"/>
      <w:marBottom w:val="0"/>
      <w:divBdr>
        <w:top w:val="none" w:sz="0" w:space="0" w:color="auto"/>
        <w:left w:val="none" w:sz="0" w:space="0" w:color="auto"/>
        <w:bottom w:val="none" w:sz="0" w:space="0" w:color="auto"/>
        <w:right w:val="none" w:sz="0" w:space="0" w:color="auto"/>
      </w:divBdr>
    </w:div>
    <w:div w:id="2117017365">
      <w:bodyDiv w:val="1"/>
      <w:marLeft w:val="0"/>
      <w:marRight w:val="0"/>
      <w:marTop w:val="0"/>
      <w:marBottom w:val="0"/>
      <w:divBdr>
        <w:top w:val="none" w:sz="0" w:space="0" w:color="auto"/>
        <w:left w:val="none" w:sz="0" w:space="0" w:color="auto"/>
        <w:bottom w:val="none" w:sz="0" w:space="0" w:color="auto"/>
        <w:right w:val="none" w:sz="0" w:space="0" w:color="auto"/>
      </w:divBdr>
    </w:div>
    <w:div w:id="2118284951">
      <w:bodyDiv w:val="1"/>
      <w:marLeft w:val="0"/>
      <w:marRight w:val="0"/>
      <w:marTop w:val="0"/>
      <w:marBottom w:val="0"/>
      <w:divBdr>
        <w:top w:val="none" w:sz="0" w:space="0" w:color="auto"/>
        <w:left w:val="none" w:sz="0" w:space="0" w:color="auto"/>
        <w:bottom w:val="none" w:sz="0" w:space="0" w:color="auto"/>
        <w:right w:val="none" w:sz="0" w:space="0" w:color="auto"/>
      </w:divBdr>
    </w:div>
    <w:div w:id="2118910664">
      <w:bodyDiv w:val="1"/>
      <w:marLeft w:val="0"/>
      <w:marRight w:val="0"/>
      <w:marTop w:val="0"/>
      <w:marBottom w:val="0"/>
      <w:divBdr>
        <w:top w:val="none" w:sz="0" w:space="0" w:color="auto"/>
        <w:left w:val="none" w:sz="0" w:space="0" w:color="auto"/>
        <w:bottom w:val="none" w:sz="0" w:space="0" w:color="auto"/>
        <w:right w:val="none" w:sz="0" w:space="0" w:color="auto"/>
      </w:divBdr>
    </w:div>
    <w:div w:id="2131166678">
      <w:bodyDiv w:val="1"/>
      <w:marLeft w:val="0"/>
      <w:marRight w:val="0"/>
      <w:marTop w:val="0"/>
      <w:marBottom w:val="0"/>
      <w:divBdr>
        <w:top w:val="none" w:sz="0" w:space="0" w:color="auto"/>
        <w:left w:val="none" w:sz="0" w:space="0" w:color="auto"/>
        <w:bottom w:val="none" w:sz="0" w:space="0" w:color="auto"/>
        <w:right w:val="none" w:sz="0" w:space="0" w:color="auto"/>
      </w:divBdr>
    </w:div>
    <w:div w:id="2134902087">
      <w:bodyDiv w:val="1"/>
      <w:marLeft w:val="0"/>
      <w:marRight w:val="0"/>
      <w:marTop w:val="0"/>
      <w:marBottom w:val="0"/>
      <w:divBdr>
        <w:top w:val="none" w:sz="0" w:space="0" w:color="auto"/>
        <w:left w:val="none" w:sz="0" w:space="0" w:color="auto"/>
        <w:bottom w:val="none" w:sz="0" w:space="0" w:color="auto"/>
        <w:right w:val="none" w:sz="0" w:space="0" w:color="auto"/>
      </w:divBdr>
    </w:div>
    <w:div w:id="2136286815">
      <w:bodyDiv w:val="1"/>
      <w:marLeft w:val="0"/>
      <w:marRight w:val="0"/>
      <w:marTop w:val="0"/>
      <w:marBottom w:val="0"/>
      <w:divBdr>
        <w:top w:val="none" w:sz="0" w:space="0" w:color="auto"/>
        <w:left w:val="none" w:sz="0" w:space="0" w:color="auto"/>
        <w:bottom w:val="none" w:sz="0" w:space="0" w:color="auto"/>
        <w:right w:val="none" w:sz="0" w:space="0" w:color="auto"/>
      </w:divBdr>
    </w:div>
    <w:div w:id="2136676461">
      <w:bodyDiv w:val="1"/>
      <w:marLeft w:val="0"/>
      <w:marRight w:val="0"/>
      <w:marTop w:val="0"/>
      <w:marBottom w:val="0"/>
      <w:divBdr>
        <w:top w:val="none" w:sz="0" w:space="0" w:color="auto"/>
        <w:left w:val="none" w:sz="0" w:space="0" w:color="auto"/>
        <w:bottom w:val="none" w:sz="0" w:space="0" w:color="auto"/>
        <w:right w:val="none" w:sz="0" w:space="0" w:color="auto"/>
      </w:divBdr>
    </w:div>
    <w:div w:id="2136944539">
      <w:bodyDiv w:val="1"/>
      <w:marLeft w:val="0"/>
      <w:marRight w:val="0"/>
      <w:marTop w:val="0"/>
      <w:marBottom w:val="0"/>
      <w:divBdr>
        <w:top w:val="none" w:sz="0" w:space="0" w:color="auto"/>
        <w:left w:val="none" w:sz="0" w:space="0" w:color="auto"/>
        <w:bottom w:val="none" w:sz="0" w:space="0" w:color="auto"/>
        <w:right w:val="none" w:sz="0" w:space="0" w:color="auto"/>
      </w:divBdr>
    </w:div>
    <w:div w:id="2137945923">
      <w:bodyDiv w:val="1"/>
      <w:marLeft w:val="0"/>
      <w:marRight w:val="0"/>
      <w:marTop w:val="0"/>
      <w:marBottom w:val="0"/>
      <w:divBdr>
        <w:top w:val="none" w:sz="0" w:space="0" w:color="auto"/>
        <w:left w:val="none" w:sz="0" w:space="0" w:color="auto"/>
        <w:bottom w:val="none" w:sz="0" w:space="0" w:color="auto"/>
        <w:right w:val="none" w:sz="0" w:space="0" w:color="auto"/>
      </w:divBdr>
    </w:div>
    <w:div w:id="2140488860">
      <w:bodyDiv w:val="1"/>
      <w:marLeft w:val="0"/>
      <w:marRight w:val="0"/>
      <w:marTop w:val="0"/>
      <w:marBottom w:val="0"/>
      <w:divBdr>
        <w:top w:val="none" w:sz="0" w:space="0" w:color="auto"/>
        <w:left w:val="none" w:sz="0" w:space="0" w:color="auto"/>
        <w:bottom w:val="none" w:sz="0" w:space="0" w:color="auto"/>
        <w:right w:val="none" w:sz="0" w:space="0" w:color="auto"/>
      </w:divBdr>
    </w:div>
    <w:div w:id="214133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kaho-my.sharepoint.com/personal/roy_devolder_student_odisee_be/Documents/PWR/rapporteren/Het%20maken%20en%20sturen%20van%20een%20robotarm%20versie1.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hubkaho-my.sharepoint.com/personal/roy_devolder_student_odisee_be/Documents/PWR/rapporteren/Het%20maken%20en%20sturen%20van%20een%20robotarm%20versie1.docx" TargetMode="Externa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kaho-my.sharepoint.com/personal/roy_devolder_student_odisee_be/Documents/PWR/rapporteren/Het%20maken%20en%20sturen%20van%20een%20robotarm%20versie1.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ubkaho-my.sharepoint.com/personal/roy_devolder_student_odisee_be/Documents/PWR/rapporteren/Het%20maken%20en%20sturen%20van%20een%20robotarm%20versie1.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5.xml"/><Relationship Id="rId10" Type="http://schemas.openxmlformats.org/officeDocument/2006/relationships/hyperlink" Target="https://hubkaho-my.sharepoint.com/personal/roy_devolder_student_odisee_be/Documents/PWR/rapporteren/Het%20maken%20en%20sturen%20van%20een%20robotarm%20versie1.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ubkaho-my.sharepoint.com/personal/roy_devolder_student_odisee_be/Documents/PWR/rapporteren/Het%20maken%20en%20sturen%20van%20een%20robotarm%20versie1.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DCmotor</b:Tag>
    <b:SourceType>InternetSite</b:SourceType>
    <b:Guid>{C8F0953D-4870-4FE4-A3A0-536DBCEEA554}</b:Guid>
    <b:LCID>nl-BE</b:LCID>
    <b:Title>Tinytronics</b:Title>
    <b:YearAccessed>2023</b:YearAccessed>
    <b:MonthAccessed>maart</b:MonthAccessed>
    <b:DayAccessed>17</b:DayAccessed>
    <b:URL>https://ap.lc/3loJv</b:URL>
    <b:RefOrder>4</b:RefOrder>
  </b:Source>
  <b:Source>
    <b:Tag>servomotor</b:Tag>
    <b:SourceType>InternetSite</b:SourceType>
    <b:Guid>{27B19ADA-270E-4E04-947C-BC0BDB63EB91}</b:Guid>
    <b:LCID>nl-BE</b:LCID>
    <b:Title>Tinytronics</b:Title>
    <b:YearAccessed>2023</b:YearAccessed>
    <b:MonthAccessed>maart</b:MonthAccessed>
    <b:DayAccessed>17</b:DayAccessed>
    <b:URL>https://ap.lc/eTqNZ</b:URL>
    <b:RefOrder>3</b:RefOrder>
  </b:Source>
  <b:Source>
    <b:Tag>stappenmotor</b:Tag>
    <b:SourceType>InternetSite</b:SourceType>
    <b:Guid>{6C738B76-173C-489F-A6C7-6C7A95D78CD9}</b:Guid>
    <b:Title>Domoticx</b:Title>
    <b:YearAccessed>2023</b:YearAccessed>
    <b:MonthAccessed>Maart</b:MonthAccessed>
    <b:DayAccessed>17</b:DayAccessed>
    <b:URL>https://ap.lc/deZqp</b:URL>
    <b:LCID>nl-BE</b:LCID>
    <b:RefOrder>2</b:RefOrder>
  </b:Source>
  <b:Source>
    <b:Tag>BrushlessDCmotoren</b:Tag>
    <b:SourceType>InternetSite</b:SourceType>
    <b:Guid>{10529C45-B1EE-4B70-B3CF-DE0C61D57C0C}</b:Guid>
    <b:Title>Conrad</b:Title>
    <b:YearAccessed>2023</b:YearAccessed>
    <b:MonthAccessed>maart</b:MonthAccessed>
    <b:DayAccessed>17</b:DayAccessed>
    <b:URL>https://ap.lc/pZaYL</b:URL>
    <b:RefOrder>5</b:RefOrder>
  </b:Source>
  <b:Source>
    <b:Tag>Arduinomkrwifi1010</b:Tag>
    <b:SourceType>InternetSite</b:SourceType>
    <b:Guid>{2CA52EFF-E51C-4E91-A091-4250E6F7A5CF}</b:Guid>
    <b:Title>Arduino</b:Title>
    <b:YearAccessed>2023</b:YearAccessed>
    <b:MonthAccessed>maart</b:MonthAccessed>
    <b:DayAccessed>18</b:DayAccessed>
    <b:URL>https://ap.lc/OHA2n</b:URL>
    <b:RefOrder>6</b:RefOrder>
  </b:Source>
  <b:Source>
    <b:Tag>ESP32</b:Tag>
    <b:SourceType>InternetSite</b:SourceType>
    <b:Guid>{36DE035E-2D3D-40A5-B85B-18EE5A7AFAD0}</b:Guid>
    <b:Title>Tinytronics</b:Title>
    <b:YearAccessed>2023</b:YearAccessed>
    <b:MonthAccessed>maart</b:MonthAccessed>
    <b:DayAccessed>18</b:DayAccessed>
    <b:URL>https://ap.lc/gQWu6</b:URL>
    <b:RefOrder>7</b:RefOrder>
  </b:Source>
  <b:Source>
    <b:Tag>ESP32chip</b:Tag>
    <b:SourceType>InternetSite</b:SourceType>
    <b:Guid>{1EB0D4EA-5F29-4991-A9FC-6FEB86EC236E}</b:Guid>
    <b:LCID>nl-BE</b:LCID>
    <b:Title>Digikey</b:Title>
    <b:YearAccessed>2023</b:YearAccessed>
    <b:MonthAccessed>maart</b:MonthAccessed>
    <b:DayAccessed>20</b:DayAccessed>
    <b:URL>https://ap.lc/i7Pd2</b:URL>
    <b:RefOrder>8</b:RefOrder>
  </b:Source>
  <b:Source>
    <b:Tag>USBC</b:Tag>
    <b:SourceType>InternetSite</b:SourceType>
    <b:Guid>{F271EC1D-7CAD-48A5-824F-4277FE2D9475}</b:Guid>
    <b:LCID>nl-BE</b:LCID>
    <b:Author>
      <b:Author>
        <b:NameList>
          <b:Person>
            <b:Last>YAKIMOVA</b:Last>
            <b:First>Yasmina</b:First>
          </b:Person>
        </b:NameList>
      </b:Author>
    </b:Author>
    <b:Title>Europees parlement</b:Title>
    <b:ProductionCompany>Europees parlement</b:ProductionCompany>
    <b:Year>2022</b:Year>
    <b:Month>juni</b:Month>
    <b:Day>07</b:Day>
    <b:YearAccessed>2023</b:YearAccessed>
    <b:MonthAccessed>maart</b:MonthAccessed>
    <b:DayAccessed>20</b:DayAccessed>
    <b:URL>https://ap.lc/BxmRq</b:URL>
    <b:RefOrder>21</b:RefOrder>
  </b:Source>
  <b:Source>
    <b:Tag>TMC2208datasheet</b:Tag>
    <b:SourceType>InternetSite</b:SourceType>
    <b:Guid>{B2CC7470-D8D2-438A-869A-361F48AF4A56}</b:Guid>
    <b:LCID>nl-BE</b:LCID>
    <b:Title>Alldatasheet</b:Title>
    <b:YearAccessed>2023</b:YearAccessed>
    <b:MonthAccessed>maart</b:MonthAccessed>
    <b:DayAccessed>17</b:DayAccessed>
    <b:URL>https://ap.lc/CW7Hs</b:URL>
    <b:RefOrder>13</b:RefOrder>
  </b:Source>
  <b:Source>
    <b:Tag>TMC2208</b:Tag>
    <b:SourceType>InternetSite</b:SourceType>
    <b:Guid>{19C82B10-EB2F-43CC-954B-313DDE171253}</b:Guid>
    <b:LCID>nl-BE</b:LCID>
    <b:Title>Mchobby</b:Title>
    <b:YearAccessed>2023</b:YearAccessed>
    <b:MonthAccessed>maart</b:MonthAccessed>
    <b:DayAccessed>17</b:DayAccessed>
    <b:URL>https://ap.lc/jClrO</b:URL>
    <b:RefOrder>11</b:RefOrder>
  </b:Source>
  <b:Source>
    <b:Tag>LDL1117</b:Tag>
    <b:SourceType>InternetSite</b:SourceType>
    <b:Guid>{59675F42-3B12-493A-B2E9-F411B9C234DB}</b:Guid>
    <b:LCID>nl-BE</b:LCID>
    <b:Title>Mouser</b:Title>
    <b:ProductionCompany>STMicroelectronics</b:ProductionCompany>
    <b:Year>2021</b:Year>
    <b:YearAccessed>2023</b:YearAccessed>
    <b:MonthAccessed>maart</b:MonthAccessed>
    <b:DayAccessed>20</b:DayAccessed>
    <b:URL>https://ap.lc/08Oq4</b:URL>
    <b:RefOrder>10</b:RefOrder>
  </b:Source>
  <b:Source>
    <b:Tag>Soortenrobotarmen</b:Tag>
    <b:SourceType>InternetSite</b:SourceType>
    <b:Guid>{B0E7A5A7-6102-41B4-BE66-07BAA4A88513}</b:Guid>
    <b:LCID>nl-BE</b:LCID>
    <b:Title>Robotic arms</b:Title>
    <b:YearAccessed>2023</b:YearAccessed>
    <b:MonthAccessed>maart</b:MonthAccessed>
    <b:DayAccessed>21</b:DayAccessed>
    <b:URL>https://ap.lc/cL01R</b:URL>
    <b:RefOrder>14</b:RefOrder>
  </b:Source>
  <b:Source>
    <b:Tag>aluminiumprofiel</b:Tag>
    <b:SourceType>InternetSite</b:SourceType>
    <b:Guid>{448CA2A5-B92C-45D2-9D99-A59AA393DEA7}</b:Guid>
    <b:LCID>nl-BE</b:LCID>
    <b:Title>Go to shoping</b:Title>
    <b:YearAccessed>2023</b:YearAccessed>
    <b:MonthAccessed>maart</b:MonthAccessed>
    <b:DayAccessed>21</b:DayAccessed>
    <b:URL>https://ap.lc/ZoN4D</b:URL>
    <b:RefOrder>16</b:RefOrder>
  </b:Source>
  <b:Source>
    <b:Tag>LumenPnP</b:Tag>
    <b:SourceType>InternetSite</b:SourceType>
    <b:Guid>{D564DA35-7335-42DD-BC53-65B87287CE8D}</b:Guid>
    <b:LCID>nl-BE</b:LCID>
    <b:Author>
      <b:Author>
        <b:NameList>
          <b:Person>
            <b:Last>Claussen</b:Last>
            <b:First>Mathias</b:First>
          </b:Person>
        </b:NameList>
      </b:Author>
    </b:Author>
    <b:Title>Elektormagazine</b:Title>
    <b:ProductionCompany>Elektormagazine</b:ProductionCompany>
    <b:Year>2022</b:Year>
    <b:Month>juli</b:Month>
    <b:Day>12</b:Day>
    <b:YearAccessed>2023</b:YearAccessed>
    <b:MonthAccessed>maart</b:MonthAccessed>
    <b:DayAccessed>21</b:DayAccessed>
    <b:URL>https://ap.lc/lHw1e</b:URL>
    <b:RefOrder>17</b:RefOrder>
  </b:Source>
  <b:Source>
    <b:Tag>cartesischerobotarm</b:Tag>
    <b:SourceType>InternetSite</b:SourceType>
    <b:Guid>{6EF0E908-47BE-4422-8B88-EC2182ACB84A}</b:Guid>
    <b:LCID>nl-BE</b:LCID>
    <b:Title>Machinedesign</b:Title>
    <b:YearAccessed>2023</b:YearAccessed>
    <b:MonthAccessed>maart</b:MonthAccessed>
    <b:DayAccessed>21</b:DayAccessed>
    <b:URL>https://ap.lc/Xp3Y1</b:URL>
    <b:Author>
      <b:Author>
        <b:NameList>
          <b:Person>
            <b:Last>Vaughn</b:Last>
            <b:First>Richard</b:First>
          </b:Person>
        </b:NameList>
      </b:Author>
    </b:Author>
    <b:ProductionCompany>Machinedesign</b:ProductionCompany>
    <b:Year>2013</b:Year>
    <b:Month>december</b:Month>
    <b:Day>2</b:Day>
    <b:RefOrder>15</b:RefOrder>
  </b:Source>
  <b:Source>
    <b:Tag>Tomnardi</b:Tag>
    <b:SourceType>InternetSite</b:SourceType>
    <b:Guid>{5C53C1D8-9A88-443E-84B4-BB0589FB730E}</b:Guid>
    <b:LCID>nl-BE</b:LCID>
    <b:Author>
      <b:Author>
        <b:NameList>
          <b:Person>
            <b:Last>Nardi</b:Last>
            <b:First>Tom</b:First>
          </b:Person>
        </b:NameList>
      </b:Author>
    </b:Author>
    <b:Title>Hackaday</b:Title>
    <b:ProductionCompany>Hackaday</b:ProductionCompany>
    <b:Year>2020</b:Year>
    <b:Month>oktober</b:Month>
    <b:Day>19</b:Day>
    <b:YearAccessed>2023</b:YearAccessed>
    <b:MonthAccessed>maat</b:MonthAccessed>
    <b:DayAccessed>21</b:DayAccessed>
    <b:URL>https://ap.lc/UFSXb</b:URL>
    <b:RefOrder>19</b:RefOrder>
  </b:Source>
  <b:Source>
    <b:Tag>kuka</b:Tag>
    <b:SourceType>InternetSite</b:SourceType>
    <b:Guid>{85566450-5DF8-4B99-B387-808341024DDF}</b:Guid>
    <b:LCID>nl-BE</b:LCID>
    <b:Title>Kuka</b:Title>
    <b:ProductionCompany>Kuka</b:ProductionCompany>
    <b:YearAccessed>2023</b:YearAccessed>
    <b:MonthAccessed>maart</b:MonthAccessed>
    <b:DayAccessed>21</b:DayAccessed>
    <b:URL>https://ap.lc/gyjYQ</b:URL>
    <b:RefOrder>18</b:RefOrder>
  </b:Source>
  <b:Source>
    <b:Tag>usbc</b:Tag>
    <b:SourceType>InternetSite</b:SourceType>
    <b:Guid>{C1C109DA-55F0-4164-8688-19CB5E2C848C}</b:Guid>
    <b:Year>19</b:Year>
    <b:Month>november</b:Month>
    <b:Day>2018</b:Day>
    <b:URL>https://ap.lc/Hhr6j</b:URL>
    <b:LCID>nl-BE</b:LCID>
    <b:Author>
      <b:Author>
        <b:NameList>
          <b:Person>
            <b:Last>Chindi.ap</b:Last>
            <b:First>CC</b:First>
            <b:Middle>BY-SA 4.0</b:Middle>
          </b:Person>
        </b:NameList>
      </b:Author>
    </b:Author>
    <b:Title>Arrow</b:Title>
    <b:YearAccessed>28</b:YearAccessed>
    <b:MonthAccessed>maart</b:MonthAccessed>
    <b:DayAccessed>2023</b:DayAccessed>
    <b:RefOrder>9</b:RefOrder>
  </b:Source>
  <b:Source>
    <b:Tag>fullstepvsmicrostep</b:Tag>
    <b:SourceType>InternetSite</b:SourceType>
    <b:Guid>{540A2FA9-430D-4BDA-B59A-4DF2A4F846DC}</b:Guid>
    <b:LCID>nl-BE</b:LCID>
    <b:Author>
      <b:Author>
        <b:NameList>
          <b:Person>
            <b:Last>Dhruti Ranjan Gaan</b:Last>
            <b:First>M.</b:First>
            <b:Middle>Kumar, C. G. Majumder</b:Middle>
          </b:Person>
        </b:NameList>
      </b:Author>
    </b:Author>
    <b:Title>semanticscholar</b:Title>
    <b:Year>2017</b:Year>
    <b:YearAccessed>28</b:YearAccessed>
    <b:MonthAccessed>maart</b:MonthAccessed>
    <b:DayAccessed>2023</b:DayAccessed>
    <b:URL>https://ap.lc/3FZnb</b:URL>
    <b:RefOrder>12</b:RefOrder>
  </b:Source>
  <b:Source>
    <b:Tag>parallellegrijper</b:Tag>
    <b:SourceType>InternetSite</b:SourceType>
    <b:Guid>{1E844A71-38F6-4265-8CF2-96AD44B44CF3}</b:Guid>
    <b:LCID>nl-BE</b:LCID>
    <b:Title>almotion</b:Title>
    <b:ProductionCompany>almotion</b:ProductionCompany>
    <b:YearAccessed>28</b:YearAccessed>
    <b:MonthAccessed>maart</b:MonthAccessed>
    <b:DayAccessed>2023</b:DayAccessed>
    <b:URL>https://ap.lc/amwzP</b:URL>
    <b:RefOrder>22</b:RefOrder>
  </b:Source>
  <b:Source>
    <b:Tag>pneumatischehoekgrijper</b:Tag>
    <b:SourceType>InternetSite</b:SourceType>
    <b:Guid>{13122B2C-63A9-46BD-B6CF-70D62607FE2E}</b:Guid>
    <b:LCID>nl-BE</b:LCID>
    <b:Title>zvstechniek</b:Title>
    <b:ProductionCompany>zvstechniek</b:ProductionCompany>
    <b:YearAccessed>28</b:YearAccessed>
    <b:MonthAccessed>maart</b:MonthAccessed>
    <b:DayAccessed>2023</b:DayAccessed>
    <b:URL>https://ap.lc/gdEbe</b:URL>
    <b:RefOrder>23</b:RefOrder>
  </b:Source>
  <b:Source>
    <b:Tag>kopermassadichtheid</b:Tag>
    <b:SourceType>InternetSite</b:SourceType>
    <b:Guid>{25F41591-35B9-4E73-B39C-704ABD345263}</b:Guid>
    <b:LCID>nl-BE</b:LCID>
    <b:Author>
      <b:Author>
        <b:NameList>
          <b:Person>
            <b:Last>Dinkgreve</b:Last>
            <b:First>Stephan</b:First>
            <b:Middle>P.</b:Middle>
          </b:Person>
        </b:NameList>
      </b:Author>
    </b:Author>
    <b:Title>wetenschapsschool</b:Title>
    <b:ProductionCompany>Natuurkunde voor de Middelbare School</b:ProductionCompany>
    <b:Year>2018</b:Year>
    <b:YearAccessed>29</b:YearAccessed>
    <b:MonthAccessed>maart</b:MonthAccessed>
    <b:DayAccessed>2023</b:DayAccessed>
    <b:URL>https://ap.lc/MHHQ6</b:URL>
    <b:RefOrder>1</b:RefOrder>
  </b:Source>
  <b:Source>
    <b:Tag>veiligheid</b:Tag>
    <b:SourceType>InternetSite</b:SourceType>
    <b:Guid>{5BAD746E-9C26-4083-9AF3-10F331F578A9}</b:Guid>
    <b:LCID>nl-BE</b:LCID>
    <b:Author>
      <b:Author>
        <b:NameList>
          <b:Person>
            <b:Last>Klop</b:Last>
            <b:First>G.J.B.</b:First>
          </b:Person>
        </b:NameList>
      </b:Author>
    </b:Author>
    <b:Title>Pure.tue</b:Title>
    <b:ProductionCompany>Tue</b:ProductionCompany>
    <b:Year>01</b:Year>
    <b:Month>januari</b:Month>
    <b:Day>1992</b:Day>
    <b:YearAccessed>29</b:YearAccessed>
    <b:MonthAccessed>maart</b:MonthAccessed>
    <b:DayAccessed>2023</b:DayAccessed>
    <b:URL>https://ap.lc/0subo</b:URL>
    <b:RefOrder>20</b:RefOrder>
  </b:Source>
</b:Sources>
</file>

<file path=customXml/itemProps1.xml><?xml version="1.0" encoding="utf-8"?>
<ds:datastoreItem xmlns:ds="http://schemas.openxmlformats.org/officeDocument/2006/customXml" ds:itemID="{B65549DC-55D5-40E1-B044-151645D2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6628</Words>
  <Characters>36457</Characters>
  <Application>Microsoft Office Word</Application>
  <DocSecurity>0</DocSecurity>
  <Lines>303</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43000</CharactersWithSpaces>
  <SharedDoc>false</SharedDoc>
  <HLinks>
    <vt:vector size="366" baseType="variant">
      <vt:variant>
        <vt:i4>1769529</vt:i4>
      </vt:variant>
      <vt:variant>
        <vt:i4>368</vt:i4>
      </vt:variant>
      <vt:variant>
        <vt:i4>0</vt:i4>
      </vt:variant>
      <vt:variant>
        <vt:i4>5</vt:i4>
      </vt:variant>
      <vt:variant>
        <vt:lpwstr/>
      </vt:variant>
      <vt:variant>
        <vt:lpwstr>_Toc131007982</vt:lpwstr>
      </vt:variant>
      <vt:variant>
        <vt:i4>1769529</vt:i4>
      </vt:variant>
      <vt:variant>
        <vt:i4>362</vt:i4>
      </vt:variant>
      <vt:variant>
        <vt:i4>0</vt:i4>
      </vt:variant>
      <vt:variant>
        <vt:i4>5</vt:i4>
      </vt:variant>
      <vt:variant>
        <vt:lpwstr/>
      </vt:variant>
      <vt:variant>
        <vt:lpwstr>_Toc131007981</vt:lpwstr>
      </vt:variant>
      <vt:variant>
        <vt:i4>1769529</vt:i4>
      </vt:variant>
      <vt:variant>
        <vt:i4>356</vt:i4>
      </vt:variant>
      <vt:variant>
        <vt:i4>0</vt:i4>
      </vt:variant>
      <vt:variant>
        <vt:i4>5</vt:i4>
      </vt:variant>
      <vt:variant>
        <vt:lpwstr/>
      </vt:variant>
      <vt:variant>
        <vt:lpwstr>_Toc131007980</vt:lpwstr>
      </vt:variant>
      <vt:variant>
        <vt:i4>1310777</vt:i4>
      </vt:variant>
      <vt:variant>
        <vt:i4>350</vt:i4>
      </vt:variant>
      <vt:variant>
        <vt:i4>0</vt:i4>
      </vt:variant>
      <vt:variant>
        <vt:i4>5</vt:i4>
      </vt:variant>
      <vt:variant>
        <vt:lpwstr/>
      </vt:variant>
      <vt:variant>
        <vt:lpwstr>_Toc131007979</vt:lpwstr>
      </vt:variant>
      <vt:variant>
        <vt:i4>5570616</vt:i4>
      </vt:variant>
      <vt:variant>
        <vt:i4>341</vt:i4>
      </vt:variant>
      <vt:variant>
        <vt:i4>0</vt:i4>
      </vt:variant>
      <vt:variant>
        <vt:i4>5</vt:i4>
      </vt:variant>
      <vt:variant>
        <vt:lpwstr>https://hubkaho-my.sharepoint.com/personal/roy_devolder_student_odisee_be/Documents/PWR/rapporteren/Het maken en sturen van een robotarm versie1.docx</vt:lpwstr>
      </vt:variant>
      <vt:variant>
        <vt:lpwstr>_Toc131007978</vt:lpwstr>
      </vt:variant>
      <vt:variant>
        <vt:i4>5570616</vt:i4>
      </vt:variant>
      <vt:variant>
        <vt:i4>335</vt:i4>
      </vt:variant>
      <vt:variant>
        <vt:i4>0</vt:i4>
      </vt:variant>
      <vt:variant>
        <vt:i4>5</vt:i4>
      </vt:variant>
      <vt:variant>
        <vt:lpwstr>https://hubkaho-my.sharepoint.com/personal/roy_devolder_student_odisee_be/Documents/PWR/rapporteren/Het maken en sturen van een robotarm versie1.docx</vt:lpwstr>
      </vt:variant>
      <vt:variant>
        <vt:lpwstr>_Toc131007977</vt:lpwstr>
      </vt:variant>
      <vt:variant>
        <vt:i4>1310777</vt:i4>
      </vt:variant>
      <vt:variant>
        <vt:i4>329</vt:i4>
      </vt:variant>
      <vt:variant>
        <vt:i4>0</vt:i4>
      </vt:variant>
      <vt:variant>
        <vt:i4>5</vt:i4>
      </vt:variant>
      <vt:variant>
        <vt:lpwstr/>
      </vt:variant>
      <vt:variant>
        <vt:lpwstr>_Toc131007976</vt:lpwstr>
      </vt:variant>
      <vt:variant>
        <vt:i4>5570616</vt:i4>
      </vt:variant>
      <vt:variant>
        <vt:i4>323</vt:i4>
      </vt:variant>
      <vt:variant>
        <vt:i4>0</vt:i4>
      </vt:variant>
      <vt:variant>
        <vt:i4>5</vt:i4>
      </vt:variant>
      <vt:variant>
        <vt:lpwstr>https://hubkaho-my.sharepoint.com/personal/roy_devolder_student_odisee_be/Documents/PWR/rapporteren/Het maken en sturen van een robotarm versie1.docx</vt:lpwstr>
      </vt:variant>
      <vt:variant>
        <vt:lpwstr>_Toc131007975</vt:lpwstr>
      </vt:variant>
      <vt:variant>
        <vt:i4>1310777</vt:i4>
      </vt:variant>
      <vt:variant>
        <vt:i4>317</vt:i4>
      </vt:variant>
      <vt:variant>
        <vt:i4>0</vt:i4>
      </vt:variant>
      <vt:variant>
        <vt:i4>5</vt:i4>
      </vt:variant>
      <vt:variant>
        <vt:lpwstr/>
      </vt:variant>
      <vt:variant>
        <vt:lpwstr>_Toc131007974</vt:lpwstr>
      </vt:variant>
      <vt:variant>
        <vt:i4>1310777</vt:i4>
      </vt:variant>
      <vt:variant>
        <vt:i4>311</vt:i4>
      </vt:variant>
      <vt:variant>
        <vt:i4>0</vt:i4>
      </vt:variant>
      <vt:variant>
        <vt:i4>5</vt:i4>
      </vt:variant>
      <vt:variant>
        <vt:lpwstr/>
      </vt:variant>
      <vt:variant>
        <vt:lpwstr>_Toc131007973</vt:lpwstr>
      </vt:variant>
      <vt:variant>
        <vt:i4>5570616</vt:i4>
      </vt:variant>
      <vt:variant>
        <vt:i4>305</vt:i4>
      </vt:variant>
      <vt:variant>
        <vt:i4>0</vt:i4>
      </vt:variant>
      <vt:variant>
        <vt:i4>5</vt:i4>
      </vt:variant>
      <vt:variant>
        <vt:lpwstr>https://hubkaho-my.sharepoint.com/personal/roy_devolder_student_odisee_be/Documents/PWR/rapporteren/Het maken en sturen van een robotarm versie1.docx</vt:lpwstr>
      </vt:variant>
      <vt:variant>
        <vt:lpwstr>_Toc131007972</vt:lpwstr>
      </vt:variant>
      <vt:variant>
        <vt:i4>1310777</vt:i4>
      </vt:variant>
      <vt:variant>
        <vt:i4>299</vt:i4>
      </vt:variant>
      <vt:variant>
        <vt:i4>0</vt:i4>
      </vt:variant>
      <vt:variant>
        <vt:i4>5</vt:i4>
      </vt:variant>
      <vt:variant>
        <vt:lpwstr/>
      </vt:variant>
      <vt:variant>
        <vt:lpwstr>_Toc131007971</vt:lpwstr>
      </vt:variant>
      <vt:variant>
        <vt:i4>1310777</vt:i4>
      </vt:variant>
      <vt:variant>
        <vt:i4>293</vt:i4>
      </vt:variant>
      <vt:variant>
        <vt:i4>0</vt:i4>
      </vt:variant>
      <vt:variant>
        <vt:i4>5</vt:i4>
      </vt:variant>
      <vt:variant>
        <vt:lpwstr/>
      </vt:variant>
      <vt:variant>
        <vt:lpwstr>_Toc131007970</vt:lpwstr>
      </vt:variant>
      <vt:variant>
        <vt:i4>1376313</vt:i4>
      </vt:variant>
      <vt:variant>
        <vt:i4>287</vt:i4>
      </vt:variant>
      <vt:variant>
        <vt:i4>0</vt:i4>
      </vt:variant>
      <vt:variant>
        <vt:i4>5</vt:i4>
      </vt:variant>
      <vt:variant>
        <vt:lpwstr/>
      </vt:variant>
      <vt:variant>
        <vt:lpwstr>_Toc131007969</vt:lpwstr>
      </vt:variant>
      <vt:variant>
        <vt:i4>1376313</vt:i4>
      </vt:variant>
      <vt:variant>
        <vt:i4>281</vt:i4>
      </vt:variant>
      <vt:variant>
        <vt:i4>0</vt:i4>
      </vt:variant>
      <vt:variant>
        <vt:i4>5</vt:i4>
      </vt:variant>
      <vt:variant>
        <vt:lpwstr/>
      </vt:variant>
      <vt:variant>
        <vt:lpwstr>_Toc131007968</vt:lpwstr>
      </vt:variant>
      <vt:variant>
        <vt:i4>1376313</vt:i4>
      </vt:variant>
      <vt:variant>
        <vt:i4>275</vt:i4>
      </vt:variant>
      <vt:variant>
        <vt:i4>0</vt:i4>
      </vt:variant>
      <vt:variant>
        <vt:i4>5</vt:i4>
      </vt:variant>
      <vt:variant>
        <vt:lpwstr/>
      </vt:variant>
      <vt:variant>
        <vt:lpwstr>_Toc131007967</vt:lpwstr>
      </vt:variant>
      <vt:variant>
        <vt:i4>5505080</vt:i4>
      </vt:variant>
      <vt:variant>
        <vt:i4>269</vt:i4>
      </vt:variant>
      <vt:variant>
        <vt:i4>0</vt:i4>
      </vt:variant>
      <vt:variant>
        <vt:i4>5</vt:i4>
      </vt:variant>
      <vt:variant>
        <vt:lpwstr>https://hubkaho-my.sharepoint.com/personal/roy_devolder_student_odisee_be/Documents/PWR/rapporteren/Het maken en sturen van een robotarm versie1.docx</vt:lpwstr>
      </vt:variant>
      <vt:variant>
        <vt:lpwstr>_Toc131007966</vt:lpwstr>
      </vt:variant>
      <vt:variant>
        <vt:i4>5505080</vt:i4>
      </vt:variant>
      <vt:variant>
        <vt:i4>263</vt:i4>
      </vt:variant>
      <vt:variant>
        <vt:i4>0</vt:i4>
      </vt:variant>
      <vt:variant>
        <vt:i4>5</vt:i4>
      </vt:variant>
      <vt:variant>
        <vt:lpwstr>https://hubkaho-my.sharepoint.com/personal/roy_devolder_student_odisee_be/Documents/PWR/rapporteren/Het maken en sturen van een robotarm versie1.docx</vt:lpwstr>
      </vt:variant>
      <vt:variant>
        <vt:lpwstr>_Toc131007965</vt:lpwstr>
      </vt:variant>
      <vt:variant>
        <vt:i4>1376313</vt:i4>
      </vt:variant>
      <vt:variant>
        <vt:i4>254</vt:i4>
      </vt:variant>
      <vt:variant>
        <vt:i4>0</vt:i4>
      </vt:variant>
      <vt:variant>
        <vt:i4>5</vt:i4>
      </vt:variant>
      <vt:variant>
        <vt:lpwstr/>
      </vt:variant>
      <vt:variant>
        <vt:lpwstr>_Toc131007964</vt:lpwstr>
      </vt:variant>
      <vt:variant>
        <vt:i4>1376313</vt:i4>
      </vt:variant>
      <vt:variant>
        <vt:i4>248</vt:i4>
      </vt:variant>
      <vt:variant>
        <vt:i4>0</vt:i4>
      </vt:variant>
      <vt:variant>
        <vt:i4>5</vt:i4>
      </vt:variant>
      <vt:variant>
        <vt:lpwstr/>
      </vt:variant>
      <vt:variant>
        <vt:lpwstr>_Toc131007963</vt:lpwstr>
      </vt:variant>
      <vt:variant>
        <vt:i4>1376313</vt:i4>
      </vt:variant>
      <vt:variant>
        <vt:i4>242</vt:i4>
      </vt:variant>
      <vt:variant>
        <vt:i4>0</vt:i4>
      </vt:variant>
      <vt:variant>
        <vt:i4>5</vt:i4>
      </vt:variant>
      <vt:variant>
        <vt:lpwstr/>
      </vt:variant>
      <vt:variant>
        <vt:lpwstr>_Toc131007962</vt:lpwstr>
      </vt:variant>
      <vt:variant>
        <vt:i4>1376313</vt:i4>
      </vt:variant>
      <vt:variant>
        <vt:i4>236</vt:i4>
      </vt:variant>
      <vt:variant>
        <vt:i4>0</vt:i4>
      </vt:variant>
      <vt:variant>
        <vt:i4>5</vt:i4>
      </vt:variant>
      <vt:variant>
        <vt:lpwstr/>
      </vt:variant>
      <vt:variant>
        <vt:lpwstr>_Toc131007961</vt:lpwstr>
      </vt:variant>
      <vt:variant>
        <vt:i4>1376313</vt:i4>
      </vt:variant>
      <vt:variant>
        <vt:i4>230</vt:i4>
      </vt:variant>
      <vt:variant>
        <vt:i4>0</vt:i4>
      </vt:variant>
      <vt:variant>
        <vt:i4>5</vt:i4>
      </vt:variant>
      <vt:variant>
        <vt:lpwstr/>
      </vt:variant>
      <vt:variant>
        <vt:lpwstr>_Toc131007960</vt:lpwstr>
      </vt:variant>
      <vt:variant>
        <vt:i4>1441849</vt:i4>
      </vt:variant>
      <vt:variant>
        <vt:i4>224</vt:i4>
      </vt:variant>
      <vt:variant>
        <vt:i4>0</vt:i4>
      </vt:variant>
      <vt:variant>
        <vt:i4>5</vt:i4>
      </vt:variant>
      <vt:variant>
        <vt:lpwstr/>
      </vt:variant>
      <vt:variant>
        <vt:lpwstr>_Toc131007959</vt:lpwstr>
      </vt:variant>
      <vt:variant>
        <vt:i4>1441849</vt:i4>
      </vt:variant>
      <vt:variant>
        <vt:i4>218</vt:i4>
      </vt:variant>
      <vt:variant>
        <vt:i4>0</vt:i4>
      </vt:variant>
      <vt:variant>
        <vt:i4>5</vt:i4>
      </vt:variant>
      <vt:variant>
        <vt:lpwstr/>
      </vt:variant>
      <vt:variant>
        <vt:lpwstr>_Toc131007958</vt:lpwstr>
      </vt:variant>
      <vt:variant>
        <vt:i4>1441849</vt:i4>
      </vt:variant>
      <vt:variant>
        <vt:i4>212</vt:i4>
      </vt:variant>
      <vt:variant>
        <vt:i4>0</vt:i4>
      </vt:variant>
      <vt:variant>
        <vt:i4>5</vt:i4>
      </vt:variant>
      <vt:variant>
        <vt:lpwstr/>
      </vt:variant>
      <vt:variant>
        <vt:lpwstr>_Toc131007957</vt:lpwstr>
      </vt:variant>
      <vt:variant>
        <vt:i4>1441849</vt:i4>
      </vt:variant>
      <vt:variant>
        <vt:i4>206</vt:i4>
      </vt:variant>
      <vt:variant>
        <vt:i4>0</vt:i4>
      </vt:variant>
      <vt:variant>
        <vt:i4>5</vt:i4>
      </vt:variant>
      <vt:variant>
        <vt:lpwstr/>
      </vt:variant>
      <vt:variant>
        <vt:lpwstr>_Toc131007956</vt:lpwstr>
      </vt:variant>
      <vt:variant>
        <vt:i4>1441849</vt:i4>
      </vt:variant>
      <vt:variant>
        <vt:i4>200</vt:i4>
      </vt:variant>
      <vt:variant>
        <vt:i4>0</vt:i4>
      </vt:variant>
      <vt:variant>
        <vt:i4>5</vt:i4>
      </vt:variant>
      <vt:variant>
        <vt:lpwstr/>
      </vt:variant>
      <vt:variant>
        <vt:lpwstr>_Toc131007955</vt:lpwstr>
      </vt:variant>
      <vt:variant>
        <vt:i4>1441849</vt:i4>
      </vt:variant>
      <vt:variant>
        <vt:i4>194</vt:i4>
      </vt:variant>
      <vt:variant>
        <vt:i4>0</vt:i4>
      </vt:variant>
      <vt:variant>
        <vt:i4>5</vt:i4>
      </vt:variant>
      <vt:variant>
        <vt:lpwstr/>
      </vt:variant>
      <vt:variant>
        <vt:lpwstr>_Toc131007954</vt:lpwstr>
      </vt:variant>
      <vt:variant>
        <vt:i4>1441849</vt:i4>
      </vt:variant>
      <vt:variant>
        <vt:i4>188</vt:i4>
      </vt:variant>
      <vt:variant>
        <vt:i4>0</vt:i4>
      </vt:variant>
      <vt:variant>
        <vt:i4>5</vt:i4>
      </vt:variant>
      <vt:variant>
        <vt:lpwstr/>
      </vt:variant>
      <vt:variant>
        <vt:lpwstr>_Toc131007953</vt:lpwstr>
      </vt:variant>
      <vt:variant>
        <vt:i4>1441849</vt:i4>
      </vt:variant>
      <vt:variant>
        <vt:i4>182</vt:i4>
      </vt:variant>
      <vt:variant>
        <vt:i4>0</vt:i4>
      </vt:variant>
      <vt:variant>
        <vt:i4>5</vt:i4>
      </vt:variant>
      <vt:variant>
        <vt:lpwstr/>
      </vt:variant>
      <vt:variant>
        <vt:lpwstr>_Toc131007952</vt:lpwstr>
      </vt:variant>
      <vt:variant>
        <vt:i4>1441849</vt:i4>
      </vt:variant>
      <vt:variant>
        <vt:i4>176</vt:i4>
      </vt:variant>
      <vt:variant>
        <vt:i4>0</vt:i4>
      </vt:variant>
      <vt:variant>
        <vt:i4>5</vt:i4>
      </vt:variant>
      <vt:variant>
        <vt:lpwstr/>
      </vt:variant>
      <vt:variant>
        <vt:lpwstr>_Toc131007951</vt:lpwstr>
      </vt:variant>
      <vt:variant>
        <vt:i4>1441849</vt:i4>
      </vt:variant>
      <vt:variant>
        <vt:i4>170</vt:i4>
      </vt:variant>
      <vt:variant>
        <vt:i4>0</vt:i4>
      </vt:variant>
      <vt:variant>
        <vt:i4>5</vt:i4>
      </vt:variant>
      <vt:variant>
        <vt:lpwstr/>
      </vt:variant>
      <vt:variant>
        <vt:lpwstr>_Toc131007950</vt:lpwstr>
      </vt:variant>
      <vt:variant>
        <vt:i4>1507385</vt:i4>
      </vt:variant>
      <vt:variant>
        <vt:i4>164</vt:i4>
      </vt:variant>
      <vt:variant>
        <vt:i4>0</vt:i4>
      </vt:variant>
      <vt:variant>
        <vt:i4>5</vt:i4>
      </vt:variant>
      <vt:variant>
        <vt:lpwstr/>
      </vt:variant>
      <vt:variant>
        <vt:lpwstr>_Toc131007949</vt:lpwstr>
      </vt:variant>
      <vt:variant>
        <vt:i4>1507385</vt:i4>
      </vt:variant>
      <vt:variant>
        <vt:i4>158</vt:i4>
      </vt:variant>
      <vt:variant>
        <vt:i4>0</vt:i4>
      </vt:variant>
      <vt:variant>
        <vt:i4>5</vt:i4>
      </vt:variant>
      <vt:variant>
        <vt:lpwstr/>
      </vt:variant>
      <vt:variant>
        <vt:lpwstr>_Toc131007948</vt:lpwstr>
      </vt:variant>
      <vt:variant>
        <vt:i4>1507385</vt:i4>
      </vt:variant>
      <vt:variant>
        <vt:i4>152</vt:i4>
      </vt:variant>
      <vt:variant>
        <vt:i4>0</vt:i4>
      </vt:variant>
      <vt:variant>
        <vt:i4>5</vt:i4>
      </vt:variant>
      <vt:variant>
        <vt:lpwstr/>
      </vt:variant>
      <vt:variant>
        <vt:lpwstr>_Toc131007947</vt:lpwstr>
      </vt:variant>
      <vt:variant>
        <vt:i4>1507385</vt:i4>
      </vt:variant>
      <vt:variant>
        <vt:i4>146</vt:i4>
      </vt:variant>
      <vt:variant>
        <vt:i4>0</vt:i4>
      </vt:variant>
      <vt:variant>
        <vt:i4>5</vt:i4>
      </vt:variant>
      <vt:variant>
        <vt:lpwstr/>
      </vt:variant>
      <vt:variant>
        <vt:lpwstr>_Toc131007946</vt:lpwstr>
      </vt:variant>
      <vt:variant>
        <vt:i4>1507385</vt:i4>
      </vt:variant>
      <vt:variant>
        <vt:i4>140</vt:i4>
      </vt:variant>
      <vt:variant>
        <vt:i4>0</vt:i4>
      </vt:variant>
      <vt:variant>
        <vt:i4>5</vt:i4>
      </vt:variant>
      <vt:variant>
        <vt:lpwstr/>
      </vt:variant>
      <vt:variant>
        <vt:lpwstr>_Toc131007945</vt:lpwstr>
      </vt:variant>
      <vt:variant>
        <vt:i4>1507385</vt:i4>
      </vt:variant>
      <vt:variant>
        <vt:i4>134</vt:i4>
      </vt:variant>
      <vt:variant>
        <vt:i4>0</vt:i4>
      </vt:variant>
      <vt:variant>
        <vt:i4>5</vt:i4>
      </vt:variant>
      <vt:variant>
        <vt:lpwstr/>
      </vt:variant>
      <vt:variant>
        <vt:lpwstr>_Toc131007944</vt:lpwstr>
      </vt:variant>
      <vt:variant>
        <vt:i4>1507385</vt:i4>
      </vt:variant>
      <vt:variant>
        <vt:i4>128</vt:i4>
      </vt:variant>
      <vt:variant>
        <vt:i4>0</vt:i4>
      </vt:variant>
      <vt:variant>
        <vt:i4>5</vt:i4>
      </vt:variant>
      <vt:variant>
        <vt:lpwstr/>
      </vt:variant>
      <vt:variant>
        <vt:lpwstr>_Toc131007943</vt:lpwstr>
      </vt:variant>
      <vt:variant>
        <vt:i4>1507385</vt:i4>
      </vt:variant>
      <vt:variant>
        <vt:i4>122</vt:i4>
      </vt:variant>
      <vt:variant>
        <vt:i4>0</vt:i4>
      </vt:variant>
      <vt:variant>
        <vt:i4>5</vt:i4>
      </vt:variant>
      <vt:variant>
        <vt:lpwstr/>
      </vt:variant>
      <vt:variant>
        <vt:lpwstr>_Toc131007942</vt:lpwstr>
      </vt:variant>
      <vt:variant>
        <vt:i4>1507385</vt:i4>
      </vt:variant>
      <vt:variant>
        <vt:i4>116</vt:i4>
      </vt:variant>
      <vt:variant>
        <vt:i4>0</vt:i4>
      </vt:variant>
      <vt:variant>
        <vt:i4>5</vt:i4>
      </vt:variant>
      <vt:variant>
        <vt:lpwstr/>
      </vt:variant>
      <vt:variant>
        <vt:lpwstr>_Toc131007941</vt:lpwstr>
      </vt:variant>
      <vt:variant>
        <vt:i4>1507385</vt:i4>
      </vt:variant>
      <vt:variant>
        <vt:i4>110</vt:i4>
      </vt:variant>
      <vt:variant>
        <vt:i4>0</vt:i4>
      </vt:variant>
      <vt:variant>
        <vt:i4>5</vt:i4>
      </vt:variant>
      <vt:variant>
        <vt:lpwstr/>
      </vt:variant>
      <vt:variant>
        <vt:lpwstr>_Toc131007940</vt:lpwstr>
      </vt:variant>
      <vt:variant>
        <vt:i4>1048633</vt:i4>
      </vt:variant>
      <vt:variant>
        <vt:i4>104</vt:i4>
      </vt:variant>
      <vt:variant>
        <vt:i4>0</vt:i4>
      </vt:variant>
      <vt:variant>
        <vt:i4>5</vt:i4>
      </vt:variant>
      <vt:variant>
        <vt:lpwstr/>
      </vt:variant>
      <vt:variant>
        <vt:lpwstr>_Toc131007939</vt:lpwstr>
      </vt:variant>
      <vt:variant>
        <vt:i4>1048633</vt:i4>
      </vt:variant>
      <vt:variant>
        <vt:i4>98</vt:i4>
      </vt:variant>
      <vt:variant>
        <vt:i4>0</vt:i4>
      </vt:variant>
      <vt:variant>
        <vt:i4>5</vt:i4>
      </vt:variant>
      <vt:variant>
        <vt:lpwstr/>
      </vt:variant>
      <vt:variant>
        <vt:lpwstr>_Toc131007938</vt:lpwstr>
      </vt:variant>
      <vt:variant>
        <vt:i4>1048633</vt:i4>
      </vt:variant>
      <vt:variant>
        <vt:i4>92</vt:i4>
      </vt:variant>
      <vt:variant>
        <vt:i4>0</vt:i4>
      </vt:variant>
      <vt:variant>
        <vt:i4>5</vt:i4>
      </vt:variant>
      <vt:variant>
        <vt:lpwstr/>
      </vt:variant>
      <vt:variant>
        <vt:lpwstr>_Toc131007937</vt:lpwstr>
      </vt:variant>
      <vt:variant>
        <vt:i4>1048633</vt:i4>
      </vt:variant>
      <vt:variant>
        <vt:i4>86</vt:i4>
      </vt:variant>
      <vt:variant>
        <vt:i4>0</vt:i4>
      </vt:variant>
      <vt:variant>
        <vt:i4>5</vt:i4>
      </vt:variant>
      <vt:variant>
        <vt:lpwstr/>
      </vt:variant>
      <vt:variant>
        <vt:lpwstr>_Toc131007936</vt:lpwstr>
      </vt:variant>
      <vt:variant>
        <vt:i4>1048633</vt:i4>
      </vt:variant>
      <vt:variant>
        <vt:i4>80</vt:i4>
      </vt:variant>
      <vt:variant>
        <vt:i4>0</vt:i4>
      </vt:variant>
      <vt:variant>
        <vt:i4>5</vt:i4>
      </vt:variant>
      <vt:variant>
        <vt:lpwstr/>
      </vt:variant>
      <vt:variant>
        <vt:lpwstr>_Toc131007935</vt:lpwstr>
      </vt:variant>
      <vt:variant>
        <vt:i4>1048633</vt:i4>
      </vt:variant>
      <vt:variant>
        <vt:i4>74</vt:i4>
      </vt:variant>
      <vt:variant>
        <vt:i4>0</vt:i4>
      </vt:variant>
      <vt:variant>
        <vt:i4>5</vt:i4>
      </vt:variant>
      <vt:variant>
        <vt:lpwstr/>
      </vt:variant>
      <vt:variant>
        <vt:lpwstr>_Toc131007934</vt:lpwstr>
      </vt:variant>
      <vt:variant>
        <vt:i4>1048633</vt:i4>
      </vt:variant>
      <vt:variant>
        <vt:i4>68</vt:i4>
      </vt:variant>
      <vt:variant>
        <vt:i4>0</vt:i4>
      </vt:variant>
      <vt:variant>
        <vt:i4>5</vt:i4>
      </vt:variant>
      <vt:variant>
        <vt:lpwstr/>
      </vt:variant>
      <vt:variant>
        <vt:lpwstr>_Toc131007933</vt:lpwstr>
      </vt:variant>
      <vt:variant>
        <vt:i4>1048633</vt:i4>
      </vt:variant>
      <vt:variant>
        <vt:i4>62</vt:i4>
      </vt:variant>
      <vt:variant>
        <vt:i4>0</vt:i4>
      </vt:variant>
      <vt:variant>
        <vt:i4>5</vt:i4>
      </vt:variant>
      <vt:variant>
        <vt:lpwstr/>
      </vt:variant>
      <vt:variant>
        <vt:lpwstr>_Toc131007932</vt:lpwstr>
      </vt:variant>
      <vt:variant>
        <vt:i4>1048633</vt:i4>
      </vt:variant>
      <vt:variant>
        <vt:i4>56</vt:i4>
      </vt:variant>
      <vt:variant>
        <vt:i4>0</vt:i4>
      </vt:variant>
      <vt:variant>
        <vt:i4>5</vt:i4>
      </vt:variant>
      <vt:variant>
        <vt:lpwstr/>
      </vt:variant>
      <vt:variant>
        <vt:lpwstr>_Toc131007931</vt:lpwstr>
      </vt:variant>
      <vt:variant>
        <vt:i4>1048633</vt:i4>
      </vt:variant>
      <vt:variant>
        <vt:i4>50</vt:i4>
      </vt:variant>
      <vt:variant>
        <vt:i4>0</vt:i4>
      </vt:variant>
      <vt:variant>
        <vt:i4>5</vt:i4>
      </vt:variant>
      <vt:variant>
        <vt:lpwstr/>
      </vt:variant>
      <vt:variant>
        <vt:lpwstr>_Toc131007930</vt:lpwstr>
      </vt:variant>
      <vt:variant>
        <vt:i4>1114169</vt:i4>
      </vt:variant>
      <vt:variant>
        <vt:i4>44</vt:i4>
      </vt:variant>
      <vt:variant>
        <vt:i4>0</vt:i4>
      </vt:variant>
      <vt:variant>
        <vt:i4>5</vt:i4>
      </vt:variant>
      <vt:variant>
        <vt:lpwstr/>
      </vt:variant>
      <vt:variant>
        <vt:lpwstr>_Toc131007929</vt:lpwstr>
      </vt:variant>
      <vt:variant>
        <vt:i4>1114169</vt:i4>
      </vt:variant>
      <vt:variant>
        <vt:i4>38</vt:i4>
      </vt:variant>
      <vt:variant>
        <vt:i4>0</vt:i4>
      </vt:variant>
      <vt:variant>
        <vt:i4>5</vt:i4>
      </vt:variant>
      <vt:variant>
        <vt:lpwstr/>
      </vt:variant>
      <vt:variant>
        <vt:lpwstr>_Toc131007928</vt:lpwstr>
      </vt:variant>
      <vt:variant>
        <vt:i4>1114169</vt:i4>
      </vt:variant>
      <vt:variant>
        <vt:i4>32</vt:i4>
      </vt:variant>
      <vt:variant>
        <vt:i4>0</vt:i4>
      </vt:variant>
      <vt:variant>
        <vt:i4>5</vt:i4>
      </vt:variant>
      <vt:variant>
        <vt:lpwstr/>
      </vt:variant>
      <vt:variant>
        <vt:lpwstr>_Toc131007927</vt:lpwstr>
      </vt:variant>
      <vt:variant>
        <vt:i4>1114169</vt:i4>
      </vt:variant>
      <vt:variant>
        <vt:i4>26</vt:i4>
      </vt:variant>
      <vt:variant>
        <vt:i4>0</vt:i4>
      </vt:variant>
      <vt:variant>
        <vt:i4>5</vt:i4>
      </vt:variant>
      <vt:variant>
        <vt:lpwstr/>
      </vt:variant>
      <vt:variant>
        <vt:lpwstr>_Toc131007926</vt:lpwstr>
      </vt:variant>
      <vt:variant>
        <vt:i4>1114169</vt:i4>
      </vt:variant>
      <vt:variant>
        <vt:i4>20</vt:i4>
      </vt:variant>
      <vt:variant>
        <vt:i4>0</vt:i4>
      </vt:variant>
      <vt:variant>
        <vt:i4>5</vt:i4>
      </vt:variant>
      <vt:variant>
        <vt:lpwstr/>
      </vt:variant>
      <vt:variant>
        <vt:lpwstr>_Toc131007925</vt:lpwstr>
      </vt:variant>
      <vt:variant>
        <vt:i4>1114169</vt:i4>
      </vt:variant>
      <vt:variant>
        <vt:i4>14</vt:i4>
      </vt:variant>
      <vt:variant>
        <vt:i4>0</vt:i4>
      </vt:variant>
      <vt:variant>
        <vt:i4>5</vt:i4>
      </vt:variant>
      <vt:variant>
        <vt:lpwstr/>
      </vt:variant>
      <vt:variant>
        <vt:lpwstr>_Toc131007924</vt:lpwstr>
      </vt:variant>
      <vt:variant>
        <vt:i4>1114169</vt:i4>
      </vt:variant>
      <vt:variant>
        <vt:i4>8</vt:i4>
      </vt:variant>
      <vt:variant>
        <vt:i4>0</vt:i4>
      </vt:variant>
      <vt:variant>
        <vt:i4>5</vt:i4>
      </vt:variant>
      <vt:variant>
        <vt:lpwstr/>
      </vt:variant>
      <vt:variant>
        <vt:lpwstr>_Toc131007923</vt:lpwstr>
      </vt:variant>
      <vt:variant>
        <vt:i4>1114169</vt:i4>
      </vt:variant>
      <vt:variant>
        <vt:i4>2</vt:i4>
      </vt:variant>
      <vt:variant>
        <vt:i4>0</vt:i4>
      </vt:variant>
      <vt:variant>
        <vt:i4>5</vt:i4>
      </vt:variant>
      <vt:variant>
        <vt:lpwstr/>
      </vt:variant>
      <vt:variant>
        <vt:lpwstr>_Toc131007922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Verschraegen</dc:creator>
  <cp:keywords/>
  <dc:description/>
  <cp:lastModifiedBy>Lukas Verschraegen</cp:lastModifiedBy>
  <cp:revision>3</cp:revision>
  <cp:lastPrinted>2023-03-29T17:05:00Z</cp:lastPrinted>
  <dcterms:created xsi:type="dcterms:W3CDTF">2023-03-29T17:05:00Z</dcterms:created>
  <dcterms:modified xsi:type="dcterms:W3CDTF">2023-03-29T17:05:00Z</dcterms:modified>
</cp:coreProperties>
</file>